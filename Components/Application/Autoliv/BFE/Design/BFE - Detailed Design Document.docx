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8A7B61" w14:textId="77777777" w:rsidR="006B59B2" w:rsidRDefault="006B59B2" w:rsidP="006B59B2">
      <w:pPr>
        <w:pStyle w:val="Header"/>
        <w:tabs>
          <w:tab w:val="clear" w:pos="4536"/>
          <w:tab w:val="clear" w:pos="9072"/>
        </w:tabs>
      </w:pPr>
    </w:p>
    <w:p w14:paraId="6AAC270E" w14:textId="77777777" w:rsidR="006B59B2" w:rsidRDefault="006B59B2" w:rsidP="006B59B2">
      <w:pPr>
        <w:jc w:val="center"/>
        <w:outlineLvl w:val="0"/>
        <w:rPr>
          <w:b/>
        </w:rPr>
      </w:pPr>
      <w:bookmarkStart w:id="0" w:name="Confid"/>
      <w:r>
        <w:rPr>
          <w:b/>
        </w:rPr>
        <w:t>RESTRICTED ACCESS</w:t>
      </w:r>
      <w:bookmarkEnd w:id="0"/>
    </w:p>
    <w:p w14:paraId="696336B9" w14:textId="77777777" w:rsidR="006B59B2" w:rsidRDefault="006B59B2" w:rsidP="006B59B2"/>
    <w:p w14:paraId="1E3753F7" w14:textId="77777777" w:rsidR="006B59B2" w:rsidRDefault="006B59B2" w:rsidP="006B59B2"/>
    <w:tbl>
      <w:tblPr>
        <w:tblW w:w="9540" w:type="dxa"/>
        <w:tblInd w:w="70" w:type="dxa"/>
        <w:tblLayout w:type="fixed"/>
        <w:tblCellMar>
          <w:left w:w="70" w:type="dxa"/>
          <w:right w:w="70" w:type="dxa"/>
        </w:tblCellMar>
        <w:tblLook w:val="0000" w:firstRow="0" w:lastRow="0" w:firstColumn="0" w:lastColumn="0" w:noHBand="0" w:noVBand="0"/>
      </w:tblPr>
      <w:tblGrid>
        <w:gridCol w:w="1702"/>
        <w:gridCol w:w="992"/>
        <w:gridCol w:w="5766"/>
        <w:gridCol w:w="1080"/>
      </w:tblGrid>
      <w:tr w:rsidR="000161C2" w14:paraId="0AC6F785" w14:textId="77777777">
        <w:tc>
          <w:tcPr>
            <w:tcW w:w="1702" w:type="dxa"/>
          </w:tcPr>
          <w:p w14:paraId="4B9CEEC4" w14:textId="77777777" w:rsidR="000161C2" w:rsidRDefault="000161C2" w:rsidP="00312F38">
            <w:pPr>
              <w:rPr>
                <w:b/>
              </w:rPr>
            </w:pPr>
            <w:r>
              <w:rPr>
                <w:b/>
                <w:u w:val="single"/>
              </w:rPr>
              <w:t>DISTRIBUTION</w:t>
            </w:r>
            <w:r w:rsidR="00871F8F">
              <w:rPr>
                <w:b/>
              </w:rPr>
              <w:t>:</w:t>
            </w:r>
          </w:p>
        </w:tc>
        <w:tc>
          <w:tcPr>
            <w:tcW w:w="992" w:type="dxa"/>
          </w:tcPr>
          <w:p w14:paraId="5E80AC58" w14:textId="77777777" w:rsidR="000161C2" w:rsidRDefault="000161C2" w:rsidP="00312F38">
            <w:pPr>
              <w:rPr>
                <w:b/>
              </w:rPr>
            </w:pPr>
            <w:r>
              <w:rPr>
                <w:b/>
                <w:u w:val="single"/>
              </w:rPr>
              <w:t>Firm</w:t>
            </w:r>
          </w:p>
        </w:tc>
        <w:tc>
          <w:tcPr>
            <w:tcW w:w="5766" w:type="dxa"/>
          </w:tcPr>
          <w:p w14:paraId="09608F54" w14:textId="77777777" w:rsidR="000161C2" w:rsidRDefault="000161C2" w:rsidP="00312F38">
            <w:pPr>
              <w:rPr>
                <w:b/>
              </w:rPr>
            </w:pPr>
            <w:r>
              <w:rPr>
                <w:b/>
                <w:u w:val="single"/>
              </w:rPr>
              <w:t>To</w:t>
            </w:r>
          </w:p>
        </w:tc>
        <w:tc>
          <w:tcPr>
            <w:tcW w:w="1080" w:type="dxa"/>
          </w:tcPr>
          <w:p w14:paraId="58673772" w14:textId="77777777" w:rsidR="000161C2" w:rsidRDefault="000161C2" w:rsidP="00312F38">
            <w:pPr>
              <w:jc w:val="center"/>
              <w:rPr>
                <w:b/>
              </w:rPr>
            </w:pPr>
            <w:r>
              <w:rPr>
                <w:b/>
                <w:u w:val="single"/>
              </w:rPr>
              <w:t>Copies</w:t>
            </w:r>
          </w:p>
        </w:tc>
      </w:tr>
      <w:tr w:rsidR="000161C2" w14:paraId="336FB17E" w14:textId="77777777">
        <w:tc>
          <w:tcPr>
            <w:tcW w:w="1702" w:type="dxa"/>
          </w:tcPr>
          <w:p w14:paraId="0E125A66" w14:textId="77777777" w:rsidR="000161C2" w:rsidRDefault="000161C2" w:rsidP="00312F38"/>
        </w:tc>
        <w:tc>
          <w:tcPr>
            <w:tcW w:w="992" w:type="dxa"/>
          </w:tcPr>
          <w:p w14:paraId="7122AD8E" w14:textId="77777777" w:rsidR="000161C2" w:rsidRDefault="000161C2" w:rsidP="00312F38">
            <w:r>
              <w:t>AEE-C</w:t>
            </w:r>
          </w:p>
        </w:tc>
        <w:tc>
          <w:tcPr>
            <w:tcW w:w="5766" w:type="dxa"/>
          </w:tcPr>
          <w:p w14:paraId="5A690AC2" w14:textId="19AEC134" w:rsidR="000161C2" w:rsidRDefault="004E4EA7" w:rsidP="00312F38">
            <w:del w:id="1" w:author="Sabine Flechelle" w:date="2015-08-21T10:58:00Z">
              <w:r w:rsidDel="00FD73BB">
                <w:delText xml:space="preserve">S.Leroy, </w:delText>
              </w:r>
            </w:del>
            <w:r>
              <w:t>C. Redon</w:t>
            </w:r>
          </w:p>
        </w:tc>
        <w:tc>
          <w:tcPr>
            <w:tcW w:w="1080" w:type="dxa"/>
          </w:tcPr>
          <w:p w14:paraId="0ACE9D28" w14:textId="2E2086B6" w:rsidR="000161C2" w:rsidRDefault="00FD73BB" w:rsidP="00312F38">
            <w:pPr>
              <w:jc w:val="center"/>
            </w:pPr>
            <w:ins w:id="2" w:author="Sabine Flechelle" w:date="2015-08-21T10:58:00Z">
              <w:r>
                <w:t>2</w:t>
              </w:r>
            </w:ins>
            <w:del w:id="3" w:author="Sabine Flechelle" w:date="2015-08-21T10:58:00Z">
              <w:r w:rsidR="00B52C9E" w:rsidDel="00FD73BB">
                <w:delText>2</w:delText>
              </w:r>
            </w:del>
          </w:p>
        </w:tc>
      </w:tr>
      <w:tr w:rsidR="000161C2" w14:paraId="3BC25CBD" w14:textId="77777777">
        <w:tc>
          <w:tcPr>
            <w:tcW w:w="1702" w:type="dxa"/>
          </w:tcPr>
          <w:p w14:paraId="5EF8FDD2" w14:textId="77777777" w:rsidR="000161C2" w:rsidRDefault="000161C2" w:rsidP="00312F38"/>
        </w:tc>
        <w:tc>
          <w:tcPr>
            <w:tcW w:w="992" w:type="dxa"/>
          </w:tcPr>
          <w:p w14:paraId="112E5355" w14:textId="77777777" w:rsidR="000161C2" w:rsidRDefault="004E4EA7" w:rsidP="00312F38">
            <w:r>
              <w:t>AEE-C</w:t>
            </w:r>
          </w:p>
        </w:tc>
        <w:tc>
          <w:tcPr>
            <w:tcW w:w="5766" w:type="dxa"/>
          </w:tcPr>
          <w:p w14:paraId="393FA8E3" w14:textId="6036B73D" w:rsidR="000161C2" w:rsidRDefault="004E4EA7">
            <w:r>
              <w:t>X. Christmann, P. Vincent</w:t>
            </w:r>
            <w:del w:id="4" w:author="Sabine Flechelle" w:date="2015-08-21T10:58:00Z">
              <w:r w:rsidR="000C0381" w:rsidDel="00FD73BB">
                <w:delText>, P. Merrien</w:delText>
              </w:r>
            </w:del>
          </w:p>
        </w:tc>
        <w:tc>
          <w:tcPr>
            <w:tcW w:w="1080" w:type="dxa"/>
          </w:tcPr>
          <w:p w14:paraId="5A3EF178" w14:textId="77777777" w:rsidR="000161C2" w:rsidRDefault="00B52C9E" w:rsidP="00312F38">
            <w:pPr>
              <w:jc w:val="center"/>
            </w:pPr>
            <w:r>
              <w:t>2</w:t>
            </w:r>
          </w:p>
        </w:tc>
      </w:tr>
    </w:tbl>
    <w:p w14:paraId="2A6C97D4" w14:textId="77777777" w:rsidR="006B59B2" w:rsidRDefault="006B59B2" w:rsidP="006B59B2"/>
    <w:p w14:paraId="23095956" w14:textId="77777777" w:rsidR="006B59B2" w:rsidRDefault="006B59B2" w:rsidP="006B59B2">
      <w:pPr>
        <w:pStyle w:val="Header"/>
        <w:tabs>
          <w:tab w:val="clear" w:pos="4536"/>
          <w:tab w:val="clear" w:pos="9072"/>
        </w:tabs>
      </w:pPr>
    </w:p>
    <w:p w14:paraId="38B5105C" w14:textId="77777777" w:rsidR="006B59B2" w:rsidRDefault="006B59B2" w:rsidP="006B59B2"/>
    <w:p w14:paraId="15416447" w14:textId="77777777" w:rsidR="006B59B2" w:rsidRDefault="006B59B2" w:rsidP="006B59B2"/>
    <w:p w14:paraId="08B0BCE1" w14:textId="77777777" w:rsidR="006B59B2" w:rsidRDefault="006B59B2" w:rsidP="006B59B2">
      <w:pPr>
        <w:pBdr>
          <w:top w:val="single" w:sz="12" w:space="1" w:color="auto"/>
          <w:left w:val="single" w:sz="12" w:space="1" w:color="auto"/>
          <w:bottom w:val="single" w:sz="12" w:space="1" w:color="auto"/>
          <w:right w:val="single" w:sz="12" w:space="1" w:color="auto"/>
        </w:pBdr>
        <w:ind w:left="426" w:right="426"/>
        <w:jc w:val="center"/>
        <w:rPr>
          <w:b/>
          <w:caps/>
          <w:sz w:val="28"/>
        </w:rPr>
      </w:pPr>
      <w:r>
        <w:rPr>
          <w:b/>
          <w:caps/>
          <w:sz w:val="28"/>
        </w:rPr>
        <w:fldChar w:fldCharType="begin"/>
      </w:r>
      <w:r>
        <w:rPr>
          <w:b/>
          <w:caps/>
          <w:sz w:val="28"/>
        </w:rPr>
        <w:instrText xml:space="preserve"> TITLE  \* MERGEFORMAT </w:instrText>
      </w:r>
      <w:r>
        <w:rPr>
          <w:b/>
          <w:caps/>
          <w:sz w:val="28"/>
        </w:rPr>
        <w:fldChar w:fldCharType="separate"/>
      </w:r>
      <w:r w:rsidR="00834BB3">
        <w:rPr>
          <w:b/>
          <w:caps/>
          <w:sz w:val="28"/>
        </w:rPr>
        <w:t>PP Platform Software</w:t>
      </w:r>
      <w:r>
        <w:rPr>
          <w:b/>
          <w:caps/>
          <w:sz w:val="28"/>
        </w:rPr>
        <w:fldChar w:fldCharType="end"/>
      </w:r>
      <w:r w:rsidR="00871F8F">
        <w:rPr>
          <w:b/>
          <w:caps/>
          <w:sz w:val="28"/>
        </w:rPr>
        <w:t>:</w:t>
      </w:r>
      <w:r>
        <w:rPr>
          <w:b/>
          <w:caps/>
          <w:sz w:val="28"/>
        </w:rPr>
        <w:t xml:space="preserve"> </w:t>
      </w:r>
    </w:p>
    <w:p w14:paraId="7F4AC958" w14:textId="77777777" w:rsidR="006B59B2" w:rsidRDefault="006B59B2" w:rsidP="006B59B2">
      <w:pPr>
        <w:pBdr>
          <w:top w:val="single" w:sz="12" w:space="1" w:color="auto"/>
          <w:left w:val="single" w:sz="12" w:space="1" w:color="auto"/>
          <w:bottom w:val="single" w:sz="12" w:space="1" w:color="auto"/>
          <w:right w:val="single" w:sz="12" w:space="1" w:color="auto"/>
        </w:pBdr>
        <w:spacing w:before="120" w:after="120"/>
        <w:ind w:left="426" w:right="426"/>
        <w:jc w:val="center"/>
        <w:outlineLvl w:val="0"/>
        <w:rPr>
          <w:b/>
          <w:caps/>
          <w:sz w:val="28"/>
        </w:rPr>
      </w:pPr>
      <w:r>
        <w:rPr>
          <w:b/>
          <w:caps/>
          <w:sz w:val="28"/>
        </w:rPr>
        <w:t xml:space="preserve">DESIGN OF </w:t>
      </w:r>
      <w:r>
        <w:rPr>
          <w:b/>
          <w:caps/>
          <w:sz w:val="28"/>
        </w:rPr>
        <w:fldChar w:fldCharType="begin"/>
      </w:r>
      <w:r>
        <w:rPr>
          <w:b/>
          <w:caps/>
          <w:sz w:val="28"/>
        </w:rPr>
        <w:instrText xml:space="preserve"> SUBJECT  \* MERGEFORMAT </w:instrText>
      </w:r>
      <w:r>
        <w:rPr>
          <w:b/>
          <w:caps/>
          <w:sz w:val="28"/>
        </w:rPr>
        <w:fldChar w:fldCharType="separate"/>
      </w:r>
      <w:r w:rsidR="00834BB3">
        <w:rPr>
          <w:b/>
          <w:caps/>
          <w:sz w:val="28"/>
        </w:rPr>
        <w:t>BFE</w:t>
      </w:r>
      <w:r>
        <w:rPr>
          <w:b/>
          <w:caps/>
          <w:sz w:val="28"/>
        </w:rPr>
        <w:fldChar w:fldCharType="end"/>
      </w:r>
      <w:r>
        <w:rPr>
          <w:b/>
          <w:caps/>
          <w:sz w:val="28"/>
        </w:rPr>
        <w:t xml:space="preserve"> COMPONENT </w:t>
      </w:r>
      <w:r w:rsidR="004E4EA7">
        <w:rPr>
          <w:b/>
          <w:caps/>
          <w:sz w:val="28"/>
        </w:rPr>
        <w:t>(Belt Function Execution)</w:t>
      </w:r>
    </w:p>
    <w:p w14:paraId="731B2B5A" w14:textId="77777777" w:rsidR="006B59B2" w:rsidRDefault="006B59B2" w:rsidP="006B59B2">
      <w:pPr>
        <w:ind w:left="2127" w:hanging="1701"/>
        <w:rPr>
          <w:u w:val="single"/>
        </w:rPr>
      </w:pPr>
    </w:p>
    <w:p w14:paraId="745B1B98" w14:textId="77777777" w:rsidR="006B59B2" w:rsidRDefault="006B59B2" w:rsidP="006B59B2">
      <w:pPr>
        <w:ind w:left="2127" w:hanging="1701"/>
        <w:rPr>
          <w:u w:val="single"/>
        </w:rPr>
      </w:pPr>
    </w:p>
    <w:p w14:paraId="663E98D1" w14:textId="77777777" w:rsidR="006B59B2" w:rsidRDefault="006B59B2" w:rsidP="006B59B2">
      <w:pPr>
        <w:ind w:left="2127" w:hanging="1701"/>
        <w:rPr>
          <w:u w:val="single"/>
        </w:rPr>
      </w:pPr>
    </w:p>
    <w:p w14:paraId="0A797AD9" w14:textId="77777777" w:rsidR="006B59B2" w:rsidRDefault="006B59B2" w:rsidP="006B59B2">
      <w:pPr>
        <w:ind w:left="2127" w:hanging="1701"/>
        <w:rPr>
          <w:i/>
        </w:rPr>
      </w:pPr>
      <w:r>
        <w:rPr>
          <w:u w:val="single"/>
        </w:rPr>
        <w:t>OBJECT</w:t>
      </w:r>
      <w:r>
        <w:t>:</w:t>
      </w:r>
      <w:r>
        <w:tab/>
        <w:t xml:space="preserve">This document is the main document of the software design for </w:t>
      </w:r>
      <w:r>
        <w:rPr>
          <w:i/>
        </w:rPr>
        <w:fldChar w:fldCharType="begin"/>
      </w:r>
      <w:r>
        <w:rPr>
          <w:i/>
        </w:rPr>
        <w:instrText xml:space="preserve"> SUBJECT  \* MERGEFORMAT </w:instrText>
      </w:r>
      <w:r>
        <w:rPr>
          <w:i/>
        </w:rPr>
        <w:fldChar w:fldCharType="separate"/>
      </w:r>
      <w:r w:rsidR="00834BB3">
        <w:rPr>
          <w:i/>
        </w:rPr>
        <w:t>BFE</w:t>
      </w:r>
      <w:r>
        <w:rPr>
          <w:i/>
        </w:rPr>
        <w:fldChar w:fldCharType="end"/>
      </w:r>
    </w:p>
    <w:p w14:paraId="716A800A" w14:textId="77777777" w:rsidR="006B59B2" w:rsidRPr="00DA27D9" w:rsidRDefault="006B59B2" w:rsidP="006B59B2">
      <w:pPr>
        <w:ind w:left="2127" w:hanging="1701"/>
        <w:rPr>
          <w:vanish/>
          <w:specVanish/>
        </w:rPr>
      </w:pPr>
    </w:p>
    <w:p w14:paraId="1DBEFC17" w14:textId="77777777" w:rsidR="006B59B2" w:rsidRPr="00CD58CD" w:rsidRDefault="00DA27D9" w:rsidP="00CD58CD">
      <w:pPr>
        <w:ind w:left="2127" w:hanging="1701"/>
      </w:pPr>
      <w:r>
        <w:rPr>
          <w:u w:val="single"/>
        </w:rPr>
        <w:t xml:space="preserve"> </w:t>
      </w:r>
      <w:r w:rsidR="006B59B2">
        <w:rPr>
          <w:u w:val="single"/>
        </w:rPr>
        <w:t>SUMMARY</w:t>
      </w:r>
      <w:r w:rsidR="006B59B2">
        <w:t>:</w:t>
      </w:r>
      <w:r w:rsidR="006B59B2">
        <w:tab/>
      </w:r>
      <w:r w:rsidR="00CF724B">
        <w:t xml:space="preserve">The aim of this document is to define the detailed design of the Belt Function Execution software component (BFE). The goal of the BFE is to compute the </w:t>
      </w:r>
      <w:r w:rsidR="00AA1997">
        <w:t xml:space="preserve">motor power order </w:t>
      </w:r>
      <w:r w:rsidR="00CF724B">
        <w:t>that shall be applied on the motor according to the selected cycle identifier, the hardware inputs (voltage/current/belt position/…) and the belt profile defined as post build parameters.</w:t>
      </w:r>
    </w:p>
    <w:p w14:paraId="42D9CCF5" w14:textId="77777777" w:rsidR="006B59B2" w:rsidRPr="00CD58CD" w:rsidRDefault="00CD58CD" w:rsidP="006B59B2">
      <w:pPr>
        <w:ind w:left="2127" w:hanging="1701"/>
      </w:pPr>
      <w:r w:rsidRPr="00CD58CD">
        <w:tab/>
      </w:r>
      <w:r>
        <w:t xml:space="preserve">This module executes a part of the technical function G </w:t>
      </w:r>
      <w:r w:rsidR="00F603F7">
        <w:t xml:space="preserve">(To drive the motor) </w:t>
      </w:r>
      <w:r>
        <w:t xml:space="preserve">defined in the Designed Specification Document (see </w:t>
      </w:r>
      <w:r w:rsidRPr="00CD58CD">
        <w:rPr>
          <w:b/>
        </w:rPr>
        <w:t>[A0]</w:t>
      </w:r>
      <w:r>
        <w:t>)</w:t>
      </w:r>
    </w:p>
    <w:p w14:paraId="38989B3C" w14:textId="77777777" w:rsidR="006B59B2" w:rsidRDefault="006B59B2" w:rsidP="006B59B2">
      <w:pPr>
        <w:ind w:left="2127" w:hanging="1701"/>
        <w:rPr>
          <w:u w:val="single"/>
        </w:rPr>
      </w:pPr>
    </w:p>
    <w:p w14:paraId="51882A88" w14:textId="77777777" w:rsidR="006B59B2" w:rsidRDefault="006B59B2" w:rsidP="006B59B2">
      <w:pPr>
        <w:ind w:left="2127" w:hanging="1701"/>
      </w:pPr>
      <w:r>
        <w:rPr>
          <w:u w:val="single"/>
        </w:rPr>
        <w:t>CONCLUSION</w:t>
      </w:r>
      <w:r>
        <w:t>:</w:t>
      </w:r>
      <w:r>
        <w:tab/>
      </w:r>
      <w:r w:rsidR="00CF724B">
        <w:t>This document is applicable f</w:t>
      </w:r>
      <w:r w:rsidR="007657AE">
        <w:t>or the BFE sub-</w:t>
      </w:r>
      <w:r w:rsidR="00CF724B">
        <w:t>project available on MKS:</w:t>
      </w:r>
    </w:p>
    <w:p w14:paraId="6FD48629" w14:textId="77777777" w:rsidR="00CF724B" w:rsidRPr="00CF724B" w:rsidRDefault="00CF724B" w:rsidP="006B59B2">
      <w:pPr>
        <w:ind w:left="2127" w:hanging="1701"/>
      </w:pPr>
      <w:r>
        <w:tab/>
      </w:r>
      <w:r w:rsidR="00D03F9B" w:rsidRPr="00D03F9B">
        <w:t>MKSProjects/ err_generic/ Platform/ FoundationLibrary/ PHASE_01/ ComponentLibrary/ BF</w:t>
      </w:r>
      <w:r w:rsidR="00D03F9B">
        <w:t>E_BeltFunctionExecution/ Design</w:t>
      </w:r>
    </w:p>
    <w:p w14:paraId="472BBC2B" w14:textId="77777777" w:rsidR="006B59B2" w:rsidRDefault="006B59B2" w:rsidP="006B59B2">
      <w:pPr>
        <w:ind w:left="2127" w:hanging="1701"/>
      </w:pPr>
    </w:p>
    <w:p w14:paraId="73DE9F66" w14:textId="77777777" w:rsidR="006B59B2" w:rsidRDefault="006B59B2" w:rsidP="006B59B2">
      <w:pPr>
        <w:ind w:left="426" w:right="708"/>
      </w:pPr>
    </w:p>
    <w:p w14:paraId="3E960DD5" w14:textId="77777777" w:rsidR="006B59B2" w:rsidRDefault="006B59B2" w:rsidP="006B59B2">
      <w:pPr>
        <w:ind w:left="426" w:right="708"/>
      </w:pPr>
    </w:p>
    <w:p w14:paraId="1D9D6EEF" w14:textId="77777777" w:rsidR="006B59B2" w:rsidRDefault="006B59B2" w:rsidP="006B59B2">
      <w:pPr>
        <w:ind w:left="426" w:right="708"/>
      </w:pPr>
    </w:p>
    <w:p w14:paraId="3BB59666" w14:textId="52C6AF54" w:rsidR="006B59B2" w:rsidDel="00FD73BB" w:rsidRDefault="006B59B2" w:rsidP="006B59B2">
      <w:pPr>
        <w:ind w:left="426" w:right="708"/>
        <w:rPr>
          <w:del w:id="5" w:author="Sabine Flechelle" w:date="2015-08-21T10:58:00Z"/>
        </w:rPr>
      </w:pPr>
    </w:p>
    <w:p w14:paraId="40579D26" w14:textId="33568811" w:rsidR="006B59B2" w:rsidDel="00FD73BB" w:rsidRDefault="006B59B2" w:rsidP="006B59B2">
      <w:pPr>
        <w:pBdr>
          <w:top w:val="single" w:sz="4" w:space="1" w:color="auto"/>
          <w:bottom w:val="single" w:sz="4" w:space="1" w:color="auto"/>
        </w:pBdr>
        <w:ind w:left="426" w:right="708"/>
        <w:jc w:val="center"/>
        <w:rPr>
          <w:del w:id="6" w:author="Sabine Flechelle" w:date="2015-08-21T10:58:00Z"/>
          <w:b/>
        </w:rPr>
      </w:pPr>
      <w:commentRangeStart w:id="7"/>
      <w:del w:id="8" w:author="Sabine Flechelle" w:date="2015-08-21T10:58:00Z">
        <w:r w:rsidDel="00FD73BB">
          <w:rPr>
            <w:b/>
          </w:rPr>
          <w:delText>THIS DOCUMENT CONTAINS HIDDEN TEXT</w:delText>
        </w:r>
        <w:commentRangeEnd w:id="7"/>
        <w:r w:rsidDel="00FD73BB">
          <w:rPr>
            <w:rStyle w:val="CommentReference"/>
            <w:vanish/>
          </w:rPr>
          <w:commentReference w:id="7"/>
        </w:r>
      </w:del>
    </w:p>
    <w:p w14:paraId="7C348954" w14:textId="77777777" w:rsidR="006B59B2" w:rsidRDefault="006B59B2" w:rsidP="006B59B2">
      <w:pPr>
        <w:ind w:left="426" w:right="708"/>
      </w:pPr>
    </w:p>
    <w:p w14:paraId="06854325" w14:textId="77777777" w:rsidR="006B59B2" w:rsidRDefault="006B59B2" w:rsidP="006B59B2">
      <w:pPr>
        <w:ind w:left="426" w:right="708"/>
        <w:sectPr w:rsidR="006B59B2" w:rsidSect="00182322">
          <w:headerReference w:type="default" r:id="rId10"/>
          <w:footerReference w:type="default" r:id="rId11"/>
          <w:headerReference w:type="first" r:id="rId12"/>
          <w:footerReference w:type="first" r:id="rId13"/>
          <w:pgSz w:w="11906" w:h="16838" w:code="9"/>
          <w:pgMar w:top="1134" w:right="1134" w:bottom="1134" w:left="1134" w:header="720" w:footer="213" w:gutter="0"/>
          <w:cols w:space="720"/>
          <w:titlePg/>
        </w:sectPr>
      </w:pPr>
    </w:p>
    <w:p w14:paraId="416D9E02" w14:textId="77777777" w:rsidR="006B59B2" w:rsidRDefault="006B59B2" w:rsidP="006B59B2">
      <w:pPr>
        <w:pStyle w:val="titretableau"/>
        <w:tabs>
          <w:tab w:val="left" w:pos="567"/>
          <w:tab w:val="left" w:pos="1560"/>
          <w:tab w:val="left" w:pos="1843"/>
        </w:tabs>
        <w:spacing w:before="0" w:after="0"/>
        <w:rPr>
          <w:caps/>
          <w:lang w:val="en-US"/>
        </w:rPr>
      </w:pPr>
      <w:r>
        <w:rPr>
          <w:caps/>
          <w:lang w:val="en-US"/>
        </w:rPr>
        <w:lastRenderedPageBreak/>
        <w:t>EVOLUTION OF THE DOCUMENT</w:t>
      </w:r>
    </w:p>
    <w:p w14:paraId="25539C14" w14:textId="77777777" w:rsidR="006B59B2" w:rsidRDefault="006B59B2" w:rsidP="006B59B2">
      <w:pPr>
        <w:pStyle w:val="Header"/>
        <w:tabs>
          <w:tab w:val="clear" w:pos="4536"/>
          <w:tab w:val="clear" w:pos="9072"/>
          <w:tab w:val="left" w:pos="567"/>
          <w:tab w:val="left" w:pos="1560"/>
          <w:tab w:val="left" w:pos="1843"/>
        </w:tabs>
      </w:pP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062"/>
        <w:gridCol w:w="1276"/>
        <w:gridCol w:w="1417"/>
        <w:gridCol w:w="6305"/>
      </w:tblGrid>
      <w:tr w:rsidR="006B59B2" w14:paraId="2D2DACE1" w14:textId="77777777" w:rsidTr="0041157A">
        <w:trPr>
          <w:trHeight w:val="325"/>
          <w:jc w:val="center"/>
        </w:trPr>
        <w:tc>
          <w:tcPr>
            <w:tcW w:w="1062" w:type="dxa"/>
            <w:tcBorders>
              <w:top w:val="single" w:sz="12" w:space="0" w:color="auto"/>
              <w:left w:val="single" w:sz="12" w:space="0" w:color="auto"/>
              <w:bottom w:val="single" w:sz="12" w:space="0" w:color="auto"/>
            </w:tcBorders>
            <w:shd w:val="pct5" w:color="000000" w:fill="FFFFFF"/>
            <w:vAlign w:val="center"/>
          </w:tcPr>
          <w:p w14:paraId="13976D95" w14:textId="77777777" w:rsidR="006B59B2" w:rsidRDefault="006B59B2" w:rsidP="00312F38">
            <w:pPr>
              <w:pStyle w:val="Header"/>
              <w:tabs>
                <w:tab w:val="clear" w:pos="4536"/>
                <w:tab w:val="clear" w:pos="9072"/>
                <w:tab w:val="left" w:pos="567"/>
                <w:tab w:val="left" w:pos="1560"/>
                <w:tab w:val="left" w:pos="1843"/>
              </w:tabs>
              <w:jc w:val="center"/>
              <w:rPr>
                <w:b/>
              </w:rPr>
            </w:pPr>
            <w:r>
              <w:rPr>
                <w:b/>
              </w:rPr>
              <w:t>Issue</w:t>
            </w:r>
          </w:p>
        </w:tc>
        <w:tc>
          <w:tcPr>
            <w:tcW w:w="1276" w:type="dxa"/>
            <w:tcBorders>
              <w:top w:val="single" w:sz="12" w:space="0" w:color="auto"/>
              <w:bottom w:val="single" w:sz="12" w:space="0" w:color="auto"/>
            </w:tcBorders>
            <w:shd w:val="pct5" w:color="000000" w:fill="FFFFFF"/>
            <w:vAlign w:val="center"/>
          </w:tcPr>
          <w:p w14:paraId="33539717" w14:textId="77777777" w:rsidR="006B59B2" w:rsidRDefault="006B59B2" w:rsidP="00312F38">
            <w:pPr>
              <w:pStyle w:val="Header"/>
              <w:tabs>
                <w:tab w:val="clear" w:pos="4536"/>
                <w:tab w:val="clear" w:pos="9072"/>
                <w:tab w:val="left" w:pos="567"/>
                <w:tab w:val="left" w:pos="1560"/>
                <w:tab w:val="left" w:pos="1843"/>
              </w:tabs>
              <w:jc w:val="center"/>
              <w:rPr>
                <w:b/>
              </w:rPr>
            </w:pPr>
            <w:r>
              <w:rPr>
                <w:b/>
              </w:rPr>
              <w:t>Date</w:t>
            </w:r>
          </w:p>
        </w:tc>
        <w:tc>
          <w:tcPr>
            <w:tcW w:w="1417" w:type="dxa"/>
            <w:tcBorders>
              <w:top w:val="single" w:sz="12" w:space="0" w:color="auto"/>
              <w:bottom w:val="single" w:sz="12" w:space="0" w:color="auto"/>
            </w:tcBorders>
            <w:shd w:val="pct5" w:color="000000" w:fill="FFFFFF"/>
            <w:vAlign w:val="center"/>
          </w:tcPr>
          <w:p w14:paraId="28D81C68" w14:textId="77777777" w:rsidR="006B59B2" w:rsidRDefault="006B59B2" w:rsidP="00312F38">
            <w:pPr>
              <w:pStyle w:val="Header"/>
              <w:tabs>
                <w:tab w:val="clear" w:pos="4536"/>
                <w:tab w:val="clear" w:pos="9072"/>
                <w:tab w:val="left" w:pos="567"/>
                <w:tab w:val="left" w:pos="1560"/>
                <w:tab w:val="left" w:pos="1843"/>
              </w:tabs>
              <w:jc w:val="center"/>
              <w:rPr>
                <w:b/>
              </w:rPr>
            </w:pPr>
            <w:r>
              <w:rPr>
                <w:b/>
              </w:rPr>
              <w:t>Author</w:t>
            </w:r>
          </w:p>
        </w:tc>
        <w:tc>
          <w:tcPr>
            <w:tcW w:w="6305" w:type="dxa"/>
            <w:tcBorders>
              <w:top w:val="single" w:sz="12" w:space="0" w:color="auto"/>
              <w:bottom w:val="single" w:sz="12" w:space="0" w:color="auto"/>
              <w:right w:val="single" w:sz="12" w:space="0" w:color="auto"/>
            </w:tcBorders>
            <w:shd w:val="pct5" w:color="000000" w:fill="FFFFFF"/>
            <w:vAlign w:val="center"/>
          </w:tcPr>
          <w:p w14:paraId="05C68D76" w14:textId="77777777" w:rsidR="006B59B2" w:rsidRDefault="006B59B2" w:rsidP="00312F38">
            <w:pPr>
              <w:pStyle w:val="Header"/>
              <w:tabs>
                <w:tab w:val="clear" w:pos="4536"/>
                <w:tab w:val="clear" w:pos="9072"/>
                <w:tab w:val="left" w:pos="567"/>
                <w:tab w:val="left" w:pos="1560"/>
                <w:tab w:val="left" w:pos="1843"/>
              </w:tabs>
              <w:jc w:val="center"/>
              <w:rPr>
                <w:b/>
              </w:rPr>
            </w:pPr>
            <w:r>
              <w:rPr>
                <w:b/>
              </w:rPr>
              <w:t>Motive and nature of the modifications</w:t>
            </w:r>
          </w:p>
        </w:tc>
      </w:tr>
      <w:tr w:rsidR="006B59B2" w14:paraId="49F28D95" w14:textId="77777777" w:rsidTr="0041157A">
        <w:trPr>
          <w:trHeight w:val="325"/>
          <w:jc w:val="center"/>
        </w:trPr>
        <w:tc>
          <w:tcPr>
            <w:tcW w:w="1062" w:type="dxa"/>
            <w:tcBorders>
              <w:top w:val="single" w:sz="12" w:space="0" w:color="auto"/>
              <w:left w:val="single" w:sz="4" w:space="0" w:color="auto"/>
              <w:bottom w:val="nil"/>
            </w:tcBorders>
            <w:shd w:val="pct5" w:color="auto" w:fill="auto"/>
            <w:vAlign w:val="center"/>
          </w:tcPr>
          <w:p w14:paraId="4C4DF261" w14:textId="77777777" w:rsidR="006B59B2" w:rsidRDefault="003C0400" w:rsidP="00312F38">
            <w:pPr>
              <w:pStyle w:val="Header"/>
              <w:tabs>
                <w:tab w:val="clear" w:pos="4536"/>
                <w:tab w:val="clear" w:pos="9072"/>
                <w:tab w:val="left" w:pos="567"/>
                <w:tab w:val="left" w:pos="1560"/>
                <w:tab w:val="left" w:pos="1843"/>
              </w:tabs>
              <w:jc w:val="center"/>
            </w:pPr>
            <w:r>
              <w:t>0</w:t>
            </w:r>
            <w:r w:rsidR="0043041F">
              <w:t>00</w:t>
            </w:r>
          </w:p>
        </w:tc>
        <w:tc>
          <w:tcPr>
            <w:tcW w:w="1276" w:type="dxa"/>
            <w:tcBorders>
              <w:top w:val="single" w:sz="12" w:space="0" w:color="auto"/>
              <w:bottom w:val="nil"/>
            </w:tcBorders>
            <w:shd w:val="pct5" w:color="auto" w:fill="auto"/>
            <w:vAlign w:val="center"/>
          </w:tcPr>
          <w:p w14:paraId="65584761" w14:textId="77777777" w:rsidR="006B59B2" w:rsidRDefault="00CF724B" w:rsidP="00312F38">
            <w:pPr>
              <w:pStyle w:val="Header"/>
              <w:tabs>
                <w:tab w:val="clear" w:pos="4536"/>
                <w:tab w:val="clear" w:pos="9072"/>
                <w:tab w:val="left" w:pos="567"/>
                <w:tab w:val="left" w:pos="1560"/>
                <w:tab w:val="left" w:pos="1843"/>
              </w:tabs>
              <w:jc w:val="center"/>
            </w:pPr>
            <w:r>
              <w:t>09.01.2012</w:t>
            </w:r>
          </w:p>
        </w:tc>
        <w:tc>
          <w:tcPr>
            <w:tcW w:w="1417" w:type="dxa"/>
            <w:tcBorders>
              <w:top w:val="single" w:sz="12" w:space="0" w:color="auto"/>
              <w:bottom w:val="nil"/>
            </w:tcBorders>
            <w:shd w:val="pct5" w:color="auto" w:fill="auto"/>
            <w:vAlign w:val="center"/>
          </w:tcPr>
          <w:p w14:paraId="06B753C5" w14:textId="77777777" w:rsidR="006B59B2" w:rsidRDefault="00CF724B" w:rsidP="00312F38">
            <w:pPr>
              <w:pStyle w:val="Header"/>
              <w:tabs>
                <w:tab w:val="clear" w:pos="4536"/>
                <w:tab w:val="clear" w:pos="9072"/>
                <w:tab w:val="left" w:pos="567"/>
                <w:tab w:val="left" w:pos="1560"/>
                <w:tab w:val="left" w:pos="1843"/>
              </w:tabs>
              <w:jc w:val="center"/>
            </w:pPr>
            <w:r>
              <w:t>CSA</w:t>
            </w:r>
          </w:p>
        </w:tc>
        <w:tc>
          <w:tcPr>
            <w:tcW w:w="6305" w:type="dxa"/>
            <w:tcBorders>
              <w:top w:val="single" w:sz="12" w:space="0" w:color="auto"/>
              <w:bottom w:val="nil"/>
              <w:right w:val="single" w:sz="4" w:space="0" w:color="auto"/>
            </w:tcBorders>
            <w:shd w:val="pct5" w:color="auto" w:fill="auto"/>
            <w:vAlign w:val="center"/>
          </w:tcPr>
          <w:p w14:paraId="421565E3" w14:textId="77777777" w:rsidR="006B59B2" w:rsidRDefault="006B59B2" w:rsidP="00312F38">
            <w:pPr>
              <w:pStyle w:val="Header"/>
              <w:tabs>
                <w:tab w:val="clear" w:pos="4536"/>
                <w:tab w:val="clear" w:pos="9072"/>
                <w:tab w:val="left" w:pos="567"/>
                <w:tab w:val="left" w:pos="1560"/>
                <w:tab w:val="left" w:pos="1843"/>
              </w:tabs>
            </w:pPr>
            <w:r>
              <w:t>First release</w:t>
            </w:r>
          </w:p>
        </w:tc>
      </w:tr>
      <w:tr w:rsidR="006B59B2" w14:paraId="3196C331" w14:textId="77777777" w:rsidTr="0041157A">
        <w:trPr>
          <w:trHeight w:val="325"/>
          <w:jc w:val="center"/>
        </w:trPr>
        <w:tc>
          <w:tcPr>
            <w:tcW w:w="1062" w:type="dxa"/>
            <w:tcBorders>
              <w:top w:val="nil"/>
              <w:left w:val="single" w:sz="4" w:space="0" w:color="auto"/>
              <w:bottom w:val="nil"/>
            </w:tcBorders>
            <w:vAlign w:val="center"/>
          </w:tcPr>
          <w:p w14:paraId="792E57FB" w14:textId="77777777" w:rsidR="006B59B2" w:rsidRDefault="006426B6" w:rsidP="00312F38">
            <w:pPr>
              <w:pStyle w:val="Header"/>
              <w:tabs>
                <w:tab w:val="clear" w:pos="4536"/>
                <w:tab w:val="clear" w:pos="9072"/>
                <w:tab w:val="left" w:pos="567"/>
                <w:tab w:val="left" w:pos="1560"/>
                <w:tab w:val="left" w:pos="1843"/>
              </w:tabs>
              <w:jc w:val="center"/>
            </w:pPr>
            <w:r>
              <w:t>001</w:t>
            </w:r>
          </w:p>
        </w:tc>
        <w:tc>
          <w:tcPr>
            <w:tcW w:w="1276" w:type="dxa"/>
            <w:tcBorders>
              <w:top w:val="nil"/>
              <w:bottom w:val="nil"/>
            </w:tcBorders>
            <w:vAlign w:val="center"/>
          </w:tcPr>
          <w:p w14:paraId="01F223A3" w14:textId="77777777" w:rsidR="006B59B2" w:rsidRDefault="006426B6" w:rsidP="00312F38">
            <w:pPr>
              <w:pStyle w:val="Header"/>
              <w:tabs>
                <w:tab w:val="clear" w:pos="4536"/>
                <w:tab w:val="clear" w:pos="9072"/>
                <w:tab w:val="left" w:pos="567"/>
                <w:tab w:val="left" w:pos="1560"/>
                <w:tab w:val="left" w:pos="1843"/>
              </w:tabs>
              <w:jc w:val="center"/>
            </w:pPr>
            <w:r>
              <w:t>23.07.2013</w:t>
            </w:r>
          </w:p>
        </w:tc>
        <w:tc>
          <w:tcPr>
            <w:tcW w:w="1417" w:type="dxa"/>
            <w:tcBorders>
              <w:top w:val="nil"/>
              <w:bottom w:val="nil"/>
            </w:tcBorders>
            <w:vAlign w:val="center"/>
          </w:tcPr>
          <w:p w14:paraId="414DC39C" w14:textId="77777777" w:rsidR="006B59B2" w:rsidRDefault="006426B6" w:rsidP="00312F38">
            <w:pPr>
              <w:pStyle w:val="Header"/>
              <w:tabs>
                <w:tab w:val="clear" w:pos="4536"/>
                <w:tab w:val="clear" w:pos="9072"/>
                <w:tab w:val="left" w:pos="567"/>
                <w:tab w:val="left" w:pos="1560"/>
                <w:tab w:val="left" w:pos="1843"/>
              </w:tabs>
              <w:jc w:val="center"/>
            </w:pPr>
            <w:r>
              <w:t>CSA</w:t>
            </w:r>
          </w:p>
        </w:tc>
        <w:tc>
          <w:tcPr>
            <w:tcW w:w="6305" w:type="dxa"/>
            <w:tcBorders>
              <w:top w:val="nil"/>
              <w:bottom w:val="nil"/>
              <w:right w:val="single" w:sz="4" w:space="0" w:color="auto"/>
            </w:tcBorders>
            <w:vAlign w:val="center"/>
          </w:tcPr>
          <w:p w14:paraId="5F5615A2" w14:textId="77777777" w:rsidR="006B59B2" w:rsidRDefault="006426B6" w:rsidP="00312F38">
            <w:pPr>
              <w:pStyle w:val="Header"/>
              <w:tabs>
                <w:tab w:val="clear" w:pos="4536"/>
                <w:tab w:val="clear" w:pos="9072"/>
                <w:tab w:val="left" w:pos="567"/>
                <w:tab w:val="left" w:pos="1560"/>
                <w:tab w:val="left" w:pos="1843"/>
              </w:tabs>
            </w:pPr>
            <w:r>
              <w:t>Traceability added against TF-G and architecture document</w:t>
            </w:r>
          </w:p>
          <w:p w14:paraId="0488D028" w14:textId="77777777" w:rsidR="006426B6" w:rsidRDefault="006426B6" w:rsidP="00312F38">
            <w:pPr>
              <w:pStyle w:val="Header"/>
              <w:tabs>
                <w:tab w:val="clear" w:pos="4536"/>
                <w:tab w:val="clear" w:pos="9072"/>
                <w:tab w:val="left" w:pos="567"/>
                <w:tab w:val="left" w:pos="1560"/>
                <w:tab w:val="left" w:pos="1843"/>
              </w:tabs>
            </w:pPr>
            <w:r>
              <w:t>Emergency braking sequence preliminary design added for CPL issue</w:t>
            </w:r>
          </w:p>
          <w:p w14:paraId="0FA63C04" w14:textId="77777777" w:rsidR="006426B6" w:rsidRDefault="006426B6" w:rsidP="00312F38">
            <w:pPr>
              <w:pStyle w:val="Header"/>
              <w:tabs>
                <w:tab w:val="clear" w:pos="4536"/>
                <w:tab w:val="clear" w:pos="9072"/>
                <w:tab w:val="left" w:pos="567"/>
                <w:tab w:val="left" w:pos="1560"/>
                <w:tab w:val="left" w:pos="1843"/>
              </w:tabs>
            </w:pPr>
            <w:r>
              <w:t>High Power preliminary design added</w:t>
            </w:r>
          </w:p>
          <w:p w14:paraId="775922BE" w14:textId="77777777" w:rsidR="006426B6" w:rsidRDefault="006426B6" w:rsidP="00312F38">
            <w:pPr>
              <w:pStyle w:val="Header"/>
              <w:tabs>
                <w:tab w:val="clear" w:pos="4536"/>
                <w:tab w:val="clear" w:pos="9072"/>
                <w:tab w:val="left" w:pos="567"/>
                <w:tab w:val="left" w:pos="1560"/>
                <w:tab w:val="left" w:pos="1843"/>
              </w:tabs>
            </w:pPr>
            <w:r>
              <w:t>All others chapters reworked and reorganized in order to match with the TF-G doors module.</w:t>
            </w:r>
          </w:p>
        </w:tc>
      </w:tr>
      <w:tr w:rsidR="006B59B2" w14:paraId="695C6AC3" w14:textId="77777777" w:rsidTr="0041157A">
        <w:trPr>
          <w:trHeight w:val="325"/>
          <w:jc w:val="center"/>
        </w:trPr>
        <w:tc>
          <w:tcPr>
            <w:tcW w:w="1062" w:type="dxa"/>
            <w:tcBorders>
              <w:top w:val="nil"/>
              <w:left w:val="single" w:sz="4" w:space="0" w:color="auto"/>
              <w:bottom w:val="nil"/>
            </w:tcBorders>
            <w:shd w:val="pct5" w:color="auto" w:fill="auto"/>
            <w:vAlign w:val="center"/>
          </w:tcPr>
          <w:p w14:paraId="7FCB057D" w14:textId="77777777" w:rsidR="006B59B2" w:rsidRDefault="00646148" w:rsidP="00312F38">
            <w:pPr>
              <w:pStyle w:val="Header"/>
              <w:tabs>
                <w:tab w:val="clear" w:pos="4536"/>
                <w:tab w:val="clear" w:pos="9072"/>
                <w:tab w:val="left" w:pos="567"/>
                <w:tab w:val="left" w:pos="1560"/>
                <w:tab w:val="left" w:pos="1843"/>
              </w:tabs>
              <w:jc w:val="center"/>
            </w:pPr>
            <w:r>
              <w:t>002</w:t>
            </w:r>
          </w:p>
        </w:tc>
        <w:tc>
          <w:tcPr>
            <w:tcW w:w="1276" w:type="dxa"/>
            <w:tcBorders>
              <w:top w:val="nil"/>
              <w:bottom w:val="nil"/>
            </w:tcBorders>
            <w:shd w:val="pct5" w:color="auto" w:fill="auto"/>
            <w:vAlign w:val="center"/>
          </w:tcPr>
          <w:p w14:paraId="2A9E92AF" w14:textId="77777777" w:rsidR="006B59B2" w:rsidRDefault="00646148" w:rsidP="00312F38">
            <w:pPr>
              <w:pStyle w:val="Header"/>
              <w:tabs>
                <w:tab w:val="clear" w:pos="4536"/>
                <w:tab w:val="clear" w:pos="9072"/>
                <w:tab w:val="left" w:pos="567"/>
                <w:tab w:val="left" w:pos="1560"/>
                <w:tab w:val="left" w:pos="1843"/>
              </w:tabs>
              <w:jc w:val="center"/>
            </w:pPr>
            <w:r>
              <w:t>23.07.2013</w:t>
            </w:r>
          </w:p>
        </w:tc>
        <w:tc>
          <w:tcPr>
            <w:tcW w:w="1417" w:type="dxa"/>
            <w:tcBorders>
              <w:top w:val="nil"/>
              <w:bottom w:val="nil"/>
            </w:tcBorders>
            <w:shd w:val="pct5" w:color="auto" w:fill="auto"/>
            <w:vAlign w:val="center"/>
          </w:tcPr>
          <w:p w14:paraId="206E0A3C" w14:textId="77777777" w:rsidR="006B59B2" w:rsidRDefault="00646148" w:rsidP="00312F38">
            <w:pPr>
              <w:pStyle w:val="Header"/>
              <w:tabs>
                <w:tab w:val="clear" w:pos="4536"/>
                <w:tab w:val="clear" w:pos="9072"/>
                <w:tab w:val="left" w:pos="567"/>
                <w:tab w:val="left" w:pos="1560"/>
                <w:tab w:val="left" w:pos="1843"/>
              </w:tabs>
              <w:jc w:val="center"/>
            </w:pPr>
            <w:r>
              <w:t>CSA</w:t>
            </w:r>
          </w:p>
        </w:tc>
        <w:tc>
          <w:tcPr>
            <w:tcW w:w="6305" w:type="dxa"/>
            <w:tcBorders>
              <w:top w:val="nil"/>
              <w:bottom w:val="nil"/>
              <w:right w:val="single" w:sz="4" w:space="0" w:color="auto"/>
            </w:tcBorders>
            <w:shd w:val="pct5" w:color="auto" w:fill="auto"/>
            <w:vAlign w:val="center"/>
          </w:tcPr>
          <w:p w14:paraId="388B5E4A" w14:textId="77777777" w:rsidR="006B59B2" w:rsidRDefault="00646148" w:rsidP="00312F38">
            <w:pPr>
              <w:pStyle w:val="Header"/>
              <w:tabs>
                <w:tab w:val="clear" w:pos="4536"/>
                <w:tab w:val="clear" w:pos="9072"/>
                <w:tab w:val="left" w:pos="567"/>
                <w:tab w:val="left" w:pos="1560"/>
                <w:tab w:val="left" w:pos="1843"/>
              </w:tabs>
            </w:pPr>
            <w:r>
              <w:t>Some COVERS tags updated due to numbering changes in Architecture document.</w:t>
            </w:r>
          </w:p>
          <w:p w14:paraId="55AD0317" w14:textId="77777777" w:rsidR="00492DF6" w:rsidRDefault="00492DF6" w:rsidP="00312F38">
            <w:pPr>
              <w:pStyle w:val="Header"/>
              <w:tabs>
                <w:tab w:val="clear" w:pos="4536"/>
                <w:tab w:val="clear" w:pos="9072"/>
                <w:tab w:val="left" w:pos="567"/>
                <w:tab w:val="left" w:pos="1560"/>
                <w:tab w:val="left" w:pos="1843"/>
              </w:tabs>
            </w:pPr>
            <w:r>
              <w:t>Bullet list style changed in chapter 2.1 (issue for Reqtify)</w:t>
            </w:r>
          </w:p>
        </w:tc>
      </w:tr>
      <w:tr w:rsidR="006B59B2" w14:paraId="6F10E7D7" w14:textId="77777777" w:rsidTr="0041157A">
        <w:trPr>
          <w:trHeight w:val="325"/>
          <w:jc w:val="center"/>
        </w:trPr>
        <w:tc>
          <w:tcPr>
            <w:tcW w:w="1062" w:type="dxa"/>
            <w:tcBorders>
              <w:top w:val="nil"/>
              <w:left w:val="single" w:sz="4" w:space="0" w:color="auto"/>
              <w:bottom w:val="nil"/>
            </w:tcBorders>
            <w:vAlign w:val="center"/>
          </w:tcPr>
          <w:p w14:paraId="197899C7" w14:textId="77777777" w:rsidR="006B59B2" w:rsidRDefault="009A61A1" w:rsidP="00312F38">
            <w:pPr>
              <w:pStyle w:val="Header"/>
              <w:tabs>
                <w:tab w:val="clear" w:pos="4536"/>
                <w:tab w:val="clear" w:pos="9072"/>
                <w:tab w:val="left" w:pos="567"/>
                <w:tab w:val="left" w:pos="1560"/>
                <w:tab w:val="left" w:pos="1843"/>
              </w:tabs>
              <w:jc w:val="center"/>
            </w:pPr>
            <w:r>
              <w:t>003</w:t>
            </w:r>
          </w:p>
        </w:tc>
        <w:tc>
          <w:tcPr>
            <w:tcW w:w="1276" w:type="dxa"/>
            <w:tcBorders>
              <w:top w:val="nil"/>
              <w:bottom w:val="nil"/>
            </w:tcBorders>
            <w:vAlign w:val="center"/>
          </w:tcPr>
          <w:p w14:paraId="42B02017" w14:textId="77777777" w:rsidR="006B59B2" w:rsidRDefault="009A61A1" w:rsidP="00312F38">
            <w:pPr>
              <w:pStyle w:val="Header"/>
              <w:tabs>
                <w:tab w:val="clear" w:pos="4536"/>
                <w:tab w:val="clear" w:pos="9072"/>
                <w:tab w:val="left" w:pos="567"/>
                <w:tab w:val="left" w:pos="1560"/>
                <w:tab w:val="left" w:pos="1843"/>
              </w:tabs>
              <w:jc w:val="center"/>
            </w:pPr>
            <w:r>
              <w:t>01/08/2013</w:t>
            </w:r>
          </w:p>
        </w:tc>
        <w:tc>
          <w:tcPr>
            <w:tcW w:w="1417" w:type="dxa"/>
            <w:tcBorders>
              <w:top w:val="nil"/>
              <w:bottom w:val="nil"/>
            </w:tcBorders>
            <w:vAlign w:val="center"/>
          </w:tcPr>
          <w:p w14:paraId="79CBE00E" w14:textId="77777777" w:rsidR="006B59B2" w:rsidRDefault="009A61A1" w:rsidP="00312F38">
            <w:pPr>
              <w:pStyle w:val="Header"/>
              <w:tabs>
                <w:tab w:val="clear" w:pos="4536"/>
                <w:tab w:val="clear" w:pos="9072"/>
                <w:tab w:val="left" w:pos="567"/>
                <w:tab w:val="left" w:pos="1560"/>
                <w:tab w:val="left" w:pos="1843"/>
              </w:tabs>
              <w:jc w:val="center"/>
            </w:pPr>
            <w:r>
              <w:t>CRE</w:t>
            </w:r>
          </w:p>
        </w:tc>
        <w:tc>
          <w:tcPr>
            <w:tcW w:w="6305" w:type="dxa"/>
            <w:tcBorders>
              <w:top w:val="nil"/>
              <w:bottom w:val="nil"/>
              <w:right w:val="single" w:sz="4" w:space="0" w:color="auto"/>
            </w:tcBorders>
            <w:vAlign w:val="center"/>
          </w:tcPr>
          <w:p w14:paraId="1D5F60CA" w14:textId="77777777" w:rsidR="006B59B2" w:rsidRDefault="009A61A1" w:rsidP="00312F38">
            <w:pPr>
              <w:pStyle w:val="Header"/>
              <w:tabs>
                <w:tab w:val="clear" w:pos="4536"/>
                <w:tab w:val="clear" w:pos="9072"/>
                <w:tab w:val="left" w:pos="567"/>
                <w:tab w:val="left" w:pos="1560"/>
                <w:tab w:val="left" w:pos="1843"/>
              </w:tabs>
            </w:pPr>
            <w:r>
              <w:t>Some modification have been done in the context of the design document review</w:t>
            </w:r>
          </w:p>
        </w:tc>
      </w:tr>
      <w:tr w:rsidR="005070D3" w14:paraId="67BB138F" w14:textId="77777777" w:rsidTr="0041157A">
        <w:trPr>
          <w:trHeight w:val="325"/>
          <w:jc w:val="center"/>
        </w:trPr>
        <w:tc>
          <w:tcPr>
            <w:tcW w:w="1062" w:type="dxa"/>
            <w:tcBorders>
              <w:top w:val="nil"/>
              <w:left w:val="single" w:sz="4" w:space="0" w:color="auto"/>
              <w:bottom w:val="nil"/>
            </w:tcBorders>
            <w:vAlign w:val="center"/>
          </w:tcPr>
          <w:p w14:paraId="769B27BA" w14:textId="77777777" w:rsidR="005070D3" w:rsidRDefault="00A861FB" w:rsidP="00312F38">
            <w:pPr>
              <w:pStyle w:val="Header"/>
              <w:tabs>
                <w:tab w:val="clear" w:pos="4536"/>
                <w:tab w:val="clear" w:pos="9072"/>
                <w:tab w:val="left" w:pos="567"/>
                <w:tab w:val="left" w:pos="1560"/>
                <w:tab w:val="left" w:pos="1843"/>
              </w:tabs>
              <w:jc w:val="center"/>
            </w:pPr>
            <w:r>
              <w:t>155 104</w:t>
            </w:r>
          </w:p>
        </w:tc>
        <w:tc>
          <w:tcPr>
            <w:tcW w:w="1276" w:type="dxa"/>
            <w:tcBorders>
              <w:top w:val="nil"/>
              <w:bottom w:val="nil"/>
            </w:tcBorders>
            <w:vAlign w:val="center"/>
          </w:tcPr>
          <w:p w14:paraId="394FF7E4" w14:textId="77777777" w:rsidR="005070D3" w:rsidRDefault="005070D3" w:rsidP="00312F38">
            <w:pPr>
              <w:pStyle w:val="Header"/>
              <w:tabs>
                <w:tab w:val="clear" w:pos="4536"/>
                <w:tab w:val="clear" w:pos="9072"/>
                <w:tab w:val="left" w:pos="567"/>
                <w:tab w:val="left" w:pos="1560"/>
                <w:tab w:val="left" w:pos="1843"/>
              </w:tabs>
              <w:jc w:val="center"/>
            </w:pPr>
            <w:r>
              <w:t>23/05/2014</w:t>
            </w:r>
          </w:p>
        </w:tc>
        <w:tc>
          <w:tcPr>
            <w:tcW w:w="1417" w:type="dxa"/>
            <w:tcBorders>
              <w:top w:val="nil"/>
              <w:bottom w:val="nil"/>
            </w:tcBorders>
            <w:vAlign w:val="center"/>
          </w:tcPr>
          <w:p w14:paraId="4BE5C044" w14:textId="77777777" w:rsidR="005070D3" w:rsidRDefault="005070D3" w:rsidP="00312F38">
            <w:pPr>
              <w:pStyle w:val="Header"/>
              <w:tabs>
                <w:tab w:val="clear" w:pos="4536"/>
                <w:tab w:val="clear" w:pos="9072"/>
                <w:tab w:val="left" w:pos="567"/>
                <w:tab w:val="left" w:pos="1560"/>
                <w:tab w:val="left" w:pos="1843"/>
              </w:tabs>
              <w:jc w:val="center"/>
            </w:pPr>
            <w:r>
              <w:t>SFL</w:t>
            </w:r>
          </w:p>
        </w:tc>
        <w:tc>
          <w:tcPr>
            <w:tcW w:w="6305" w:type="dxa"/>
            <w:tcBorders>
              <w:top w:val="nil"/>
              <w:bottom w:val="nil"/>
              <w:right w:val="single" w:sz="4" w:space="0" w:color="auto"/>
            </w:tcBorders>
            <w:vAlign w:val="center"/>
          </w:tcPr>
          <w:p w14:paraId="480DD3C2" w14:textId="77777777" w:rsidR="005070D3" w:rsidRDefault="005070D3" w:rsidP="00312F38">
            <w:pPr>
              <w:pStyle w:val="Header"/>
              <w:tabs>
                <w:tab w:val="clear" w:pos="4536"/>
                <w:tab w:val="clear" w:pos="9072"/>
                <w:tab w:val="left" w:pos="567"/>
                <w:tab w:val="left" w:pos="1560"/>
                <w:tab w:val="left" w:pos="1843"/>
              </w:tabs>
            </w:pPr>
            <w:r>
              <w:t xml:space="preserve">Create </w:t>
            </w:r>
            <w:r w:rsidRPr="005070D3">
              <w:t>step option "belt payout abortion" for BPA cycles</w:t>
            </w:r>
            <w:r>
              <w:t>.</w:t>
            </w:r>
          </w:p>
          <w:p w14:paraId="55819843" w14:textId="77777777" w:rsidR="00A9720E" w:rsidRDefault="00A9720E" w:rsidP="00312F38">
            <w:pPr>
              <w:pStyle w:val="Header"/>
              <w:tabs>
                <w:tab w:val="clear" w:pos="4536"/>
                <w:tab w:val="clear" w:pos="9072"/>
                <w:tab w:val="left" w:pos="567"/>
                <w:tab w:val="left" w:pos="1560"/>
                <w:tab w:val="left" w:pos="1843"/>
              </w:tabs>
            </w:pPr>
            <w:r>
              <w:t>Select</w:t>
            </w:r>
            <w:r w:rsidRPr="00A9720E">
              <w:t xml:space="preserve"> </w:t>
            </w:r>
            <w:r>
              <w:t xml:space="preserve">tensioning </w:t>
            </w:r>
            <w:r w:rsidRPr="00A9720E">
              <w:t xml:space="preserve">temperature adaptation interpolation tables </w:t>
            </w:r>
            <w:r>
              <w:t>according to cycle option.</w:t>
            </w:r>
          </w:p>
        </w:tc>
      </w:tr>
      <w:tr w:rsidR="006B59B2" w14:paraId="1D9AC55A" w14:textId="77777777" w:rsidTr="0041157A">
        <w:trPr>
          <w:trHeight w:val="325"/>
          <w:jc w:val="center"/>
        </w:trPr>
        <w:tc>
          <w:tcPr>
            <w:tcW w:w="1062" w:type="dxa"/>
            <w:tcBorders>
              <w:top w:val="nil"/>
              <w:left w:val="single" w:sz="4" w:space="0" w:color="auto"/>
              <w:bottom w:val="nil"/>
            </w:tcBorders>
            <w:vAlign w:val="center"/>
          </w:tcPr>
          <w:p w14:paraId="0EEA5142" w14:textId="77777777" w:rsidR="006B59B2" w:rsidRDefault="00A861FB" w:rsidP="00312F38">
            <w:pPr>
              <w:pStyle w:val="Header"/>
              <w:tabs>
                <w:tab w:val="clear" w:pos="4536"/>
                <w:tab w:val="clear" w:pos="9072"/>
                <w:tab w:val="left" w:pos="567"/>
                <w:tab w:val="left" w:pos="1560"/>
                <w:tab w:val="left" w:pos="1843"/>
              </w:tabs>
              <w:jc w:val="center"/>
            </w:pPr>
            <w:r>
              <w:t>160 956</w:t>
            </w:r>
          </w:p>
        </w:tc>
        <w:tc>
          <w:tcPr>
            <w:tcW w:w="1276" w:type="dxa"/>
            <w:tcBorders>
              <w:top w:val="nil"/>
              <w:bottom w:val="nil"/>
            </w:tcBorders>
            <w:vAlign w:val="center"/>
          </w:tcPr>
          <w:p w14:paraId="4E3C1190" w14:textId="77777777" w:rsidR="006B59B2" w:rsidRDefault="00C166E0" w:rsidP="00312F38">
            <w:pPr>
              <w:pStyle w:val="Header"/>
              <w:tabs>
                <w:tab w:val="clear" w:pos="4536"/>
                <w:tab w:val="clear" w:pos="9072"/>
                <w:tab w:val="left" w:pos="567"/>
                <w:tab w:val="left" w:pos="1560"/>
                <w:tab w:val="left" w:pos="1843"/>
              </w:tabs>
              <w:jc w:val="center"/>
            </w:pPr>
            <w:r>
              <w:t>25/08/2014</w:t>
            </w:r>
          </w:p>
        </w:tc>
        <w:tc>
          <w:tcPr>
            <w:tcW w:w="1417" w:type="dxa"/>
            <w:tcBorders>
              <w:top w:val="nil"/>
              <w:bottom w:val="nil"/>
            </w:tcBorders>
            <w:vAlign w:val="center"/>
          </w:tcPr>
          <w:p w14:paraId="717AB12E" w14:textId="77777777" w:rsidR="006B59B2" w:rsidRDefault="00C166E0" w:rsidP="00312F38">
            <w:pPr>
              <w:pStyle w:val="Header"/>
              <w:tabs>
                <w:tab w:val="clear" w:pos="4536"/>
                <w:tab w:val="clear" w:pos="9072"/>
                <w:tab w:val="left" w:pos="567"/>
                <w:tab w:val="left" w:pos="1560"/>
                <w:tab w:val="left" w:pos="1843"/>
              </w:tabs>
              <w:jc w:val="center"/>
            </w:pPr>
            <w:r>
              <w:t>SFL</w:t>
            </w:r>
          </w:p>
        </w:tc>
        <w:tc>
          <w:tcPr>
            <w:tcW w:w="6305" w:type="dxa"/>
            <w:tcBorders>
              <w:top w:val="nil"/>
              <w:bottom w:val="nil"/>
              <w:right w:val="single" w:sz="4" w:space="0" w:color="auto"/>
            </w:tcBorders>
            <w:vAlign w:val="center"/>
          </w:tcPr>
          <w:p w14:paraId="0AEC12D2" w14:textId="77777777" w:rsidR="006B59B2" w:rsidRDefault="00A861FB" w:rsidP="00312F38">
            <w:pPr>
              <w:pStyle w:val="Header"/>
              <w:tabs>
                <w:tab w:val="clear" w:pos="4536"/>
                <w:tab w:val="clear" w:pos="9072"/>
                <w:tab w:val="left" w:pos="567"/>
                <w:tab w:val="left" w:pos="1560"/>
                <w:tab w:val="left" w:pos="1843"/>
              </w:tabs>
            </w:pPr>
            <w:r>
              <w:t>Management of motor stage status at the end of emergency braking sequence.</w:t>
            </w:r>
          </w:p>
        </w:tc>
      </w:tr>
      <w:tr w:rsidR="005D3B84" w14:paraId="7401AACC" w14:textId="77777777" w:rsidTr="0041157A">
        <w:trPr>
          <w:trHeight w:val="325"/>
          <w:jc w:val="center"/>
          <w:ins w:id="11" w:author="Sabine Flechelle" w:date="2014-12-09T14:39:00Z"/>
        </w:trPr>
        <w:tc>
          <w:tcPr>
            <w:tcW w:w="1062" w:type="dxa"/>
            <w:tcBorders>
              <w:top w:val="nil"/>
              <w:left w:val="single" w:sz="4" w:space="0" w:color="auto"/>
              <w:bottom w:val="nil"/>
            </w:tcBorders>
            <w:vAlign w:val="center"/>
          </w:tcPr>
          <w:p w14:paraId="643781FD" w14:textId="063D7853" w:rsidR="005D3B84" w:rsidRDefault="005D3B84" w:rsidP="00312F38">
            <w:pPr>
              <w:pStyle w:val="Header"/>
              <w:tabs>
                <w:tab w:val="clear" w:pos="4536"/>
                <w:tab w:val="clear" w:pos="9072"/>
                <w:tab w:val="left" w:pos="567"/>
                <w:tab w:val="left" w:pos="1560"/>
                <w:tab w:val="left" w:pos="1843"/>
              </w:tabs>
              <w:jc w:val="center"/>
              <w:rPr>
                <w:ins w:id="12" w:author="Sabine Flechelle" w:date="2014-12-09T14:39:00Z"/>
              </w:rPr>
            </w:pPr>
            <w:ins w:id="13" w:author="Sabine Flechelle" w:date="2014-12-09T14:41:00Z">
              <w:r>
                <w:t>167019</w:t>
              </w:r>
            </w:ins>
          </w:p>
        </w:tc>
        <w:tc>
          <w:tcPr>
            <w:tcW w:w="1276" w:type="dxa"/>
            <w:tcBorders>
              <w:top w:val="nil"/>
              <w:bottom w:val="nil"/>
            </w:tcBorders>
            <w:vAlign w:val="center"/>
          </w:tcPr>
          <w:p w14:paraId="4082C28B" w14:textId="3265CB85" w:rsidR="005D3B84" w:rsidRDefault="005D3B84" w:rsidP="00312F38">
            <w:pPr>
              <w:pStyle w:val="Header"/>
              <w:tabs>
                <w:tab w:val="clear" w:pos="4536"/>
                <w:tab w:val="clear" w:pos="9072"/>
                <w:tab w:val="left" w:pos="567"/>
                <w:tab w:val="left" w:pos="1560"/>
                <w:tab w:val="left" w:pos="1843"/>
              </w:tabs>
              <w:jc w:val="center"/>
              <w:rPr>
                <w:ins w:id="14" w:author="Sabine Flechelle" w:date="2014-12-09T14:39:00Z"/>
              </w:rPr>
            </w:pPr>
            <w:ins w:id="15" w:author="Sabine Flechelle" w:date="2014-12-09T14:40:00Z">
              <w:r>
                <w:t>09/12/2014</w:t>
              </w:r>
            </w:ins>
          </w:p>
        </w:tc>
        <w:tc>
          <w:tcPr>
            <w:tcW w:w="1417" w:type="dxa"/>
            <w:tcBorders>
              <w:top w:val="nil"/>
              <w:bottom w:val="nil"/>
            </w:tcBorders>
            <w:vAlign w:val="center"/>
          </w:tcPr>
          <w:p w14:paraId="736E1D18" w14:textId="7F0236DD" w:rsidR="005D3B84" w:rsidRDefault="005D3B84" w:rsidP="00312F38">
            <w:pPr>
              <w:pStyle w:val="Header"/>
              <w:tabs>
                <w:tab w:val="clear" w:pos="4536"/>
                <w:tab w:val="clear" w:pos="9072"/>
                <w:tab w:val="left" w:pos="567"/>
                <w:tab w:val="left" w:pos="1560"/>
                <w:tab w:val="left" w:pos="1843"/>
              </w:tabs>
              <w:jc w:val="center"/>
              <w:rPr>
                <w:ins w:id="16" w:author="Sabine Flechelle" w:date="2014-12-09T14:39:00Z"/>
              </w:rPr>
            </w:pPr>
            <w:ins w:id="17" w:author="Sabine Flechelle" w:date="2014-12-09T14:39:00Z">
              <w:r>
                <w:t>SFL</w:t>
              </w:r>
            </w:ins>
          </w:p>
        </w:tc>
        <w:tc>
          <w:tcPr>
            <w:tcW w:w="6305" w:type="dxa"/>
            <w:tcBorders>
              <w:top w:val="nil"/>
              <w:bottom w:val="nil"/>
              <w:right w:val="single" w:sz="4" w:space="0" w:color="auto"/>
            </w:tcBorders>
            <w:vAlign w:val="center"/>
          </w:tcPr>
          <w:p w14:paraId="625F1050" w14:textId="3B1BBE71" w:rsidR="005D3B84" w:rsidRDefault="005D3B84" w:rsidP="00312F38">
            <w:pPr>
              <w:pStyle w:val="Header"/>
              <w:tabs>
                <w:tab w:val="clear" w:pos="4536"/>
                <w:tab w:val="clear" w:pos="9072"/>
                <w:tab w:val="left" w:pos="567"/>
                <w:tab w:val="left" w:pos="1560"/>
                <w:tab w:val="left" w:pos="1843"/>
              </w:tabs>
              <w:rPr>
                <w:ins w:id="18" w:author="Sabine Flechelle" w:date="2014-12-09T14:39:00Z"/>
              </w:rPr>
            </w:pPr>
            <w:ins w:id="19" w:author="Sabine Flechelle" w:date="2014-12-09T14:39:00Z">
              <w:r>
                <w:t>Little corrections about new BMM interface</w:t>
              </w:r>
            </w:ins>
            <w:ins w:id="20" w:author="Sabine Flechelle" w:date="2014-12-09T14:40:00Z">
              <w:r>
                <w:t>.</w:t>
              </w:r>
            </w:ins>
          </w:p>
        </w:tc>
      </w:tr>
      <w:tr w:rsidR="00FD73BB" w14:paraId="186E124F" w14:textId="77777777" w:rsidTr="0041157A">
        <w:trPr>
          <w:trHeight w:val="325"/>
          <w:jc w:val="center"/>
          <w:ins w:id="21" w:author="Sabine Flechelle" w:date="2015-08-21T11:00:00Z"/>
        </w:trPr>
        <w:tc>
          <w:tcPr>
            <w:tcW w:w="1062" w:type="dxa"/>
            <w:tcBorders>
              <w:top w:val="nil"/>
              <w:left w:val="single" w:sz="4" w:space="0" w:color="auto"/>
              <w:bottom w:val="nil"/>
            </w:tcBorders>
            <w:vAlign w:val="center"/>
          </w:tcPr>
          <w:p w14:paraId="3801FA4B" w14:textId="51C10F01" w:rsidR="00FD73BB" w:rsidRDefault="00FD73BB" w:rsidP="00312F38">
            <w:pPr>
              <w:pStyle w:val="Header"/>
              <w:tabs>
                <w:tab w:val="clear" w:pos="4536"/>
                <w:tab w:val="clear" w:pos="9072"/>
                <w:tab w:val="left" w:pos="567"/>
                <w:tab w:val="left" w:pos="1560"/>
                <w:tab w:val="left" w:pos="1843"/>
              </w:tabs>
              <w:jc w:val="center"/>
              <w:rPr>
                <w:ins w:id="22" w:author="Sabine Flechelle" w:date="2015-08-21T11:00:00Z"/>
              </w:rPr>
            </w:pPr>
            <w:ins w:id="23" w:author="Sabine Flechelle" w:date="2015-08-21T11:00:00Z">
              <w:r>
                <w:t>215620</w:t>
              </w:r>
            </w:ins>
          </w:p>
        </w:tc>
        <w:tc>
          <w:tcPr>
            <w:tcW w:w="1276" w:type="dxa"/>
            <w:tcBorders>
              <w:top w:val="nil"/>
              <w:bottom w:val="nil"/>
            </w:tcBorders>
            <w:vAlign w:val="center"/>
          </w:tcPr>
          <w:p w14:paraId="3EEBEC75" w14:textId="76697CF1" w:rsidR="00FD73BB" w:rsidRDefault="00FD73BB" w:rsidP="00312F38">
            <w:pPr>
              <w:pStyle w:val="Header"/>
              <w:tabs>
                <w:tab w:val="clear" w:pos="4536"/>
                <w:tab w:val="clear" w:pos="9072"/>
                <w:tab w:val="left" w:pos="567"/>
                <w:tab w:val="left" w:pos="1560"/>
                <w:tab w:val="left" w:pos="1843"/>
              </w:tabs>
              <w:jc w:val="center"/>
              <w:rPr>
                <w:ins w:id="24" w:author="Sabine Flechelle" w:date="2015-08-21T11:00:00Z"/>
              </w:rPr>
            </w:pPr>
            <w:ins w:id="25" w:author="Sabine Flechelle" w:date="2015-08-21T11:00:00Z">
              <w:r>
                <w:t>21/08/2015</w:t>
              </w:r>
            </w:ins>
          </w:p>
        </w:tc>
        <w:tc>
          <w:tcPr>
            <w:tcW w:w="1417" w:type="dxa"/>
            <w:tcBorders>
              <w:top w:val="nil"/>
              <w:bottom w:val="nil"/>
            </w:tcBorders>
            <w:vAlign w:val="center"/>
          </w:tcPr>
          <w:p w14:paraId="7BDB1CD7" w14:textId="47EB12C0" w:rsidR="00FD73BB" w:rsidRDefault="00FD73BB" w:rsidP="00312F38">
            <w:pPr>
              <w:pStyle w:val="Header"/>
              <w:tabs>
                <w:tab w:val="clear" w:pos="4536"/>
                <w:tab w:val="clear" w:pos="9072"/>
                <w:tab w:val="left" w:pos="567"/>
                <w:tab w:val="left" w:pos="1560"/>
                <w:tab w:val="left" w:pos="1843"/>
              </w:tabs>
              <w:jc w:val="center"/>
              <w:rPr>
                <w:ins w:id="26" w:author="Sabine Flechelle" w:date="2015-08-21T11:00:00Z"/>
              </w:rPr>
            </w:pPr>
            <w:ins w:id="27" w:author="Sabine Flechelle" w:date="2015-08-21T11:00:00Z">
              <w:r>
                <w:t>SFL</w:t>
              </w:r>
            </w:ins>
          </w:p>
        </w:tc>
        <w:tc>
          <w:tcPr>
            <w:tcW w:w="6305" w:type="dxa"/>
            <w:tcBorders>
              <w:top w:val="nil"/>
              <w:bottom w:val="nil"/>
              <w:right w:val="single" w:sz="4" w:space="0" w:color="auto"/>
            </w:tcBorders>
            <w:vAlign w:val="center"/>
          </w:tcPr>
          <w:p w14:paraId="1FEE6A3B" w14:textId="71ADB5E7" w:rsidR="00FD73BB" w:rsidRDefault="00FD73BB" w:rsidP="00312F38">
            <w:pPr>
              <w:pStyle w:val="Header"/>
              <w:tabs>
                <w:tab w:val="clear" w:pos="4536"/>
                <w:tab w:val="clear" w:pos="9072"/>
                <w:tab w:val="left" w:pos="567"/>
                <w:tab w:val="left" w:pos="1560"/>
                <w:tab w:val="left" w:pos="1843"/>
              </w:tabs>
              <w:rPr>
                <w:ins w:id="28" w:author="Sabine Flechelle" w:date="2015-08-21T11:00:00Z"/>
              </w:rPr>
            </w:pPr>
            <w:bookmarkStart w:id="29" w:name="_GoBack"/>
            <w:bookmarkEnd w:id="29"/>
            <w:ins w:id="30" w:author="Sabine Flechelle" w:date="2015-08-21T11:00:00Z">
              <w:r>
                <w:t>For standard current regulation steps, clamp motor command to zero to avoid change of sign.</w:t>
              </w:r>
            </w:ins>
          </w:p>
        </w:tc>
      </w:tr>
      <w:tr w:rsidR="006B59B2" w14:paraId="05608814" w14:textId="77777777" w:rsidTr="0041157A">
        <w:trPr>
          <w:trHeight w:val="325"/>
          <w:jc w:val="center"/>
        </w:trPr>
        <w:tc>
          <w:tcPr>
            <w:tcW w:w="1062" w:type="dxa"/>
            <w:tcBorders>
              <w:top w:val="nil"/>
              <w:left w:val="single" w:sz="4" w:space="0" w:color="auto"/>
              <w:bottom w:val="nil"/>
            </w:tcBorders>
            <w:vAlign w:val="center"/>
          </w:tcPr>
          <w:p w14:paraId="5591D6F9" w14:textId="77777777" w:rsidR="006B59B2" w:rsidRDefault="006B59B2" w:rsidP="00312F38">
            <w:pPr>
              <w:pStyle w:val="Header"/>
              <w:tabs>
                <w:tab w:val="clear" w:pos="4536"/>
                <w:tab w:val="clear" w:pos="9072"/>
                <w:tab w:val="left" w:pos="567"/>
                <w:tab w:val="left" w:pos="1560"/>
                <w:tab w:val="left" w:pos="1843"/>
              </w:tabs>
              <w:jc w:val="center"/>
            </w:pPr>
          </w:p>
        </w:tc>
        <w:tc>
          <w:tcPr>
            <w:tcW w:w="1276" w:type="dxa"/>
            <w:tcBorders>
              <w:top w:val="nil"/>
              <w:bottom w:val="nil"/>
            </w:tcBorders>
            <w:vAlign w:val="center"/>
          </w:tcPr>
          <w:p w14:paraId="56F10105" w14:textId="77777777" w:rsidR="006B59B2" w:rsidRDefault="006B59B2" w:rsidP="00312F38">
            <w:pPr>
              <w:pStyle w:val="Header"/>
              <w:tabs>
                <w:tab w:val="clear" w:pos="4536"/>
                <w:tab w:val="clear" w:pos="9072"/>
                <w:tab w:val="left" w:pos="567"/>
                <w:tab w:val="left" w:pos="1560"/>
                <w:tab w:val="left" w:pos="1843"/>
              </w:tabs>
              <w:jc w:val="center"/>
            </w:pPr>
          </w:p>
        </w:tc>
        <w:tc>
          <w:tcPr>
            <w:tcW w:w="1417" w:type="dxa"/>
            <w:tcBorders>
              <w:top w:val="nil"/>
              <w:bottom w:val="nil"/>
            </w:tcBorders>
            <w:vAlign w:val="center"/>
          </w:tcPr>
          <w:p w14:paraId="76C1129A" w14:textId="77777777" w:rsidR="006B59B2" w:rsidRDefault="006B59B2" w:rsidP="00312F38">
            <w:pPr>
              <w:pStyle w:val="Header"/>
              <w:tabs>
                <w:tab w:val="clear" w:pos="4536"/>
                <w:tab w:val="clear" w:pos="9072"/>
                <w:tab w:val="left" w:pos="567"/>
                <w:tab w:val="left" w:pos="1560"/>
                <w:tab w:val="left" w:pos="1843"/>
              </w:tabs>
              <w:jc w:val="center"/>
            </w:pPr>
          </w:p>
        </w:tc>
        <w:tc>
          <w:tcPr>
            <w:tcW w:w="6305" w:type="dxa"/>
            <w:tcBorders>
              <w:top w:val="nil"/>
              <w:bottom w:val="nil"/>
              <w:right w:val="single" w:sz="4" w:space="0" w:color="auto"/>
            </w:tcBorders>
            <w:vAlign w:val="center"/>
          </w:tcPr>
          <w:p w14:paraId="67F38C76" w14:textId="77777777" w:rsidR="006B59B2" w:rsidRDefault="006B59B2" w:rsidP="00312F38">
            <w:pPr>
              <w:pStyle w:val="Header"/>
              <w:tabs>
                <w:tab w:val="clear" w:pos="4536"/>
                <w:tab w:val="clear" w:pos="9072"/>
                <w:tab w:val="left" w:pos="567"/>
                <w:tab w:val="left" w:pos="1560"/>
                <w:tab w:val="left" w:pos="1843"/>
              </w:tabs>
            </w:pPr>
          </w:p>
        </w:tc>
      </w:tr>
      <w:tr w:rsidR="006B59B2" w14:paraId="061F786A" w14:textId="77777777" w:rsidTr="0041157A">
        <w:trPr>
          <w:trHeight w:val="325"/>
          <w:jc w:val="center"/>
        </w:trPr>
        <w:tc>
          <w:tcPr>
            <w:tcW w:w="1062" w:type="dxa"/>
            <w:tcBorders>
              <w:top w:val="nil"/>
              <w:left w:val="single" w:sz="4" w:space="0" w:color="auto"/>
              <w:bottom w:val="nil"/>
            </w:tcBorders>
            <w:vAlign w:val="center"/>
          </w:tcPr>
          <w:p w14:paraId="63510862" w14:textId="77777777" w:rsidR="006B59B2" w:rsidRDefault="006B59B2" w:rsidP="00312F38">
            <w:pPr>
              <w:pStyle w:val="Header"/>
              <w:tabs>
                <w:tab w:val="clear" w:pos="4536"/>
                <w:tab w:val="clear" w:pos="9072"/>
                <w:tab w:val="left" w:pos="567"/>
                <w:tab w:val="left" w:pos="1560"/>
                <w:tab w:val="left" w:pos="1843"/>
              </w:tabs>
              <w:jc w:val="center"/>
            </w:pPr>
          </w:p>
        </w:tc>
        <w:tc>
          <w:tcPr>
            <w:tcW w:w="1276" w:type="dxa"/>
            <w:tcBorders>
              <w:top w:val="nil"/>
              <w:bottom w:val="nil"/>
            </w:tcBorders>
            <w:vAlign w:val="center"/>
          </w:tcPr>
          <w:p w14:paraId="36BB7C62" w14:textId="77777777" w:rsidR="006B59B2" w:rsidRDefault="006B59B2" w:rsidP="00312F38">
            <w:pPr>
              <w:pStyle w:val="Header"/>
              <w:tabs>
                <w:tab w:val="clear" w:pos="4536"/>
                <w:tab w:val="clear" w:pos="9072"/>
                <w:tab w:val="left" w:pos="567"/>
                <w:tab w:val="left" w:pos="1560"/>
                <w:tab w:val="left" w:pos="1843"/>
              </w:tabs>
              <w:jc w:val="center"/>
            </w:pPr>
          </w:p>
        </w:tc>
        <w:tc>
          <w:tcPr>
            <w:tcW w:w="1417" w:type="dxa"/>
            <w:tcBorders>
              <w:top w:val="nil"/>
              <w:bottom w:val="nil"/>
            </w:tcBorders>
            <w:vAlign w:val="center"/>
          </w:tcPr>
          <w:p w14:paraId="519F7AD7" w14:textId="77777777" w:rsidR="006B59B2" w:rsidRDefault="006B59B2" w:rsidP="00312F38">
            <w:pPr>
              <w:pStyle w:val="Header"/>
              <w:tabs>
                <w:tab w:val="clear" w:pos="4536"/>
                <w:tab w:val="clear" w:pos="9072"/>
                <w:tab w:val="left" w:pos="567"/>
                <w:tab w:val="left" w:pos="1560"/>
                <w:tab w:val="left" w:pos="1843"/>
              </w:tabs>
              <w:jc w:val="center"/>
            </w:pPr>
          </w:p>
        </w:tc>
        <w:tc>
          <w:tcPr>
            <w:tcW w:w="6305" w:type="dxa"/>
            <w:tcBorders>
              <w:top w:val="nil"/>
              <w:bottom w:val="nil"/>
              <w:right w:val="single" w:sz="4" w:space="0" w:color="auto"/>
            </w:tcBorders>
            <w:vAlign w:val="center"/>
          </w:tcPr>
          <w:p w14:paraId="6E386FA1" w14:textId="77777777" w:rsidR="006B59B2" w:rsidRDefault="006B59B2" w:rsidP="00312F38">
            <w:pPr>
              <w:pStyle w:val="Header"/>
              <w:tabs>
                <w:tab w:val="clear" w:pos="4536"/>
                <w:tab w:val="clear" w:pos="9072"/>
                <w:tab w:val="left" w:pos="567"/>
                <w:tab w:val="left" w:pos="1560"/>
                <w:tab w:val="left" w:pos="1843"/>
              </w:tabs>
            </w:pPr>
          </w:p>
        </w:tc>
      </w:tr>
      <w:tr w:rsidR="006B59B2" w14:paraId="155218E2" w14:textId="77777777" w:rsidTr="0041157A">
        <w:trPr>
          <w:trHeight w:val="325"/>
          <w:jc w:val="center"/>
        </w:trPr>
        <w:tc>
          <w:tcPr>
            <w:tcW w:w="1062" w:type="dxa"/>
            <w:tcBorders>
              <w:top w:val="nil"/>
              <w:left w:val="single" w:sz="4" w:space="0" w:color="auto"/>
              <w:bottom w:val="nil"/>
            </w:tcBorders>
            <w:vAlign w:val="center"/>
          </w:tcPr>
          <w:p w14:paraId="005B36FB" w14:textId="77777777" w:rsidR="006B59B2" w:rsidRDefault="006B59B2" w:rsidP="00312F38">
            <w:pPr>
              <w:pStyle w:val="Header"/>
              <w:tabs>
                <w:tab w:val="clear" w:pos="4536"/>
                <w:tab w:val="clear" w:pos="9072"/>
                <w:tab w:val="left" w:pos="567"/>
                <w:tab w:val="left" w:pos="1560"/>
                <w:tab w:val="left" w:pos="1843"/>
              </w:tabs>
              <w:jc w:val="center"/>
            </w:pPr>
          </w:p>
        </w:tc>
        <w:tc>
          <w:tcPr>
            <w:tcW w:w="1276" w:type="dxa"/>
            <w:tcBorders>
              <w:top w:val="nil"/>
              <w:bottom w:val="nil"/>
            </w:tcBorders>
            <w:vAlign w:val="center"/>
          </w:tcPr>
          <w:p w14:paraId="4658DEB3" w14:textId="77777777" w:rsidR="006B59B2" w:rsidRDefault="006B59B2" w:rsidP="00312F38">
            <w:pPr>
              <w:pStyle w:val="Header"/>
              <w:tabs>
                <w:tab w:val="clear" w:pos="4536"/>
                <w:tab w:val="clear" w:pos="9072"/>
                <w:tab w:val="left" w:pos="567"/>
                <w:tab w:val="left" w:pos="1560"/>
                <w:tab w:val="left" w:pos="1843"/>
              </w:tabs>
              <w:jc w:val="center"/>
            </w:pPr>
          </w:p>
        </w:tc>
        <w:tc>
          <w:tcPr>
            <w:tcW w:w="1417" w:type="dxa"/>
            <w:tcBorders>
              <w:top w:val="nil"/>
              <w:bottom w:val="nil"/>
            </w:tcBorders>
            <w:vAlign w:val="center"/>
          </w:tcPr>
          <w:p w14:paraId="5A64569D" w14:textId="77777777" w:rsidR="006B59B2" w:rsidRDefault="006B59B2" w:rsidP="00312F38">
            <w:pPr>
              <w:pStyle w:val="Header"/>
              <w:tabs>
                <w:tab w:val="clear" w:pos="4536"/>
                <w:tab w:val="clear" w:pos="9072"/>
                <w:tab w:val="left" w:pos="567"/>
                <w:tab w:val="left" w:pos="1560"/>
                <w:tab w:val="left" w:pos="1843"/>
              </w:tabs>
              <w:jc w:val="center"/>
            </w:pPr>
          </w:p>
        </w:tc>
        <w:tc>
          <w:tcPr>
            <w:tcW w:w="6305" w:type="dxa"/>
            <w:tcBorders>
              <w:top w:val="nil"/>
              <w:bottom w:val="nil"/>
              <w:right w:val="single" w:sz="4" w:space="0" w:color="auto"/>
            </w:tcBorders>
            <w:vAlign w:val="center"/>
          </w:tcPr>
          <w:p w14:paraId="565BA83D" w14:textId="77777777" w:rsidR="006B59B2" w:rsidRDefault="006B59B2" w:rsidP="00312F38">
            <w:pPr>
              <w:pStyle w:val="Header"/>
              <w:tabs>
                <w:tab w:val="clear" w:pos="4536"/>
                <w:tab w:val="clear" w:pos="9072"/>
                <w:tab w:val="left" w:pos="567"/>
                <w:tab w:val="left" w:pos="1560"/>
                <w:tab w:val="left" w:pos="1843"/>
              </w:tabs>
            </w:pPr>
          </w:p>
        </w:tc>
      </w:tr>
      <w:tr w:rsidR="006B59B2" w14:paraId="2F5D5F6E" w14:textId="77777777" w:rsidTr="0041157A">
        <w:trPr>
          <w:trHeight w:val="325"/>
          <w:jc w:val="center"/>
        </w:trPr>
        <w:tc>
          <w:tcPr>
            <w:tcW w:w="1062" w:type="dxa"/>
            <w:tcBorders>
              <w:top w:val="nil"/>
              <w:left w:val="single" w:sz="4" w:space="0" w:color="auto"/>
              <w:bottom w:val="nil"/>
            </w:tcBorders>
            <w:vAlign w:val="center"/>
          </w:tcPr>
          <w:p w14:paraId="09915F16" w14:textId="77777777" w:rsidR="006B59B2" w:rsidRDefault="006B59B2" w:rsidP="00312F38">
            <w:pPr>
              <w:pStyle w:val="Header"/>
              <w:tabs>
                <w:tab w:val="clear" w:pos="4536"/>
                <w:tab w:val="clear" w:pos="9072"/>
                <w:tab w:val="left" w:pos="567"/>
                <w:tab w:val="left" w:pos="1560"/>
                <w:tab w:val="left" w:pos="1843"/>
              </w:tabs>
              <w:jc w:val="center"/>
            </w:pPr>
          </w:p>
        </w:tc>
        <w:tc>
          <w:tcPr>
            <w:tcW w:w="1276" w:type="dxa"/>
            <w:tcBorders>
              <w:top w:val="nil"/>
              <w:bottom w:val="nil"/>
            </w:tcBorders>
            <w:vAlign w:val="center"/>
          </w:tcPr>
          <w:p w14:paraId="28F97F53" w14:textId="77777777" w:rsidR="006B59B2" w:rsidRDefault="006B59B2" w:rsidP="00312F38">
            <w:pPr>
              <w:pStyle w:val="Header"/>
              <w:tabs>
                <w:tab w:val="clear" w:pos="4536"/>
                <w:tab w:val="clear" w:pos="9072"/>
                <w:tab w:val="left" w:pos="567"/>
                <w:tab w:val="left" w:pos="1560"/>
                <w:tab w:val="left" w:pos="1843"/>
              </w:tabs>
              <w:jc w:val="center"/>
            </w:pPr>
          </w:p>
        </w:tc>
        <w:tc>
          <w:tcPr>
            <w:tcW w:w="1417" w:type="dxa"/>
            <w:tcBorders>
              <w:top w:val="nil"/>
              <w:bottom w:val="nil"/>
            </w:tcBorders>
            <w:vAlign w:val="center"/>
          </w:tcPr>
          <w:p w14:paraId="06964CB3" w14:textId="77777777" w:rsidR="006B59B2" w:rsidRDefault="006B59B2" w:rsidP="00312F38">
            <w:pPr>
              <w:pStyle w:val="Header"/>
              <w:tabs>
                <w:tab w:val="clear" w:pos="4536"/>
                <w:tab w:val="clear" w:pos="9072"/>
                <w:tab w:val="left" w:pos="567"/>
                <w:tab w:val="left" w:pos="1560"/>
                <w:tab w:val="left" w:pos="1843"/>
              </w:tabs>
              <w:jc w:val="center"/>
            </w:pPr>
          </w:p>
        </w:tc>
        <w:tc>
          <w:tcPr>
            <w:tcW w:w="6305" w:type="dxa"/>
            <w:tcBorders>
              <w:top w:val="nil"/>
              <w:bottom w:val="nil"/>
              <w:right w:val="single" w:sz="4" w:space="0" w:color="auto"/>
            </w:tcBorders>
            <w:vAlign w:val="center"/>
          </w:tcPr>
          <w:p w14:paraId="4F0935AF" w14:textId="77777777" w:rsidR="006B59B2" w:rsidRDefault="006B59B2" w:rsidP="00312F38">
            <w:pPr>
              <w:pStyle w:val="Header"/>
              <w:tabs>
                <w:tab w:val="clear" w:pos="4536"/>
                <w:tab w:val="clear" w:pos="9072"/>
                <w:tab w:val="left" w:pos="567"/>
                <w:tab w:val="left" w:pos="1560"/>
                <w:tab w:val="left" w:pos="1843"/>
              </w:tabs>
            </w:pPr>
          </w:p>
        </w:tc>
      </w:tr>
      <w:tr w:rsidR="006B59B2" w14:paraId="1D855E63" w14:textId="77777777" w:rsidTr="0041157A">
        <w:trPr>
          <w:trHeight w:val="325"/>
          <w:jc w:val="center"/>
        </w:trPr>
        <w:tc>
          <w:tcPr>
            <w:tcW w:w="1062" w:type="dxa"/>
            <w:tcBorders>
              <w:top w:val="nil"/>
              <w:left w:val="single" w:sz="4" w:space="0" w:color="auto"/>
              <w:bottom w:val="single" w:sz="4" w:space="0" w:color="auto"/>
            </w:tcBorders>
            <w:vAlign w:val="center"/>
          </w:tcPr>
          <w:p w14:paraId="2C22C52C" w14:textId="77777777" w:rsidR="006B59B2" w:rsidRDefault="006B59B2" w:rsidP="00312F38">
            <w:pPr>
              <w:pStyle w:val="Header"/>
              <w:tabs>
                <w:tab w:val="clear" w:pos="4536"/>
                <w:tab w:val="clear" w:pos="9072"/>
                <w:tab w:val="left" w:pos="567"/>
                <w:tab w:val="left" w:pos="1560"/>
                <w:tab w:val="left" w:pos="1843"/>
              </w:tabs>
              <w:jc w:val="center"/>
            </w:pPr>
          </w:p>
        </w:tc>
        <w:tc>
          <w:tcPr>
            <w:tcW w:w="1276" w:type="dxa"/>
            <w:tcBorders>
              <w:top w:val="nil"/>
              <w:bottom w:val="single" w:sz="4" w:space="0" w:color="auto"/>
            </w:tcBorders>
            <w:vAlign w:val="center"/>
          </w:tcPr>
          <w:p w14:paraId="4CF2E407" w14:textId="77777777" w:rsidR="006B59B2" w:rsidRDefault="006B59B2" w:rsidP="00312F38">
            <w:pPr>
              <w:pStyle w:val="Header"/>
              <w:tabs>
                <w:tab w:val="clear" w:pos="4536"/>
                <w:tab w:val="clear" w:pos="9072"/>
                <w:tab w:val="left" w:pos="567"/>
                <w:tab w:val="left" w:pos="1560"/>
                <w:tab w:val="left" w:pos="1843"/>
              </w:tabs>
              <w:jc w:val="center"/>
            </w:pPr>
          </w:p>
        </w:tc>
        <w:tc>
          <w:tcPr>
            <w:tcW w:w="1417" w:type="dxa"/>
            <w:tcBorders>
              <w:top w:val="nil"/>
              <w:bottom w:val="single" w:sz="4" w:space="0" w:color="auto"/>
            </w:tcBorders>
            <w:vAlign w:val="center"/>
          </w:tcPr>
          <w:p w14:paraId="1D22BF7B" w14:textId="77777777" w:rsidR="006B59B2" w:rsidRDefault="006B59B2" w:rsidP="00312F38">
            <w:pPr>
              <w:pStyle w:val="Header"/>
              <w:tabs>
                <w:tab w:val="clear" w:pos="4536"/>
                <w:tab w:val="clear" w:pos="9072"/>
                <w:tab w:val="left" w:pos="567"/>
                <w:tab w:val="left" w:pos="1560"/>
                <w:tab w:val="left" w:pos="1843"/>
              </w:tabs>
              <w:jc w:val="center"/>
            </w:pPr>
          </w:p>
        </w:tc>
        <w:tc>
          <w:tcPr>
            <w:tcW w:w="6305" w:type="dxa"/>
            <w:tcBorders>
              <w:top w:val="nil"/>
              <w:bottom w:val="single" w:sz="4" w:space="0" w:color="auto"/>
              <w:right w:val="single" w:sz="4" w:space="0" w:color="auto"/>
            </w:tcBorders>
            <w:vAlign w:val="center"/>
          </w:tcPr>
          <w:p w14:paraId="59188A7A" w14:textId="77777777" w:rsidR="006B59B2" w:rsidRDefault="006B59B2" w:rsidP="00312F38">
            <w:pPr>
              <w:pStyle w:val="Header"/>
              <w:tabs>
                <w:tab w:val="clear" w:pos="4536"/>
                <w:tab w:val="clear" w:pos="9072"/>
                <w:tab w:val="left" w:pos="567"/>
                <w:tab w:val="left" w:pos="1560"/>
                <w:tab w:val="left" w:pos="1843"/>
              </w:tabs>
            </w:pPr>
          </w:p>
        </w:tc>
      </w:tr>
    </w:tbl>
    <w:p w14:paraId="2082BD4E" w14:textId="77777777" w:rsidR="006B59B2" w:rsidRDefault="006B59B2" w:rsidP="006B59B2">
      <w:pPr>
        <w:pStyle w:val="Header"/>
        <w:tabs>
          <w:tab w:val="clear" w:pos="4536"/>
          <w:tab w:val="clear" w:pos="9072"/>
          <w:tab w:val="left" w:pos="567"/>
          <w:tab w:val="left" w:pos="1560"/>
          <w:tab w:val="left" w:pos="1843"/>
        </w:tabs>
      </w:pPr>
    </w:p>
    <w:p w14:paraId="52A51BCC" w14:textId="77777777" w:rsidR="006B59B2" w:rsidRDefault="006B59B2" w:rsidP="006B59B2">
      <w:pPr>
        <w:pStyle w:val="Header"/>
        <w:tabs>
          <w:tab w:val="clear" w:pos="4536"/>
          <w:tab w:val="clear" w:pos="9072"/>
          <w:tab w:val="left" w:pos="567"/>
          <w:tab w:val="left" w:pos="1560"/>
          <w:tab w:val="left" w:pos="1843"/>
        </w:tabs>
      </w:pPr>
    </w:p>
    <w:p w14:paraId="23283F5F" w14:textId="77777777" w:rsidR="006B59B2" w:rsidRPr="005070D3" w:rsidRDefault="006B59B2" w:rsidP="006B59B2">
      <w:pPr>
        <w:pStyle w:val="Header"/>
        <w:tabs>
          <w:tab w:val="clear" w:pos="4536"/>
          <w:tab w:val="clear" w:pos="9072"/>
          <w:tab w:val="left" w:pos="567"/>
          <w:tab w:val="left" w:pos="1560"/>
          <w:tab w:val="left" w:pos="1843"/>
        </w:tabs>
        <w:rPr>
          <w:lang w:val="fr-FR"/>
        </w:rPr>
      </w:pPr>
      <w:r w:rsidRPr="005070D3">
        <w:rPr>
          <w:lang w:val="fr-FR"/>
        </w:rPr>
        <w:t xml:space="preserve">This document contains </w:t>
      </w:r>
      <w:r w:rsidRPr="00492DF6">
        <w:rPr>
          <w:b/>
          <w:lang w:val="en-US"/>
        </w:rPr>
        <w:fldChar w:fldCharType="begin"/>
      </w:r>
      <w:r w:rsidRPr="005070D3">
        <w:rPr>
          <w:b/>
          <w:lang w:val="fr-FR"/>
        </w:rPr>
        <w:instrText xml:space="preserve"> NUMPAGES  \* MERGEFORMAT </w:instrText>
      </w:r>
      <w:r w:rsidRPr="00492DF6">
        <w:rPr>
          <w:b/>
          <w:lang w:val="en-US"/>
        </w:rPr>
        <w:fldChar w:fldCharType="separate"/>
      </w:r>
      <w:r w:rsidR="00834BB3">
        <w:rPr>
          <w:b/>
          <w:noProof/>
          <w:lang w:val="fr-FR"/>
        </w:rPr>
        <w:t>93</w:t>
      </w:r>
      <w:r w:rsidRPr="00492DF6">
        <w:rPr>
          <w:b/>
          <w:lang w:val="en-US"/>
        </w:rPr>
        <w:fldChar w:fldCharType="end"/>
      </w:r>
      <w:r w:rsidRPr="005070D3">
        <w:rPr>
          <w:b/>
          <w:lang w:val="fr-FR"/>
        </w:rPr>
        <w:t xml:space="preserve"> </w:t>
      </w:r>
      <w:r w:rsidRPr="005070D3">
        <w:rPr>
          <w:lang w:val="fr-FR"/>
        </w:rPr>
        <w:t>pages.</w:t>
      </w:r>
    </w:p>
    <w:p w14:paraId="5A13E651" w14:textId="77777777" w:rsidR="00000ECC" w:rsidRPr="00B7625F" w:rsidRDefault="00000ECC" w:rsidP="006B59B2">
      <w:pPr>
        <w:pStyle w:val="Header"/>
        <w:tabs>
          <w:tab w:val="clear" w:pos="4536"/>
          <w:tab w:val="clear" w:pos="9072"/>
          <w:tab w:val="left" w:pos="567"/>
          <w:tab w:val="left" w:pos="1560"/>
          <w:tab w:val="left" w:pos="1843"/>
        </w:tabs>
        <w:rPr>
          <w:lang w:val="fr-FR"/>
        </w:rPr>
      </w:pPr>
    </w:p>
    <w:p w14:paraId="4877A437" w14:textId="77777777" w:rsidR="006B59B2" w:rsidRDefault="006B59B2" w:rsidP="00000ECC">
      <w:pPr>
        <w:rPr>
          <w:lang w:val="fr-FR"/>
        </w:rPr>
      </w:pPr>
      <w:r w:rsidRPr="00B7625F">
        <w:rPr>
          <w:lang w:val="fr-FR"/>
        </w:rPr>
        <w:br w:type="page"/>
      </w:r>
    </w:p>
    <w:p w14:paraId="30E3B650" w14:textId="77777777" w:rsidR="006B59B2" w:rsidRPr="00AF6367" w:rsidRDefault="006B59B2" w:rsidP="006B59B2">
      <w:pPr>
        <w:jc w:val="center"/>
        <w:rPr>
          <w:b/>
          <w:caps/>
          <w:sz w:val="24"/>
          <w:u w:val="single"/>
          <w:lang w:val="fr-FR"/>
        </w:rPr>
      </w:pPr>
      <w:r w:rsidRPr="00AF6367">
        <w:rPr>
          <w:b/>
          <w:caps/>
          <w:sz w:val="24"/>
          <w:u w:val="single"/>
          <w:lang w:val="fr-FR"/>
        </w:rPr>
        <w:lastRenderedPageBreak/>
        <w:t>CONTENTS</w:t>
      </w:r>
    </w:p>
    <w:p w14:paraId="2AD5D6DB" w14:textId="77777777" w:rsidR="00120442" w:rsidRDefault="000A4ECB">
      <w:pPr>
        <w:pStyle w:val="TOC1"/>
        <w:tabs>
          <w:tab w:val="left" w:pos="600"/>
          <w:tab w:val="right" w:leader="dot" w:pos="9628"/>
        </w:tabs>
        <w:rPr>
          <w:rFonts w:asciiTheme="minorHAnsi" w:eastAsiaTheme="minorEastAsia" w:hAnsiTheme="minorHAnsi" w:cstheme="minorBidi"/>
          <w:b w:val="0"/>
          <w:caps w:val="0"/>
          <w:noProof/>
          <w:sz w:val="22"/>
          <w:szCs w:val="22"/>
          <w:lang w:val="fr-FR" w:eastAsia="fr-FR"/>
        </w:rPr>
      </w:pPr>
      <w:r>
        <w:fldChar w:fldCharType="begin"/>
      </w:r>
      <w:r w:rsidRPr="00B7625F">
        <w:rPr>
          <w:lang w:val="fr-FR"/>
        </w:rPr>
        <w:instrText xml:space="preserve"> TOC \o "1-4" </w:instrText>
      </w:r>
      <w:r>
        <w:fldChar w:fldCharType="separate"/>
      </w:r>
      <w:r w:rsidR="00120442" w:rsidRPr="0041157A">
        <w:rPr>
          <w:noProof/>
          <w:lang w:val="fr-FR"/>
        </w:rPr>
        <w:t>1.</w:t>
      </w:r>
      <w:r w:rsidR="00120442">
        <w:rPr>
          <w:rFonts w:asciiTheme="minorHAnsi" w:eastAsiaTheme="minorEastAsia" w:hAnsiTheme="minorHAnsi" w:cstheme="minorBidi"/>
          <w:b w:val="0"/>
          <w:caps w:val="0"/>
          <w:noProof/>
          <w:sz w:val="22"/>
          <w:szCs w:val="22"/>
          <w:lang w:val="fr-FR" w:eastAsia="fr-FR"/>
        </w:rPr>
        <w:tab/>
      </w:r>
      <w:r w:rsidR="00120442" w:rsidRPr="0041157A">
        <w:rPr>
          <w:noProof/>
          <w:lang w:val="fr-FR"/>
        </w:rPr>
        <w:t>Documentation</w:t>
      </w:r>
      <w:r w:rsidR="00120442" w:rsidRPr="0041157A">
        <w:rPr>
          <w:noProof/>
          <w:lang w:val="fr-FR"/>
        </w:rPr>
        <w:tab/>
      </w:r>
      <w:r w:rsidR="00120442">
        <w:rPr>
          <w:noProof/>
        </w:rPr>
        <w:fldChar w:fldCharType="begin"/>
      </w:r>
      <w:r w:rsidR="00120442" w:rsidRPr="0041157A">
        <w:rPr>
          <w:noProof/>
          <w:lang w:val="fr-FR"/>
        </w:rPr>
        <w:instrText xml:space="preserve"> PAGEREF _Toc396742483 \h </w:instrText>
      </w:r>
      <w:r w:rsidR="00120442">
        <w:rPr>
          <w:noProof/>
        </w:rPr>
      </w:r>
      <w:r w:rsidR="00120442">
        <w:rPr>
          <w:noProof/>
        </w:rPr>
        <w:fldChar w:fldCharType="separate"/>
      </w:r>
      <w:r w:rsidR="00120442" w:rsidRPr="0041157A">
        <w:rPr>
          <w:noProof/>
          <w:lang w:val="fr-FR"/>
        </w:rPr>
        <w:t>5</w:t>
      </w:r>
      <w:r w:rsidR="00120442">
        <w:rPr>
          <w:noProof/>
        </w:rPr>
        <w:fldChar w:fldCharType="end"/>
      </w:r>
    </w:p>
    <w:p w14:paraId="68A06773" w14:textId="77777777" w:rsidR="00120442" w:rsidRPr="00FA6C1E" w:rsidRDefault="00120442">
      <w:pPr>
        <w:pStyle w:val="TOC2"/>
        <w:tabs>
          <w:tab w:val="left" w:pos="600"/>
          <w:tab w:val="right" w:leader="dot" w:pos="9628"/>
        </w:tabs>
        <w:rPr>
          <w:rFonts w:asciiTheme="minorHAnsi" w:eastAsiaTheme="minorEastAsia" w:hAnsiTheme="minorHAnsi" w:cstheme="minorBidi"/>
          <w:b w:val="0"/>
          <w:sz w:val="22"/>
          <w:szCs w:val="22"/>
          <w:lang w:val="en-US" w:eastAsia="fr-FR"/>
          <w:rPrChange w:id="31" w:author="Sabine Flechelle" w:date="2015-09-28T13:32:00Z">
            <w:rPr>
              <w:rFonts w:asciiTheme="minorHAnsi" w:eastAsiaTheme="minorEastAsia" w:hAnsiTheme="minorHAnsi" w:cstheme="minorBidi"/>
              <w:b w:val="0"/>
              <w:sz w:val="22"/>
              <w:szCs w:val="22"/>
              <w:lang w:val="fr-FR" w:eastAsia="fr-FR"/>
            </w:rPr>
          </w:rPrChange>
        </w:rPr>
      </w:pPr>
      <w:r w:rsidRPr="00FA6C1E">
        <w:rPr>
          <w:lang w:val="en-US"/>
          <w:rPrChange w:id="32" w:author="Sabine Flechelle" w:date="2015-09-28T13:32:00Z">
            <w:rPr>
              <w:lang w:val="fr-FR"/>
            </w:rPr>
          </w:rPrChange>
        </w:rPr>
        <w:t>1.1.</w:t>
      </w:r>
      <w:r w:rsidRPr="00FA6C1E">
        <w:rPr>
          <w:rFonts w:asciiTheme="minorHAnsi" w:eastAsiaTheme="minorEastAsia" w:hAnsiTheme="minorHAnsi" w:cstheme="minorBidi"/>
          <w:b w:val="0"/>
          <w:sz w:val="22"/>
          <w:szCs w:val="22"/>
          <w:lang w:val="en-US" w:eastAsia="fr-FR"/>
          <w:rPrChange w:id="33" w:author="Sabine Flechelle" w:date="2015-09-28T13:32:00Z">
            <w:rPr>
              <w:rFonts w:asciiTheme="minorHAnsi" w:eastAsiaTheme="minorEastAsia" w:hAnsiTheme="minorHAnsi" w:cstheme="minorBidi"/>
              <w:b w:val="0"/>
              <w:sz w:val="22"/>
              <w:szCs w:val="22"/>
              <w:lang w:val="fr-FR" w:eastAsia="fr-FR"/>
            </w:rPr>
          </w:rPrChange>
        </w:rPr>
        <w:tab/>
      </w:r>
      <w:r w:rsidRPr="00FA6C1E">
        <w:rPr>
          <w:lang w:val="en-US"/>
          <w:rPrChange w:id="34" w:author="Sabine Flechelle" w:date="2015-09-28T13:32:00Z">
            <w:rPr>
              <w:lang w:val="fr-FR"/>
            </w:rPr>
          </w:rPrChange>
        </w:rPr>
        <w:t>Upper level relevant documents</w:t>
      </w:r>
      <w:r w:rsidRPr="00FA6C1E">
        <w:rPr>
          <w:lang w:val="en-US"/>
          <w:rPrChange w:id="35" w:author="Sabine Flechelle" w:date="2015-09-28T13:32:00Z">
            <w:rPr>
              <w:lang w:val="fr-FR"/>
            </w:rPr>
          </w:rPrChange>
        </w:rPr>
        <w:tab/>
      </w:r>
      <w:r>
        <w:fldChar w:fldCharType="begin"/>
      </w:r>
      <w:r w:rsidRPr="00FA6C1E">
        <w:rPr>
          <w:lang w:val="en-US"/>
          <w:rPrChange w:id="36" w:author="Sabine Flechelle" w:date="2015-09-28T13:32:00Z">
            <w:rPr>
              <w:lang w:val="fr-FR"/>
            </w:rPr>
          </w:rPrChange>
        </w:rPr>
        <w:instrText xml:space="preserve"> PAGEREF _Toc396742484 \h </w:instrText>
      </w:r>
      <w:r>
        <w:fldChar w:fldCharType="separate"/>
      </w:r>
      <w:r w:rsidRPr="00FA6C1E">
        <w:rPr>
          <w:lang w:val="en-US"/>
          <w:rPrChange w:id="37" w:author="Sabine Flechelle" w:date="2015-09-28T13:32:00Z">
            <w:rPr>
              <w:lang w:val="fr-FR"/>
            </w:rPr>
          </w:rPrChange>
        </w:rPr>
        <w:t>5</w:t>
      </w:r>
      <w:r>
        <w:fldChar w:fldCharType="end"/>
      </w:r>
    </w:p>
    <w:p w14:paraId="6CAD8316" w14:textId="77777777" w:rsidR="00120442" w:rsidRPr="0041157A" w:rsidRDefault="00120442">
      <w:pPr>
        <w:pStyle w:val="TOC2"/>
        <w:tabs>
          <w:tab w:val="left" w:pos="600"/>
          <w:tab w:val="right" w:leader="dot" w:pos="9628"/>
        </w:tabs>
        <w:rPr>
          <w:rFonts w:asciiTheme="minorHAnsi" w:eastAsiaTheme="minorEastAsia" w:hAnsiTheme="minorHAnsi" w:cstheme="minorBidi"/>
          <w:b w:val="0"/>
          <w:sz w:val="22"/>
          <w:szCs w:val="22"/>
          <w:lang w:val="en-US" w:eastAsia="fr-FR"/>
          <w:rPrChange w:id="38" w:author="Sabine Flechelle" w:date="2014-12-09T14:20:00Z">
            <w:rPr>
              <w:rFonts w:asciiTheme="minorHAnsi" w:eastAsiaTheme="minorEastAsia" w:hAnsiTheme="minorHAnsi" w:cstheme="minorBidi"/>
              <w:b w:val="0"/>
              <w:sz w:val="22"/>
              <w:szCs w:val="22"/>
              <w:lang w:val="fr-FR" w:eastAsia="fr-FR"/>
            </w:rPr>
          </w:rPrChange>
        </w:rPr>
      </w:pPr>
      <w:r>
        <w:t>1.2.</w:t>
      </w:r>
      <w:r w:rsidRPr="0041157A">
        <w:rPr>
          <w:rFonts w:asciiTheme="minorHAnsi" w:eastAsiaTheme="minorEastAsia" w:hAnsiTheme="minorHAnsi" w:cstheme="minorBidi"/>
          <w:b w:val="0"/>
          <w:sz w:val="22"/>
          <w:szCs w:val="22"/>
          <w:lang w:val="en-US" w:eastAsia="fr-FR"/>
          <w:rPrChange w:id="39" w:author="Sabine Flechelle" w:date="2014-12-09T14:20:00Z">
            <w:rPr>
              <w:rFonts w:asciiTheme="minorHAnsi" w:eastAsiaTheme="minorEastAsia" w:hAnsiTheme="minorHAnsi" w:cstheme="minorBidi"/>
              <w:b w:val="0"/>
              <w:sz w:val="22"/>
              <w:szCs w:val="22"/>
              <w:lang w:val="fr-FR" w:eastAsia="fr-FR"/>
            </w:rPr>
          </w:rPrChange>
        </w:rPr>
        <w:tab/>
      </w:r>
      <w:r>
        <w:t>Design Specification documents</w:t>
      </w:r>
      <w:r>
        <w:tab/>
      </w:r>
      <w:r>
        <w:fldChar w:fldCharType="begin"/>
      </w:r>
      <w:r>
        <w:instrText xml:space="preserve"> PAGEREF _Toc396742485 \h </w:instrText>
      </w:r>
      <w:r>
        <w:fldChar w:fldCharType="separate"/>
      </w:r>
      <w:r>
        <w:t>5</w:t>
      </w:r>
      <w:r>
        <w:fldChar w:fldCharType="end"/>
      </w:r>
    </w:p>
    <w:p w14:paraId="578ADACD" w14:textId="77777777" w:rsidR="00120442" w:rsidRPr="0041157A" w:rsidRDefault="00120442">
      <w:pPr>
        <w:pStyle w:val="TOC2"/>
        <w:tabs>
          <w:tab w:val="left" w:pos="600"/>
          <w:tab w:val="right" w:leader="dot" w:pos="9628"/>
        </w:tabs>
        <w:rPr>
          <w:rFonts w:asciiTheme="minorHAnsi" w:eastAsiaTheme="minorEastAsia" w:hAnsiTheme="minorHAnsi" w:cstheme="minorBidi"/>
          <w:b w:val="0"/>
          <w:sz w:val="22"/>
          <w:szCs w:val="22"/>
          <w:lang w:val="en-US" w:eastAsia="fr-FR"/>
          <w:rPrChange w:id="40" w:author="Sabine Flechelle" w:date="2014-12-09T14:20:00Z">
            <w:rPr>
              <w:rFonts w:asciiTheme="minorHAnsi" w:eastAsiaTheme="minorEastAsia" w:hAnsiTheme="minorHAnsi" w:cstheme="minorBidi"/>
              <w:b w:val="0"/>
              <w:sz w:val="22"/>
              <w:szCs w:val="22"/>
              <w:lang w:val="fr-FR" w:eastAsia="fr-FR"/>
            </w:rPr>
          </w:rPrChange>
        </w:rPr>
      </w:pPr>
      <w:r>
        <w:t>1.3.</w:t>
      </w:r>
      <w:r w:rsidRPr="0041157A">
        <w:rPr>
          <w:rFonts w:asciiTheme="minorHAnsi" w:eastAsiaTheme="minorEastAsia" w:hAnsiTheme="minorHAnsi" w:cstheme="minorBidi"/>
          <w:b w:val="0"/>
          <w:sz w:val="22"/>
          <w:szCs w:val="22"/>
          <w:lang w:val="en-US" w:eastAsia="fr-FR"/>
          <w:rPrChange w:id="41" w:author="Sabine Flechelle" w:date="2014-12-09T14:20:00Z">
            <w:rPr>
              <w:rFonts w:asciiTheme="minorHAnsi" w:eastAsiaTheme="minorEastAsia" w:hAnsiTheme="minorHAnsi" w:cstheme="minorBidi"/>
              <w:b w:val="0"/>
              <w:sz w:val="22"/>
              <w:szCs w:val="22"/>
              <w:lang w:val="fr-FR" w:eastAsia="fr-FR"/>
            </w:rPr>
          </w:rPrChange>
        </w:rPr>
        <w:tab/>
      </w:r>
      <w:r>
        <w:t>Other documents</w:t>
      </w:r>
      <w:r>
        <w:tab/>
      </w:r>
      <w:r>
        <w:fldChar w:fldCharType="begin"/>
      </w:r>
      <w:r>
        <w:instrText xml:space="preserve"> PAGEREF _Toc396742486 \h </w:instrText>
      </w:r>
      <w:r>
        <w:fldChar w:fldCharType="separate"/>
      </w:r>
      <w:r>
        <w:t>5</w:t>
      </w:r>
      <w:r>
        <w:fldChar w:fldCharType="end"/>
      </w:r>
    </w:p>
    <w:p w14:paraId="04F8D566" w14:textId="77777777" w:rsidR="00120442" w:rsidRPr="0041157A" w:rsidRDefault="00120442">
      <w:pPr>
        <w:pStyle w:val="TOC2"/>
        <w:tabs>
          <w:tab w:val="left" w:pos="600"/>
          <w:tab w:val="right" w:leader="dot" w:pos="9628"/>
        </w:tabs>
        <w:rPr>
          <w:rFonts w:asciiTheme="minorHAnsi" w:eastAsiaTheme="minorEastAsia" w:hAnsiTheme="minorHAnsi" w:cstheme="minorBidi"/>
          <w:b w:val="0"/>
          <w:sz w:val="22"/>
          <w:szCs w:val="22"/>
          <w:lang w:val="en-US" w:eastAsia="fr-FR"/>
          <w:rPrChange w:id="42" w:author="Sabine Flechelle" w:date="2014-12-09T14:20:00Z">
            <w:rPr>
              <w:rFonts w:asciiTheme="minorHAnsi" w:eastAsiaTheme="minorEastAsia" w:hAnsiTheme="minorHAnsi" w:cstheme="minorBidi"/>
              <w:b w:val="0"/>
              <w:sz w:val="22"/>
              <w:szCs w:val="22"/>
              <w:lang w:val="fr-FR" w:eastAsia="fr-FR"/>
            </w:rPr>
          </w:rPrChange>
        </w:rPr>
      </w:pPr>
      <w:r>
        <w:t>1.4.</w:t>
      </w:r>
      <w:r w:rsidRPr="0041157A">
        <w:rPr>
          <w:rFonts w:asciiTheme="minorHAnsi" w:eastAsiaTheme="minorEastAsia" w:hAnsiTheme="minorHAnsi" w:cstheme="minorBidi"/>
          <w:b w:val="0"/>
          <w:sz w:val="22"/>
          <w:szCs w:val="22"/>
          <w:lang w:val="en-US" w:eastAsia="fr-FR"/>
          <w:rPrChange w:id="43" w:author="Sabine Flechelle" w:date="2014-12-09T14:20:00Z">
            <w:rPr>
              <w:rFonts w:asciiTheme="minorHAnsi" w:eastAsiaTheme="minorEastAsia" w:hAnsiTheme="minorHAnsi" w:cstheme="minorBidi"/>
              <w:b w:val="0"/>
              <w:sz w:val="22"/>
              <w:szCs w:val="22"/>
              <w:lang w:val="fr-FR" w:eastAsia="fr-FR"/>
            </w:rPr>
          </w:rPrChange>
        </w:rPr>
        <w:tab/>
      </w:r>
      <w:r>
        <w:t>Glossary and definition</w:t>
      </w:r>
      <w:r>
        <w:tab/>
      </w:r>
      <w:r>
        <w:fldChar w:fldCharType="begin"/>
      </w:r>
      <w:r>
        <w:instrText xml:space="preserve"> PAGEREF _Toc396742487 \h </w:instrText>
      </w:r>
      <w:r>
        <w:fldChar w:fldCharType="separate"/>
      </w:r>
      <w:r>
        <w:t>5</w:t>
      </w:r>
      <w:r>
        <w:fldChar w:fldCharType="end"/>
      </w:r>
    </w:p>
    <w:p w14:paraId="591F653F" w14:textId="77777777" w:rsidR="00120442" w:rsidRPr="0041157A" w:rsidRDefault="00120442">
      <w:pPr>
        <w:pStyle w:val="TOC1"/>
        <w:tabs>
          <w:tab w:val="left" w:pos="600"/>
          <w:tab w:val="right" w:leader="dot" w:pos="9628"/>
        </w:tabs>
        <w:rPr>
          <w:rFonts w:asciiTheme="minorHAnsi" w:eastAsiaTheme="minorEastAsia" w:hAnsiTheme="minorHAnsi" w:cstheme="minorBidi"/>
          <w:b w:val="0"/>
          <w:caps w:val="0"/>
          <w:noProof/>
          <w:sz w:val="22"/>
          <w:szCs w:val="22"/>
          <w:lang w:val="en-US" w:eastAsia="fr-FR"/>
          <w:rPrChange w:id="44" w:author="Sabine Flechelle" w:date="2014-12-09T14:20:00Z">
            <w:rPr>
              <w:rFonts w:asciiTheme="minorHAnsi" w:eastAsiaTheme="minorEastAsia" w:hAnsiTheme="minorHAnsi" w:cstheme="minorBidi"/>
              <w:b w:val="0"/>
              <w:caps w:val="0"/>
              <w:noProof/>
              <w:sz w:val="22"/>
              <w:szCs w:val="22"/>
              <w:lang w:val="fr-FR" w:eastAsia="fr-FR"/>
            </w:rPr>
          </w:rPrChange>
        </w:rPr>
      </w:pPr>
      <w:r>
        <w:rPr>
          <w:noProof/>
        </w:rPr>
        <w:t>2.</w:t>
      </w:r>
      <w:r w:rsidRPr="0041157A">
        <w:rPr>
          <w:rFonts w:asciiTheme="minorHAnsi" w:eastAsiaTheme="minorEastAsia" w:hAnsiTheme="minorHAnsi" w:cstheme="minorBidi"/>
          <w:b w:val="0"/>
          <w:caps w:val="0"/>
          <w:noProof/>
          <w:sz w:val="22"/>
          <w:szCs w:val="22"/>
          <w:lang w:val="en-US" w:eastAsia="fr-FR"/>
          <w:rPrChange w:id="45" w:author="Sabine Flechelle" w:date="2014-12-09T14:20:00Z">
            <w:rPr>
              <w:rFonts w:asciiTheme="minorHAnsi" w:eastAsiaTheme="minorEastAsia" w:hAnsiTheme="minorHAnsi" w:cstheme="minorBidi"/>
              <w:b w:val="0"/>
              <w:caps w:val="0"/>
              <w:noProof/>
              <w:sz w:val="22"/>
              <w:szCs w:val="22"/>
              <w:lang w:val="fr-FR" w:eastAsia="fr-FR"/>
            </w:rPr>
          </w:rPrChange>
        </w:rPr>
        <w:tab/>
      </w:r>
      <w:r>
        <w:rPr>
          <w:noProof/>
        </w:rPr>
        <w:t>overview</w:t>
      </w:r>
      <w:r>
        <w:rPr>
          <w:noProof/>
        </w:rPr>
        <w:tab/>
      </w:r>
      <w:r>
        <w:rPr>
          <w:noProof/>
        </w:rPr>
        <w:fldChar w:fldCharType="begin"/>
      </w:r>
      <w:r>
        <w:rPr>
          <w:noProof/>
        </w:rPr>
        <w:instrText xml:space="preserve"> PAGEREF _Toc396742488 \h </w:instrText>
      </w:r>
      <w:r>
        <w:rPr>
          <w:noProof/>
        </w:rPr>
      </w:r>
      <w:r>
        <w:rPr>
          <w:noProof/>
        </w:rPr>
        <w:fldChar w:fldCharType="separate"/>
      </w:r>
      <w:r>
        <w:rPr>
          <w:noProof/>
        </w:rPr>
        <w:t>6</w:t>
      </w:r>
      <w:r>
        <w:rPr>
          <w:noProof/>
        </w:rPr>
        <w:fldChar w:fldCharType="end"/>
      </w:r>
    </w:p>
    <w:p w14:paraId="247C0EC2" w14:textId="77777777" w:rsidR="00120442" w:rsidRPr="0041157A" w:rsidRDefault="00120442">
      <w:pPr>
        <w:pStyle w:val="TOC2"/>
        <w:tabs>
          <w:tab w:val="left" w:pos="600"/>
          <w:tab w:val="right" w:leader="dot" w:pos="9628"/>
        </w:tabs>
        <w:rPr>
          <w:rFonts w:asciiTheme="minorHAnsi" w:eastAsiaTheme="minorEastAsia" w:hAnsiTheme="minorHAnsi" w:cstheme="minorBidi"/>
          <w:b w:val="0"/>
          <w:sz w:val="22"/>
          <w:szCs w:val="22"/>
          <w:lang w:val="en-US" w:eastAsia="fr-FR"/>
        </w:rPr>
      </w:pPr>
      <w:r>
        <w:t>2.1.</w:t>
      </w:r>
      <w:r w:rsidRPr="0041157A">
        <w:rPr>
          <w:rFonts w:asciiTheme="minorHAnsi" w:eastAsiaTheme="minorEastAsia" w:hAnsiTheme="minorHAnsi" w:cstheme="minorBidi"/>
          <w:b w:val="0"/>
          <w:sz w:val="22"/>
          <w:szCs w:val="22"/>
          <w:lang w:val="en-US" w:eastAsia="fr-FR"/>
        </w:rPr>
        <w:tab/>
      </w:r>
      <w:r>
        <w:t>Description of the component</w:t>
      </w:r>
      <w:r>
        <w:tab/>
      </w:r>
      <w:r>
        <w:fldChar w:fldCharType="begin"/>
      </w:r>
      <w:r>
        <w:instrText xml:space="preserve"> PAGEREF _Toc396742489 \h </w:instrText>
      </w:r>
      <w:r>
        <w:fldChar w:fldCharType="separate"/>
      </w:r>
      <w:r>
        <w:t>6</w:t>
      </w:r>
      <w:r>
        <w:fldChar w:fldCharType="end"/>
      </w:r>
    </w:p>
    <w:p w14:paraId="464EFF65" w14:textId="77777777" w:rsidR="00120442" w:rsidRPr="0041157A" w:rsidRDefault="00120442">
      <w:pPr>
        <w:pStyle w:val="TOC2"/>
        <w:tabs>
          <w:tab w:val="left" w:pos="600"/>
          <w:tab w:val="right" w:leader="dot" w:pos="9628"/>
        </w:tabs>
        <w:rPr>
          <w:rFonts w:asciiTheme="minorHAnsi" w:eastAsiaTheme="minorEastAsia" w:hAnsiTheme="minorHAnsi" w:cstheme="minorBidi"/>
          <w:b w:val="0"/>
          <w:sz w:val="22"/>
          <w:szCs w:val="22"/>
          <w:lang w:val="en-US" w:eastAsia="fr-FR"/>
        </w:rPr>
      </w:pPr>
      <w:r>
        <w:t>2.2.</w:t>
      </w:r>
      <w:r w:rsidRPr="0041157A">
        <w:rPr>
          <w:rFonts w:asciiTheme="minorHAnsi" w:eastAsiaTheme="minorEastAsia" w:hAnsiTheme="minorHAnsi" w:cstheme="minorBidi"/>
          <w:b w:val="0"/>
          <w:sz w:val="22"/>
          <w:szCs w:val="22"/>
          <w:lang w:val="en-US" w:eastAsia="fr-FR"/>
        </w:rPr>
        <w:tab/>
      </w:r>
      <w:r>
        <w:t>Context diagram</w:t>
      </w:r>
      <w:r>
        <w:tab/>
      </w:r>
      <w:r>
        <w:fldChar w:fldCharType="begin"/>
      </w:r>
      <w:r>
        <w:instrText xml:space="preserve"> PAGEREF _Toc396742490 \h </w:instrText>
      </w:r>
      <w:r>
        <w:fldChar w:fldCharType="separate"/>
      </w:r>
      <w:r>
        <w:t>7</w:t>
      </w:r>
      <w:r>
        <w:fldChar w:fldCharType="end"/>
      </w:r>
    </w:p>
    <w:p w14:paraId="5FA89424" w14:textId="77777777" w:rsidR="00120442" w:rsidRPr="0041157A" w:rsidRDefault="00120442">
      <w:pPr>
        <w:pStyle w:val="TOC1"/>
        <w:tabs>
          <w:tab w:val="left" w:pos="600"/>
          <w:tab w:val="right" w:leader="dot" w:pos="9628"/>
        </w:tabs>
        <w:rPr>
          <w:rFonts w:asciiTheme="minorHAnsi" w:eastAsiaTheme="minorEastAsia" w:hAnsiTheme="minorHAnsi" w:cstheme="minorBidi"/>
          <w:b w:val="0"/>
          <w:caps w:val="0"/>
          <w:noProof/>
          <w:sz w:val="22"/>
          <w:szCs w:val="22"/>
          <w:lang w:val="en-US" w:eastAsia="fr-FR"/>
        </w:rPr>
      </w:pPr>
      <w:r>
        <w:rPr>
          <w:noProof/>
        </w:rPr>
        <w:t>3.</w:t>
      </w:r>
      <w:r w:rsidRPr="0041157A">
        <w:rPr>
          <w:rFonts w:asciiTheme="minorHAnsi" w:eastAsiaTheme="minorEastAsia" w:hAnsiTheme="minorHAnsi" w:cstheme="minorBidi"/>
          <w:b w:val="0"/>
          <w:caps w:val="0"/>
          <w:noProof/>
          <w:sz w:val="22"/>
          <w:szCs w:val="22"/>
          <w:lang w:val="en-US" w:eastAsia="fr-FR"/>
        </w:rPr>
        <w:tab/>
      </w:r>
      <w:r>
        <w:rPr>
          <w:noProof/>
        </w:rPr>
        <w:t>software interface</w:t>
      </w:r>
      <w:r>
        <w:rPr>
          <w:noProof/>
        </w:rPr>
        <w:tab/>
      </w:r>
      <w:r>
        <w:rPr>
          <w:noProof/>
        </w:rPr>
        <w:fldChar w:fldCharType="begin"/>
      </w:r>
      <w:r>
        <w:rPr>
          <w:noProof/>
        </w:rPr>
        <w:instrText xml:space="preserve"> PAGEREF _Toc396742491 \h </w:instrText>
      </w:r>
      <w:r>
        <w:rPr>
          <w:noProof/>
        </w:rPr>
      </w:r>
      <w:r>
        <w:rPr>
          <w:noProof/>
        </w:rPr>
        <w:fldChar w:fldCharType="separate"/>
      </w:r>
      <w:r>
        <w:rPr>
          <w:noProof/>
        </w:rPr>
        <w:t>8</w:t>
      </w:r>
      <w:r>
        <w:rPr>
          <w:noProof/>
        </w:rPr>
        <w:fldChar w:fldCharType="end"/>
      </w:r>
    </w:p>
    <w:p w14:paraId="614809BC" w14:textId="77777777" w:rsidR="00120442" w:rsidRPr="0041157A" w:rsidRDefault="00120442">
      <w:pPr>
        <w:pStyle w:val="TOC2"/>
        <w:tabs>
          <w:tab w:val="left" w:pos="600"/>
          <w:tab w:val="right" w:leader="dot" w:pos="9628"/>
        </w:tabs>
        <w:rPr>
          <w:rFonts w:asciiTheme="minorHAnsi" w:eastAsiaTheme="minorEastAsia" w:hAnsiTheme="minorHAnsi" w:cstheme="minorBidi"/>
          <w:b w:val="0"/>
          <w:sz w:val="22"/>
          <w:szCs w:val="22"/>
          <w:lang w:val="en-US" w:eastAsia="fr-FR"/>
        </w:rPr>
      </w:pPr>
      <w:r>
        <w:t>3.1.</w:t>
      </w:r>
      <w:r w:rsidRPr="0041157A">
        <w:rPr>
          <w:rFonts w:asciiTheme="minorHAnsi" w:eastAsiaTheme="minorEastAsia" w:hAnsiTheme="minorHAnsi" w:cstheme="minorBidi"/>
          <w:b w:val="0"/>
          <w:sz w:val="22"/>
          <w:szCs w:val="22"/>
          <w:lang w:val="en-US" w:eastAsia="fr-FR"/>
        </w:rPr>
        <w:tab/>
      </w:r>
      <w:r>
        <w:t>Diagrams</w:t>
      </w:r>
      <w:r>
        <w:tab/>
      </w:r>
      <w:r>
        <w:fldChar w:fldCharType="begin"/>
      </w:r>
      <w:r>
        <w:instrText xml:space="preserve"> PAGEREF _Toc396742492 \h </w:instrText>
      </w:r>
      <w:r>
        <w:fldChar w:fldCharType="separate"/>
      </w:r>
      <w:r>
        <w:t>8</w:t>
      </w:r>
      <w:r>
        <w:fldChar w:fldCharType="end"/>
      </w:r>
    </w:p>
    <w:p w14:paraId="23AA5747" w14:textId="77777777" w:rsidR="00120442" w:rsidRPr="0041157A" w:rsidRDefault="00120442">
      <w:pPr>
        <w:pStyle w:val="TOC2"/>
        <w:tabs>
          <w:tab w:val="left" w:pos="600"/>
          <w:tab w:val="right" w:leader="dot" w:pos="9628"/>
        </w:tabs>
        <w:rPr>
          <w:rFonts w:asciiTheme="minorHAnsi" w:eastAsiaTheme="minorEastAsia" w:hAnsiTheme="minorHAnsi" w:cstheme="minorBidi"/>
          <w:b w:val="0"/>
          <w:sz w:val="22"/>
          <w:szCs w:val="22"/>
          <w:lang w:val="en-US" w:eastAsia="fr-FR"/>
        </w:rPr>
      </w:pPr>
      <w:r>
        <w:t>3.2.</w:t>
      </w:r>
      <w:r w:rsidRPr="0041157A">
        <w:rPr>
          <w:rFonts w:asciiTheme="minorHAnsi" w:eastAsiaTheme="minorEastAsia" w:hAnsiTheme="minorHAnsi" w:cstheme="minorBidi"/>
          <w:b w:val="0"/>
          <w:sz w:val="22"/>
          <w:szCs w:val="22"/>
          <w:lang w:val="en-US" w:eastAsia="fr-FR"/>
        </w:rPr>
        <w:tab/>
      </w:r>
      <w:r>
        <w:t>Exported functions</w:t>
      </w:r>
      <w:r>
        <w:tab/>
      </w:r>
      <w:r>
        <w:fldChar w:fldCharType="begin"/>
      </w:r>
      <w:r>
        <w:instrText xml:space="preserve"> PAGEREF _Toc396742493 \h </w:instrText>
      </w:r>
      <w:r>
        <w:fldChar w:fldCharType="separate"/>
      </w:r>
      <w:r>
        <w:t>9</w:t>
      </w:r>
      <w:r>
        <w:fldChar w:fldCharType="end"/>
      </w:r>
    </w:p>
    <w:p w14:paraId="58E2FA6F" w14:textId="77777777" w:rsidR="00120442" w:rsidRPr="0041157A" w:rsidRDefault="00120442">
      <w:pPr>
        <w:pStyle w:val="TOC3"/>
        <w:tabs>
          <w:tab w:val="left" w:pos="1100"/>
          <w:tab w:val="right" w:leader="dot" w:pos="9628"/>
        </w:tabs>
        <w:rPr>
          <w:rFonts w:asciiTheme="minorHAnsi" w:eastAsiaTheme="minorEastAsia" w:hAnsiTheme="minorHAnsi" w:cstheme="minorBidi"/>
          <w:noProof/>
          <w:sz w:val="22"/>
          <w:szCs w:val="22"/>
          <w:lang w:val="en-US" w:eastAsia="fr-FR"/>
        </w:rPr>
      </w:pPr>
      <w:r w:rsidRPr="002B47AB">
        <w:rPr>
          <w:noProof/>
        </w:rPr>
        <w:t>3.2.1.</w:t>
      </w:r>
      <w:r w:rsidRPr="0041157A">
        <w:rPr>
          <w:rFonts w:asciiTheme="minorHAnsi" w:eastAsiaTheme="minorEastAsia" w:hAnsiTheme="minorHAnsi" w:cstheme="minorBidi"/>
          <w:noProof/>
          <w:sz w:val="22"/>
          <w:szCs w:val="22"/>
          <w:lang w:val="en-US" w:eastAsia="fr-FR"/>
        </w:rPr>
        <w:tab/>
      </w:r>
      <w:r>
        <w:rPr>
          <w:noProof/>
        </w:rPr>
        <w:t xml:space="preserve">Function </w:t>
      </w:r>
      <w:r w:rsidRPr="002B47AB">
        <w:rPr>
          <w:i/>
          <w:noProof/>
        </w:rPr>
        <w:t>BFE_runScheduleStep</w:t>
      </w:r>
      <w:r>
        <w:rPr>
          <w:noProof/>
        </w:rPr>
        <w:tab/>
      </w:r>
      <w:r>
        <w:rPr>
          <w:noProof/>
        </w:rPr>
        <w:fldChar w:fldCharType="begin"/>
      </w:r>
      <w:r>
        <w:rPr>
          <w:noProof/>
        </w:rPr>
        <w:instrText xml:space="preserve"> PAGEREF _Toc396742494 \h </w:instrText>
      </w:r>
      <w:r>
        <w:rPr>
          <w:noProof/>
        </w:rPr>
      </w:r>
      <w:r>
        <w:rPr>
          <w:noProof/>
        </w:rPr>
        <w:fldChar w:fldCharType="separate"/>
      </w:r>
      <w:r>
        <w:rPr>
          <w:noProof/>
        </w:rPr>
        <w:t>9</w:t>
      </w:r>
      <w:r>
        <w:rPr>
          <w:noProof/>
        </w:rPr>
        <w:fldChar w:fldCharType="end"/>
      </w:r>
    </w:p>
    <w:p w14:paraId="16AE64A5" w14:textId="77777777" w:rsidR="00120442" w:rsidRPr="0041157A" w:rsidRDefault="00120442">
      <w:pPr>
        <w:pStyle w:val="TOC3"/>
        <w:tabs>
          <w:tab w:val="left" w:pos="1100"/>
          <w:tab w:val="right" w:leader="dot" w:pos="9628"/>
        </w:tabs>
        <w:rPr>
          <w:rFonts w:asciiTheme="minorHAnsi" w:eastAsiaTheme="minorEastAsia" w:hAnsiTheme="minorHAnsi" w:cstheme="minorBidi"/>
          <w:noProof/>
          <w:sz w:val="22"/>
          <w:szCs w:val="22"/>
          <w:lang w:val="en-US" w:eastAsia="fr-FR"/>
        </w:rPr>
      </w:pPr>
      <w:r w:rsidRPr="002B47AB">
        <w:rPr>
          <w:noProof/>
        </w:rPr>
        <w:t>3.2.2.</w:t>
      </w:r>
      <w:r w:rsidRPr="0041157A">
        <w:rPr>
          <w:rFonts w:asciiTheme="minorHAnsi" w:eastAsiaTheme="minorEastAsia" w:hAnsiTheme="minorHAnsi" w:cstheme="minorBidi"/>
          <w:noProof/>
          <w:sz w:val="22"/>
          <w:szCs w:val="22"/>
          <w:lang w:val="en-US" w:eastAsia="fr-FR"/>
        </w:rPr>
        <w:tab/>
      </w:r>
      <w:r>
        <w:rPr>
          <w:noProof/>
        </w:rPr>
        <w:t xml:space="preserve">Function </w:t>
      </w:r>
      <w:r w:rsidRPr="002B47AB">
        <w:rPr>
          <w:i/>
          <w:noProof/>
        </w:rPr>
        <w:t>BFE_runExecuteStandardSteps</w:t>
      </w:r>
      <w:r>
        <w:rPr>
          <w:noProof/>
        </w:rPr>
        <w:tab/>
      </w:r>
      <w:r>
        <w:rPr>
          <w:noProof/>
        </w:rPr>
        <w:fldChar w:fldCharType="begin"/>
      </w:r>
      <w:r>
        <w:rPr>
          <w:noProof/>
        </w:rPr>
        <w:instrText xml:space="preserve"> PAGEREF _Toc396742495 \h </w:instrText>
      </w:r>
      <w:r>
        <w:rPr>
          <w:noProof/>
        </w:rPr>
      </w:r>
      <w:r>
        <w:rPr>
          <w:noProof/>
        </w:rPr>
        <w:fldChar w:fldCharType="separate"/>
      </w:r>
      <w:r>
        <w:rPr>
          <w:noProof/>
        </w:rPr>
        <w:t>11</w:t>
      </w:r>
      <w:r>
        <w:rPr>
          <w:noProof/>
        </w:rPr>
        <w:fldChar w:fldCharType="end"/>
      </w:r>
    </w:p>
    <w:p w14:paraId="3B57CC22" w14:textId="77777777" w:rsidR="00120442" w:rsidRPr="0041157A" w:rsidRDefault="00120442">
      <w:pPr>
        <w:pStyle w:val="TOC3"/>
        <w:tabs>
          <w:tab w:val="left" w:pos="1100"/>
          <w:tab w:val="right" w:leader="dot" w:pos="9628"/>
        </w:tabs>
        <w:rPr>
          <w:rFonts w:asciiTheme="minorHAnsi" w:eastAsiaTheme="minorEastAsia" w:hAnsiTheme="minorHAnsi" w:cstheme="minorBidi"/>
          <w:noProof/>
          <w:sz w:val="22"/>
          <w:szCs w:val="22"/>
          <w:lang w:val="en-US" w:eastAsia="fr-FR"/>
        </w:rPr>
      </w:pPr>
      <w:r w:rsidRPr="002B47AB">
        <w:rPr>
          <w:noProof/>
        </w:rPr>
        <w:t>3.2.3.</w:t>
      </w:r>
      <w:r w:rsidRPr="0041157A">
        <w:rPr>
          <w:rFonts w:asciiTheme="minorHAnsi" w:eastAsiaTheme="minorEastAsia" w:hAnsiTheme="minorHAnsi" w:cstheme="minorBidi"/>
          <w:noProof/>
          <w:sz w:val="22"/>
          <w:szCs w:val="22"/>
          <w:lang w:val="en-US" w:eastAsia="fr-FR"/>
        </w:rPr>
        <w:tab/>
      </w:r>
      <w:r>
        <w:rPr>
          <w:noProof/>
        </w:rPr>
        <w:t xml:space="preserve">Function </w:t>
      </w:r>
      <w:r w:rsidRPr="002B47AB">
        <w:rPr>
          <w:i/>
          <w:noProof/>
        </w:rPr>
        <w:t>BFE_runExecuteHighPowerStep</w:t>
      </w:r>
      <w:r>
        <w:rPr>
          <w:noProof/>
        </w:rPr>
        <w:tab/>
      </w:r>
      <w:r>
        <w:rPr>
          <w:noProof/>
        </w:rPr>
        <w:fldChar w:fldCharType="begin"/>
      </w:r>
      <w:r>
        <w:rPr>
          <w:noProof/>
        </w:rPr>
        <w:instrText xml:space="preserve"> PAGEREF _Toc396742496 \h </w:instrText>
      </w:r>
      <w:r>
        <w:rPr>
          <w:noProof/>
        </w:rPr>
      </w:r>
      <w:r>
        <w:rPr>
          <w:noProof/>
        </w:rPr>
        <w:fldChar w:fldCharType="separate"/>
      </w:r>
      <w:r>
        <w:rPr>
          <w:noProof/>
        </w:rPr>
        <w:t>13</w:t>
      </w:r>
      <w:r>
        <w:rPr>
          <w:noProof/>
        </w:rPr>
        <w:fldChar w:fldCharType="end"/>
      </w:r>
    </w:p>
    <w:p w14:paraId="323F050D" w14:textId="77777777" w:rsidR="00120442" w:rsidRPr="0041157A" w:rsidRDefault="00120442">
      <w:pPr>
        <w:pStyle w:val="TOC3"/>
        <w:tabs>
          <w:tab w:val="left" w:pos="1100"/>
          <w:tab w:val="right" w:leader="dot" w:pos="9628"/>
        </w:tabs>
        <w:rPr>
          <w:rFonts w:asciiTheme="minorHAnsi" w:eastAsiaTheme="minorEastAsia" w:hAnsiTheme="minorHAnsi" w:cstheme="minorBidi"/>
          <w:noProof/>
          <w:sz w:val="22"/>
          <w:szCs w:val="22"/>
          <w:lang w:val="en-US" w:eastAsia="fr-FR"/>
        </w:rPr>
      </w:pPr>
      <w:r w:rsidRPr="002B47AB">
        <w:rPr>
          <w:noProof/>
        </w:rPr>
        <w:t>3.2.4.</w:t>
      </w:r>
      <w:r w:rsidRPr="0041157A">
        <w:rPr>
          <w:rFonts w:asciiTheme="minorHAnsi" w:eastAsiaTheme="minorEastAsia" w:hAnsiTheme="minorHAnsi" w:cstheme="minorBidi"/>
          <w:noProof/>
          <w:sz w:val="22"/>
          <w:szCs w:val="22"/>
          <w:lang w:val="en-US" w:eastAsia="fr-FR"/>
        </w:rPr>
        <w:tab/>
      </w:r>
      <w:r>
        <w:rPr>
          <w:noProof/>
        </w:rPr>
        <w:t xml:space="preserve">Function </w:t>
      </w:r>
      <w:r w:rsidRPr="002B47AB">
        <w:rPr>
          <w:i/>
          <w:noProof/>
        </w:rPr>
        <w:t>BFE_runExecuteEmergencyBrakingSequence</w:t>
      </w:r>
      <w:r>
        <w:rPr>
          <w:noProof/>
        </w:rPr>
        <w:tab/>
      </w:r>
      <w:r>
        <w:rPr>
          <w:noProof/>
        </w:rPr>
        <w:fldChar w:fldCharType="begin"/>
      </w:r>
      <w:r>
        <w:rPr>
          <w:noProof/>
        </w:rPr>
        <w:instrText xml:space="preserve"> PAGEREF _Toc396742497 \h </w:instrText>
      </w:r>
      <w:r>
        <w:rPr>
          <w:noProof/>
        </w:rPr>
      </w:r>
      <w:r>
        <w:rPr>
          <w:noProof/>
        </w:rPr>
        <w:fldChar w:fldCharType="separate"/>
      </w:r>
      <w:r>
        <w:rPr>
          <w:noProof/>
        </w:rPr>
        <w:t>15</w:t>
      </w:r>
      <w:r>
        <w:rPr>
          <w:noProof/>
        </w:rPr>
        <w:fldChar w:fldCharType="end"/>
      </w:r>
    </w:p>
    <w:p w14:paraId="36B18F40" w14:textId="77777777" w:rsidR="00120442" w:rsidRPr="0041157A" w:rsidRDefault="00120442">
      <w:pPr>
        <w:pStyle w:val="TOC3"/>
        <w:tabs>
          <w:tab w:val="left" w:pos="1100"/>
          <w:tab w:val="right" w:leader="dot" w:pos="9628"/>
        </w:tabs>
        <w:rPr>
          <w:rFonts w:asciiTheme="minorHAnsi" w:eastAsiaTheme="minorEastAsia" w:hAnsiTheme="minorHAnsi" w:cstheme="minorBidi"/>
          <w:noProof/>
          <w:sz w:val="22"/>
          <w:szCs w:val="22"/>
          <w:lang w:val="en-US" w:eastAsia="fr-FR"/>
        </w:rPr>
      </w:pPr>
      <w:r w:rsidRPr="002B47AB">
        <w:rPr>
          <w:noProof/>
        </w:rPr>
        <w:t>3.2.5.</w:t>
      </w:r>
      <w:r w:rsidRPr="0041157A">
        <w:rPr>
          <w:rFonts w:asciiTheme="minorHAnsi" w:eastAsiaTheme="minorEastAsia" w:hAnsiTheme="minorHAnsi" w:cstheme="minorBidi"/>
          <w:noProof/>
          <w:sz w:val="22"/>
          <w:szCs w:val="22"/>
          <w:lang w:val="en-US" w:eastAsia="fr-FR"/>
        </w:rPr>
        <w:tab/>
      </w:r>
      <w:r>
        <w:rPr>
          <w:noProof/>
        </w:rPr>
        <w:t xml:space="preserve">Function </w:t>
      </w:r>
      <w:r w:rsidRPr="002B47AB">
        <w:rPr>
          <w:i/>
          <w:noProof/>
        </w:rPr>
        <w:t>BFE_runResetMotorStageStatus</w:t>
      </w:r>
      <w:r>
        <w:rPr>
          <w:noProof/>
        </w:rPr>
        <w:tab/>
      </w:r>
      <w:r>
        <w:rPr>
          <w:noProof/>
        </w:rPr>
        <w:fldChar w:fldCharType="begin"/>
      </w:r>
      <w:r>
        <w:rPr>
          <w:noProof/>
        </w:rPr>
        <w:instrText xml:space="preserve"> PAGEREF _Toc396742498 \h </w:instrText>
      </w:r>
      <w:r>
        <w:rPr>
          <w:noProof/>
        </w:rPr>
      </w:r>
      <w:r>
        <w:rPr>
          <w:noProof/>
        </w:rPr>
        <w:fldChar w:fldCharType="separate"/>
      </w:r>
      <w:r>
        <w:rPr>
          <w:noProof/>
        </w:rPr>
        <w:t>16</w:t>
      </w:r>
      <w:r>
        <w:rPr>
          <w:noProof/>
        </w:rPr>
        <w:fldChar w:fldCharType="end"/>
      </w:r>
    </w:p>
    <w:p w14:paraId="54D167AF" w14:textId="77777777" w:rsidR="00120442" w:rsidRPr="0041157A" w:rsidRDefault="00120442">
      <w:pPr>
        <w:pStyle w:val="TOC2"/>
        <w:tabs>
          <w:tab w:val="left" w:pos="600"/>
          <w:tab w:val="right" w:leader="dot" w:pos="9628"/>
        </w:tabs>
        <w:rPr>
          <w:rFonts w:asciiTheme="minorHAnsi" w:eastAsiaTheme="minorEastAsia" w:hAnsiTheme="minorHAnsi" w:cstheme="minorBidi"/>
          <w:b w:val="0"/>
          <w:sz w:val="22"/>
          <w:szCs w:val="22"/>
          <w:lang w:val="en-US" w:eastAsia="fr-FR"/>
        </w:rPr>
      </w:pPr>
      <w:r>
        <w:t>3.3.</w:t>
      </w:r>
      <w:r w:rsidRPr="0041157A">
        <w:rPr>
          <w:rFonts w:asciiTheme="minorHAnsi" w:eastAsiaTheme="minorEastAsia" w:hAnsiTheme="minorHAnsi" w:cstheme="minorBidi"/>
          <w:b w:val="0"/>
          <w:sz w:val="22"/>
          <w:szCs w:val="22"/>
          <w:lang w:val="en-US" w:eastAsia="fr-FR"/>
        </w:rPr>
        <w:tab/>
      </w:r>
      <w:r>
        <w:t>Exported variables</w:t>
      </w:r>
      <w:r>
        <w:tab/>
      </w:r>
      <w:r>
        <w:fldChar w:fldCharType="begin"/>
      </w:r>
      <w:r>
        <w:instrText xml:space="preserve"> PAGEREF _Toc396742499 \h </w:instrText>
      </w:r>
      <w:r>
        <w:fldChar w:fldCharType="separate"/>
      </w:r>
      <w:r>
        <w:t>18</w:t>
      </w:r>
      <w:r>
        <w:fldChar w:fldCharType="end"/>
      </w:r>
    </w:p>
    <w:p w14:paraId="008391D3" w14:textId="77777777" w:rsidR="00120442" w:rsidRPr="0041157A" w:rsidRDefault="00120442">
      <w:pPr>
        <w:pStyle w:val="TOC2"/>
        <w:tabs>
          <w:tab w:val="left" w:pos="600"/>
          <w:tab w:val="right" w:leader="dot" w:pos="9628"/>
        </w:tabs>
        <w:rPr>
          <w:rFonts w:asciiTheme="minorHAnsi" w:eastAsiaTheme="minorEastAsia" w:hAnsiTheme="minorHAnsi" w:cstheme="minorBidi"/>
          <w:b w:val="0"/>
          <w:sz w:val="22"/>
          <w:szCs w:val="22"/>
          <w:lang w:val="en-US" w:eastAsia="fr-FR"/>
        </w:rPr>
      </w:pPr>
      <w:r>
        <w:t>3.4.</w:t>
      </w:r>
      <w:r w:rsidRPr="0041157A">
        <w:rPr>
          <w:rFonts w:asciiTheme="minorHAnsi" w:eastAsiaTheme="minorEastAsia" w:hAnsiTheme="minorHAnsi" w:cstheme="minorBidi"/>
          <w:b w:val="0"/>
          <w:sz w:val="22"/>
          <w:szCs w:val="22"/>
          <w:lang w:val="en-US" w:eastAsia="fr-FR"/>
        </w:rPr>
        <w:tab/>
      </w:r>
      <w:r>
        <w:t>Exported constants</w:t>
      </w:r>
      <w:r>
        <w:tab/>
      </w:r>
      <w:r>
        <w:fldChar w:fldCharType="begin"/>
      </w:r>
      <w:r>
        <w:instrText xml:space="preserve"> PAGEREF _Toc396742500 \h </w:instrText>
      </w:r>
      <w:r>
        <w:fldChar w:fldCharType="separate"/>
      </w:r>
      <w:r>
        <w:t>19</w:t>
      </w:r>
      <w:r>
        <w:fldChar w:fldCharType="end"/>
      </w:r>
    </w:p>
    <w:p w14:paraId="527DF8AF" w14:textId="77777777" w:rsidR="00120442" w:rsidRPr="0041157A" w:rsidRDefault="00120442">
      <w:pPr>
        <w:pStyle w:val="TOC2"/>
        <w:tabs>
          <w:tab w:val="left" w:pos="600"/>
          <w:tab w:val="right" w:leader="dot" w:pos="9628"/>
        </w:tabs>
        <w:rPr>
          <w:rFonts w:asciiTheme="minorHAnsi" w:eastAsiaTheme="minorEastAsia" w:hAnsiTheme="minorHAnsi" w:cstheme="minorBidi"/>
          <w:b w:val="0"/>
          <w:sz w:val="22"/>
          <w:szCs w:val="22"/>
          <w:lang w:val="en-US" w:eastAsia="fr-FR"/>
        </w:rPr>
      </w:pPr>
      <w:r>
        <w:t>3.5.</w:t>
      </w:r>
      <w:r w:rsidRPr="0041157A">
        <w:rPr>
          <w:rFonts w:asciiTheme="minorHAnsi" w:eastAsiaTheme="minorEastAsia" w:hAnsiTheme="minorHAnsi" w:cstheme="minorBidi"/>
          <w:b w:val="0"/>
          <w:sz w:val="22"/>
          <w:szCs w:val="22"/>
          <w:lang w:val="en-US" w:eastAsia="fr-FR"/>
        </w:rPr>
        <w:tab/>
      </w:r>
      <w:r>
        <w:t>Exported types</w:t>
      </w:r>
      <w:r>
        <w:tab/>
      </w:r>
      <w:r>
        <w:fldChar w:fldCharType="begin"/>
      </w:r>
      <w:r>
        <w:instrText xml:space="preserve"> PAGEREF _Toc396742501 \h </w:instrText>
      </w:r>
      <w:r>
        <w:fldChar w:fldCharType="separate"/>
      </w:r>
      <w:r>
        <w:t>20</w:t>
      </w:r>
      <w:r>
        <w:fldChar w:fldCharType="end"/>
      </w:r>
    </w:p>
    <w:p w14:paraId="45BA31C9" w14:textId="77777777" w:rsidR="00120442" w:rsidRPr="0041157A" w:rsidRDefault="00120442">
      <w:pPr>
        <w:pStyle w:val="TOC2"/>
        <w:tabs>
          <w:tab w:val="left" w:pos="600"/>
          <w:tab w:val="right" w:leader="dot" w:pos="9628"/>
        </w:tabs>
        <w:rPr>
          <w:rFonts w:asciiTheme="minorHAnsi" w:eastAsiaTheme="minorEastAsia" w:hAnsiTheme="minorHAnsi" w:cstheme="minorBidi"/>
          <w:b w:val="0"/>
          <w:sz w:val="22"/>
          <w:szCs w:val="22"/>
          <w:lang w:val="en-US" w:eastAsia="fr-FR"/>
        </w:rPr>
      </w:pPr>
      <w:r>
        <w:t>3.6.</w:t>
      </w:r>
      <w:r w:rsidRPr="0041157A">
        <w:rPr>
          <w:rFonts w:asciiTheme="minorHAnsi" w:eastAsiaTheme="minorEastAsia" w:hAnsiTheme="minorHAnsi" w:cstheme="minorBidi"/>
          <w:b w:val="0"/>
          <w:sz w:val="22"/>
          <w:szCs w:val="22"/>
          <w:lang w:val="en-US" w:eastAsia="fr-FR"/>
        </w:rPr>
        <w:tab/>
      </w:r>
      <w:r>
        <w:t>Exported macros</w:t>
      </w:r>
      <w:r>
        <w:tab/>
      </w:r>
      <w:r>
        <w:fldChar w:fldCharType="begin"/>
      </w:r>
      <w:r>
        <w:instrText xml:space="preserve"> PAGEREF _Toc396742502 \h </w:instrText>
      </w:r>
      <w:r>
        <w:fldChar w:fldCharType="separate"/>
      </w:r>
      <w:r>
        <w:t>21</w:t>
      </w:r>
      <w:r>
        <w:fldChar w:fldCharType="end"/>
      </w:r>
    </w:p>
    <w:p w14:paraId="1314B3A7" w14:textId="77777777" w:rsidR="00120442" w:rsidRPr="0041157A" w:rsidRDefault="00120442">
      <w:pPr>
        <w:pStyle w:val="TOC1"/>
        <w:tabs>
          <w:tab w:val="left" w:pos="600"/>
          <w:tab w:val="right" w:leader="dot" w:pos="9628"/>
        </w:tabs>
        <w:rPr>
          <w:rFonts w:asciiTheme="minorHAnsi" w:eastAsiaTheme="minorEastAsia" w:hAnsiTheme="minorHAnsi" w:cstheme="minorBidi"/>
          <w:b w:val="0"/>
          <w:caps w:val="0"/>
          <w:noProof/>
          <w:sz w:val="22"/>
          <w:szCs w:val="22"/>
          <w:lang w:val="en-US" w:eastAsia="fr-FR"/>
        </w:rPr>
      </w:pPr>
      <w:r>
        <w:rPr>
          <w:noProof/>
        </w:rPr>
        <w:t>4.</w:t>
      </w:r>
      <w:r w:rsidRPr="0041157A">
        <w:rPr>
          <w:rFonts w:asciiTheme="minorHAnsi" w:eastAsiaTheme="minorEastAsia" w:hAnsiTheme="minorHAnsi" w:cstheme="minorBidi"/>
          <w:b w:val="0"/>
          <w:caps w:val="0"/>
          <w:noProof/>
          <w:sz w:val="22"/>
          <w:szCs w:val="22"/>
          <w:lang w:val="en-US" w:eastAsia="fr-FR"/>
        </w:rPr>
        <w:tab/>
      </w:r>
      <w:r>
        <w:rPr>
          <w:noProof/>
        </w:rPr>
        <w:t>Software description</w:t>
      </w:r>
      <w:r>
        <w:rPr>
          <w:noProof/>
        </w:rPr>
        <w:tab/>
      </w:r>
      <w:r>
        <w:rPr>
          <w:noProof/>
        </w:rPr>
        <w:fldChar w:fldCharType="begin"/>
      </w:r>
      <w:r>
        <w:rPr>
          <w:noProof/>
        </w:rPr>
        <w:instrText xml:space="preserve"> PAGEREF _Toc396742503 \h </w:instrText>
      </w:r>
      <w:r>
        <w:rPr>
          <w:noProof/>
        </w:rPr>
      </w:r>
      <w:r>
        <w:rPr>
          <w:noProof/>
        </w:rPr>
        <w:fldChar w:fldCharType="separate"/>
      </w:r>
      <w:r>
        <w:rPr>
          <w:noProof/>
        </w:rPr>
        <w:t>22</w:t>
      </w:r>
      <w:r>
        <w:rPr>
          <w:noProof/>
        </w:rPr>
        <w:fldChar w:fldCharType="end"/>
      </w:r>
    </w:p>
    <w:p w14:paraId="1C3CDA06" w14:textId="77777777" w:rsidR="00120442" w:rsidRPr="0041157A" w:rsidRDefault="00120442">
      <w:pPr>
        <w:pStyle w:val="TOC2"/>
        <w:tabs>
          <w:tab w:val="left" w:pos="600"/>
          <w:tab w:val="right" w:leader="dot" w:pos="9628"/>
        </w:tabs>
        <w:rPr>
          <w:rFonts w:asciiTheme="minorHAnsi" w:eastAsiaTheme="minorEastAsia" w:hAnsiTheme="minorHAnsi" w:cstheme="minorBidi"/>
          <w:b w:val="0"/>
          <w:sz w:val="22"/>
          <w:szCs w:val="22"/>
          <w:lang w:val="en-US" w:eastAsia="fr-FR"/>
        </w:rPr>
      </w:pPr>
      <w:r>
        <w:t>4.1.</w:t>
      </w:r>
      <w:r w:rsidRPr="0041157A">
        <w:rPr>
          <w:rFonts w:asciiTheme="minorHAnsi" w:eastAsiaTheme="minorEastAsia" w:hAnsiTheme="minorHAnsi" w:cstheme="minorBidi"/>
          <w:b w:val="0"/>
          <w:sz w:val="22"/>
          <w:szCs w:val="22"/>
          <w:lang w:val="en-US" w:eastAsia="fr-FR"/>
        </w:rPr>
        <w:tab/>
      </w:r>
      <w:r>
        <w:t>Main data</w:t>
      </w:r>
      <w:r>
        <w:tab/>
      </w:r>
      <w:r>
        <w:fldChar w:fldCharType="begin"/>
      </w:r>
      <w:r>
        <w:instrText xml:space="preserve"> PAGEREF _Toc396742504 \h </w:instrText>
      </w:r>
      <w:r>
        <w:fldChar w:fldCharType="separate"/>
      </w:r>
      <w:r>
        <w:t>22</w:t>
      </w:r>
      <w:r>
        <w:fldChar w:fldCharType="end"/>
      </w:r>
    </w:p>
    <w:p w14:paraId="6584CF2D" w14:textId="77777777" w:rsidR="00120442" w:rsidRPr="0041157A" w:rsidRDefault="00120442">
      <w:pPr>
        <w:pStyle w:val="TOC3"/>
        <w:tabs>
          <w:tab w:val="left" w:pos="1100"/>
          <w:tab w:val="right" w:leader="dot" w:pos="9628"/>
        </w:tabs>
        <w:rPr>
          <w:rFonts w:asciiTheme="minorHAnsi" w:eastAsiaTheme="minorEastAsia" w:hAnsiTheme="minorHAnsi" w:cstheme="minorBidi"/>
          <w:noProof/>
          <w:sz w:val="22"/>
          <w:szCs w:val="22"/>
          <w:lang w:val="en-US" w:eastAsia="fr-FR"/>
        </w:rPr>
      </w:pPr>
      <w:r w:rsidRPr="002B47AB">
        <w:rPr>
          <w:noProof/>
        </w:rPr>
        <w:t>4.1.1.</w:t>
      </w:r>
      <w:r w:rsidRPr="0041157A">
        <w:rPr>
          <w:rFonts w:asciiTheme="minorHAnsi" w:eastAsiaTheme="minorEastAsia" w:hAnsiTheme="minorHAnsi" w:cstheme="minorBidi"/>
          <w:noProof/>
          <w:sz w:val="22"/>
          <w:szCs w:val="22"/>
          <w:lang w:val="en-US" w:eastAsia="fr-FR"/>
        </w:rPr>
        <w:tab/>
      </w:r>
      <w:r>
        <w:rPr>
          <w:noProof/>
        </w:rPr>
        <w:t>Internal data used by the sub module in charge of step scheduling (10ms period)</w:t>
      </w:r>
      <w:r>
        <w:rPr>
          <w:noProof/>
        </w:rPr>
        <w:tab/>
      </w:r>
      <w:r>
        <w:rPr>
          <w:noProof/>
        </w:rPr>
        <w:fldChar w:fldCharType="begin"/>
      </w:r>
      <w:r>
        <w:rPr>
          <w:noProof/>
        </w:rPr>
        <w:instrText xml:space="preserve"> PAGEREF _Toc396742505 \h </w:instrText>
      </w:r>
      <w:r>
        <w:rPr>
          <w:noProof/>
        </w:rPr>
      </w:r>
      <w:r>
        <w:rPr>
          <w:noProof/>
        </w:rPr>
        <w:fldChar w:fldCharType="separate"/>
      </w:r>
      <w:r>
        <w:rPr>
          <w:noProof/>
        </w:rPr>
        <w:t>22</w:t>
      </w:r>
      <w:r>
        <w:rPr>
          <w:noProof/>
        </w:rPr>
        <w:fldChar w:fldCharType="end"/>
      </w:r>
    </w:p>
    <w:p w14:paraId="330CD7A0" w14:textId="77777777" w:rsidR="00120442" w:rsidRPr="0041157A" w:rsidRDefault="00120442">
      <w:pPr>
        <w:pStyle w:val="TOC3"/>
        <w:tabs>
          <w:tab w:val="left" w:pos="1100"/>
          <w:tab w:val="right" w:leader="dot" w:pos="9628"/>
        </w:tabs>
        <w:rPr>
          <w:rFonts w:asciiTheme="minorHAnsi" w:eastAsiaTheme="minorEastAsia" w:hAnsiTheme="minorHAnsi" w:cstheme="minorBidi"/>
          <w:noProof/>
          <w:sz w:val="22"/>
          <w:szCs w:val="22"/>
          <w:lang w:val="en-US" w:eastAsia="fr-FR"/>
        </w:rPr>
      </w:pPr>
      <w:r w:rsidRPr="002B47AB">
        <w:rPr>
          <w:noProof/>
        </w:rPr>
        <w:t>4.1.2.</w:t>
      </w:r>
      <w:r w:rsidRPr="0041157A">
        <w:rPr>
          <w:rFonts w:asciiTheme="minorHAnsi" w:eastAsiaTheme="minorEastAsia" w:hAnsiTheme="minorHAnsi" w:cstheme="minorBidi"/>
          <w:noProof/>
          <w:sz w:val="22"/>
          <w:szCs w:val="22"/>
          <w:lang w:val="en-US" w:eastAsia="fr-FR"/>
        </w:rPr>
        <w:tab/>
      </w:r>
      <w:r>
        <w:rPr>
          <w:noProof/>
        </w:rPr>
        <w:t>BFE_runScheduleStep main data</w:t>
      </w:r>
      <w:r>
        <w:rPr>
          <w:noProof/>
        </w:rPr>
        <w:tab/>
      </w:r>
      <w:r>
        <w:rPr>
          <w:noProof/>
        </w:rPr>
        <w:fldChar w:fldCharType="begin"/>
      </w:r>
      <w:r>
        <w:rPr>
          <w:noProof/>
        </w:rPr>
        <w:instrText xml:space="preserve"> PAGEREF _Toc396742506 \h </w:instrText>
      </w:r>
      <w:r>
        <w:rPr>
          <w:noProof/>
        </w:rPr>
      </w:r>
      <w:r>
        <w:rPr>
          <w:noProof/>
        </w:rPr>
        <w:fldChar w:fldCharType="separate"/>
      </w:r>
      <w:r>
        <w:rPr>
          <w:noProof/>
        </w:rPr>
        <w:t>27</w:t>
      </w:r>
      <w:r>
        <w:rPr>
          <w:noProof/>
        </w:rPr>
        <w:fldChar w:fldCharType="end"/>
      </w:r>
    </w:p>
    <w:p w14:paraId="0EB8ECA5" w14:textId="77777777" w:rsidR="00120442" w:rsidRPr="0041157A" w:rsidRDefault="00120442">
      <w:pPr>
        <w:pStyle w:val="TOC3"/>
        <w:tabs>
          <w:tab w:val="left" w:pos="1100"/>
          <w:tab w:val="right" w:leader="dot" w:pos="9628"/>
        </w:tabs>
        <w:rPr>
          <w:rFonts w:asciiTheme="minorHAnsi" w:eastAsiaTheme="minorEastAsia" w:hAnsiTheme="minorHAnsi" w:cstheme="minorBidi"/>
          <w:noProof/>
          <w:sz w:val="22"/>
          <w:szCs w:val="22"/>
          <w:lang w:val="en-US" w:eastAsia="fr-FR"/>
        </w:rPr>
      </w:pPr>
      <w:r w:rsidRPr="002B47AB">
        <w:rPr>
          <w:noProof/>
        </w:rPr>
        <w:t>4.1.3.</w:t>
      </w:r>
      <w:r w:rsidRPr="0041157A">
        <w:rPr>
          <w:rFonts w:asciiTheme="minorHAnsi" w:eastAsiaTheme="minorEastAsia" w:hAnsiTheme="minorHAnsi" w:cstheme="minorBidi"/>
          <w:noProof/>
          <w:sz w:val="22"/>
          <w:szCs w:val="22"/>
          <w:lang w:val="en-US" w:eastAsia="fr-FR"/>
        </w:rPr>
        <w:tab/>
      </w:r>
      <w:r>
        <w:rPr>
          <w:noProof/>
        </w:rPr>
        <w:t>BFE_runExecuteSteps main data</w:t>
      </w:r>
      <w:r>
        <w:rPr>
          <w:noProof/>
        </w:rPr>
        <w:tab/>
      </w:r>
      <w:r>
        <w:rPr>
          <w:noProof/>
        </w:rPr>
        <w:fldChar w:fldCharType="begin"/>
      </w:r>
      <w:r>
        <w:rPr>
          <w:noProof/>
        </w:rPr>
        <w:instrText xml:space="preserve"> PAGEREF _Toc396742507 \h </w:instrText>
      </w:r>
      <w:r>
        <w:rPr>
          <w:noProof/>
        </w:rPr>
      </w:r>
      <w:r>
        <w:rPr>
          <w:noProof/>
        </w:rPr>
        <w:fldChar w:fldCharType="separate"/>
      </w:r>
      <w:r>
        <w:rPr>
          <w:noProof/>
        </w:rPr>
        <w:t>29</w:t>
      </w:r>
      <w:r>
        <w:rPr>
          <w:noProof/>
        </w:rPr>
        <w:fldChar w:fldCharType="end"/>
      </w:r>
    </w:p>
    <w:p w14:paraId="675B2F69" w14:textId="77777777" w:rsidR="00120442" w:rsidRPr="0041157A" w:rsidRDefault="00120442">
      <w:pPr>
        <w:pStyle w:val="TOC3"/>
        <w:tabs>
          <w:tab w:val="left" w:pos="1100"/>
          <w:tab w:val="right" w:leader="dot" w:pos="9628"/>
        </w:tabs>
        <w:rPr>
          <w:rFonts w:asciiTheme="minorHAnsi" w:eastAsiaTheme="minorEastAsia" w:hAnsiTheme="minorHAnsi" w:cstheme="minorBidi"/>
          <w:noProof/>
          <w:sz w:val="22"/>
          <w:szCs w:val="22"/>
          <w:lang w:val="en-US" w:eastAsia="fr-FR"/>
        </w:rPr>
      </w:pPr>
      <w:r w:rsidRPr="002B47AB">
        <w:rPr>
          <w:noProof/>
        </w:rPr>
        <w:t>4.1.4.</w:t>
      </w:r>
      <w:r w:rsidRPr="0041157A">
        <w:rPr>
          <w:rFonts w:asciiTheme="minorHAnsi" w:eastAsiaTheme="minorEastAsia" w:hAnsiTheme="minorHAnsi" w:cstheme="minorBidi"/>
          <w:noProof/>
          <w:sz w:val="22"/>
          <w:szCs w:val="22"/>
          <w:lang w:val="en-US" w:eastAsia="fr-FR"/>
        </w:rPr>
        <w:tab/>
      </w:r>
      <w:r>
        <w:rPr>
          <w:noProof/>
        </w:rPr>
        <w:t>BFE_runExecuteHighPowerStep main data</w:t>
      </w:r>
      <w:r>
        <w:rPr>
          <w:noProof/>
        </w:rPr>
        <w:tab/>
      </w:r>
      <w:r>
        <w:rPr>
          <w:noProof/>
        </w:rPr>
        <w:fldChar w:fldCharType="begin"/>
      </w:r>
      <w:r>
        <w:rPr>
          <w:noProof/>
        </w:rPr>
        <w:instrText xml:space="preserve"> PAGEREF _Toc396742508 \h </w:instrText>
      </w:r>
      <w:r>
        <w:rPr>
          <w:noProof/>
        </w:rPr>
      </w:r>
      <w:r>
        <w:rPr>
          <w:noProof/>
        </w:rPr>
        <w:fldChar w:fldCharType="separate"/>
      </w:r>
      <w:r>
        <w:rPr>
          <w:noProof/>
        </w:rPr>
        <w:t>30</w:t>
      </w:r>
      <w:r>
        <w:rPr>
          <w:noProof/>
        </w:rPr>
        <w:fldChar w:fldCharType="end"/>
      </w:r>
    </w:p>
    <w:p w14:paraId="3036B533" w14:textId="77777777" w:rsidR="00120442" w:rsidRPr="0041157A" w:rsidRDefault="00120442">
      <w:pPr>
        <w:pStyle w:val="TOC3"/>
        <w:tabs>
          <w:tab w:val="left" w:pos="1100"/>
          <w:tab w:val="right" w:leader="dot" w:pos="9628"/>
        </w:tabs>
        <w:rPr>
          <w:rFonts w:asciiTheme="minorHAnsi" w:eastAsiaTheme="minorEastAsia" w:hAnsiTheme="minorHAnsi" w:cstheme="minorBidi"/>
          <w:noProof/>
          <w:sz w:val="22"/>
          <w:szCs w:val="22"/>
          <w:lang w:val="en-US" w:eastAsia="fr-FR"/>
        </w:rPr>
      </w:pPr>
      <w:r w:rsidRPr="002B47AB">
        <w:rPr>
          <w:noProof/>
        </w:rPr>
        <w:t>4.1.5.</w:t>
      </w:r>
      <w:r w:rsidRPr="0041157A">
        <w:rPr>
          <w:rFonts w:asciiTheme="minorHAnsi" w:eastAsiaTheme="minorEastAsia" w:hAnsiTheme="minorHAnsi" w:cstheme="minorBidi"/>
          <w:noProof/>
          <w:sz w:val="22"/>
          <w:szCs w:val="22"/>
          <w:lang w:val="en-US" w:eastAsia="fr-FR"/>
        </w:rPr>
        <w:tab/>
      </w:r>
      <w:r>
        <w:rPr>
          <w:noProof/>
        </w:rPr>
        <w:t>BFE_runExecuteEmergencyBrakingSequence main data</w:t>
      </w:r>
      <w:r>
        <w:rPr>
          <w:noProof/>
        </w:rPr>
        <w:tab/>
      </w:r>
      <w:r>
        <w:rPr>
          <w:noProof/>
        </w:rPr>
        <w:fldChar w:fldCharType="begin"/>
      </w:r>
      <w:r>
        <w:rPr>
          <w:noProof/>
        </w:rPr>
        <w:instrText xml:space="preserve"> PAGEREF _Toc396742509 \h </w:instrText>
      </w:r>
      <w:r>
        <w:rPr>
          <w:noProof/>
        </w:rPr>
      </w:r>
      <w:r>
        <w:rPr>
          <w:noProof/>
        </w:rPr>
        <w:fldChar w:fldCharType="separate"/>
      </w:r>
      <w:r>
        <w:rPr>
          <w:noProof/>
        </w:rPr>
        <w:t>32</w:t>
      </w:r>
      <w:r>
        <w:rPr>
          <w:noProof/>
        </w:rPr>
        <w:fldChar w:fldCharType="end"/>
      </w:r>
    </w:p>
    <w:p w14:paraId="3DD22824" w14:textId="77777777" w:rsidR="00120442" w:rsidRPr="0041157A" w:rsidRDefault="00120442">
      <w:pPr>
        <w:pStyle w:val="TOC3"/>
        <w:tabs>
          <w:tab w:val="left" w:pos="1100"/>
          <w:tab w:val="right" w:leader="dot" w:pos="9628"/>
        </w:tabs>
        <w:rPr>
          <w:rFonts w:asciiTheme="minorHAnsi" w:eastAsiaTheme="minorEastAsia" w:hAnsiTheme="minorHAnsi" w:cstheme="minorBidi"/>
          <w:noProof/>
          <w:sz w:val="22"/>
          <w:szCs w:val="22"/>
          <w:lang w:val="en-US" w:eastAsia="fr-FR"/>
        </w:rPr>
      </w:pPr>
      <w:r w:rsidRPr="002B47AB">
        <w:rPr>
          <w:noProof/>
        </w:rPr>
        <w:t>4.1.6.</w:t>
      </w:r>
      <w:r w:rsidRPr="0041157A">
        <w:rPr>
          <w:rFonts w:asciiTheme="minorHAnsi" w:eastAsiaTheme="minorEastAsia" w:hAnsiTheme="minorHAnsi" w:cstheme="minorBidi"/>
          <w:noProof/>
          <w:sz w:val="22"/>
          <w:szCs w:val="22"/>
          <w:lang w:val="en-US" w:eastAsia="fr-FR"/>
        </w:rPr>
        <w:tab/>
      </w:r>
      <w:r>
        <w:rPr>
          <w:noProof/>
        </w:rPr>
        <w:t>Constants</w:t>
      </w:r>
      <w:r>
        <w:rPr>
          <w:noProof/>
        </w:rPr>
        <w:tab/>
      </w:r>
      <w:r>
        <w:rPr>
          <w:noProof/>
        </w:rPr>
        <w:fldChar w:fldCharType="begin"/>
      </w:r>
      <w:r>
        <w:rPr>
          <w:noProof/>
        </w:rPr>
        <w:instrText xml:space="preserve"> PAGEREF _Toc396742510 \h </w:instrText>
      </w:r>
      <w:r>
        <w:rPr>
          <w:noProof/>
        </w:rPr>
      </w:r>
      <w:r>
        <w:rPr>
          <w:noProof/>
        </w:rPr>
        <w:fldChar w:fldCharType="separate"/>
      </w:r>
      <w:r>
        <w:rPr>
          <w:noProof/>
        </w:rPr>
        <w:t>33</w:t>
      </w:r>
      <w:r>
        <w:rPr>
          <w:noProof/>
        </w:rPr>
        <w:fldChar w:fldCharType="end"/>
      </w:r>
    </w:p>
    <w:p w14:paraId="425AB2E9" w14:textId="77777777" w:rsidR="00120442" w:rsidRPr="0041157A" w:rsidRDefault="00120442">
      <w:pPr>
        <w:pStyle w:val="TOC4"/>
        <w:tabs>
          <w:tab w:val="left" w:pos="1540"/>
          <w:tab w:val="right" w:leader="dot" w:pos="9628"/>
        </w:tabs>
        <w:rPr>
          <w:rFonts w:asciiTheme="minorHAnsi" w:eastAsiaTheme="minorEastAsia" w:hAnsiTheme="minorHAnsi" w:cstheme="minorBidi"/>
          <w:noProof/>
          <w:sz w:val="22"/>
          <w:szCs w:val="22"/>
          <w:lang w:val="en-US" w:eastAsia="fr-FR"/>
        </w:rPr>
      </w:pPr>
      <w:r>
        <w:rPr>
          <w:noProof/>
        </w:rPr>
        <w:t>4.1.6.1.</w:t>
      </w:r>
      <w:r w:rsidRPr="0041157A">
        <w:rPr>
          <w:rFonts w:asciiTheme="minorHAnsi" w:eastAsiaTheme="minorEastAsia" w:hAnsiTheme="minorHAnsi" w:cstheme="minorBidi"/>
          <w:noProof/>
          <w:sz w:val="22"/>
          <w:szCs w:val="22"/>
          <w:lang w:val="en-US" w:eastAsia="fr-FR"/>
        </w:rPr>
        <w:tab/>
      </w:r>
      <w:r>
        <w:rPr>
          <w:noProof/>
        </w:rPr>
        <w:t>Step order type values</w:t>
      </w:r>
      <w:r>
        <w:rPr>
          <w:noProof/>
        </w:rPr>
        <w:tab/>
      </w:r>
      <w:r>
        <w:rPr>
          <w:noProof/>
        </w:rPr>
        <w:fldChar w:fldCharType="begin"/>
      </w:r>
      <w:r>
        <w:rPr>
          <w:noProof/>
        </w:rPr>
        <w:instrText xml:space="preserve"> PAGEREF _Toc396742511 \h </w:instrText>
      </w:r>
      <w:r>
        <w:rPr>
          <w:noProof/>
        </w:rPr>
      </w:r>
      <w:r>
        <w:rPr>
          <w:noProof/>
        </w:rPr>
        <w:fldChar w:fldCharType="separate"/>
      </w:r>
      <w:r>
        <w:rPr>
          <w:noProof/>
        </w:rPr>
        <w:t>33</w:t>
      </w:r>
      <w:r>
        <w:rPr>
          <w:noProof/>
        </w:rPr>
        <w:fldChar w:fldCharType="end"/>
      </w:r>
    </w:p>
    <w:p w14:paraId="2C8E7993" w14:textId="77777777" w:rsidR="00120442" w:rsidRPr="0041157A" w:rsidRDefault="00120442">
      <w:pPr>
        <w:pStyle w:val="TOC4"/>
        <w:tabs>
          <w:tab w:val="left" w:pos="1540"/>
          <w:tab w:val="right" w:leader="dot" w:pos="9628"/>
        </w:tabs>
        <w:rPr>
          <w:rFonts w:asciiTheme="minorHAnsi" w:eastAsiaTheme="minorEastAsia" w:hAnsiTheme="minorHAnsi" w:cstheme="minorBidi"/>
          <w:noProof/>
          <w:sz w:val="22"/>
          <w:szCs w:val="22"/>
          <w:lang w:val="en-US" w:eastAsia="fr-FR"/>
        </w:rPr>
      </w:pPr>
      <w:r>
        <w:rPr>
          <w:noProof/>
        </w:rPr>
        <w:t>4.1.6.2.</w:t>
      </w:r>
      <w:r w:rsidRPr="0041157A">
        <w:rPr>
          <w:rFonts w:asciiTheme="minorHAnsi" w:eastAsiaTheme="minorEastAsia" w:hAnsiTheme="minorHAnsi" w:cstheme="minorBidi"/>
          <w:noProof/>
          <w:sz w:val="22"/>
          <w:szCs w:val="22"/>
          <w:lang w:val="en-US" w:eastAsia="fr-FR"/>
        </w:rPr>
        <w:tab/>
      </w:r>
      <w:r>
        <w:rPr>
          <w:noProof/>
        </w:rPr>
        <w:t>Adaptive current interruption point</w:t>
      </w:r>
      <w:r>
        <w:rPr>
          <w:noProof/>
        </w:rPr>
        <w:tab/>
      </w:r>
      <w:r>
        <w:rPr>
          <w:noProof/>
        </w:rPr>
        <w:fldChar w:fldCharType="begin"/>
      </w:r>
      <w:r>
        <w:rPr>
          <w:noProof/>
        </w:rPr>
        <w:instrText xml:space="preserve"> PAGEREF _Toc396742512 \h </w:instrText>
      </w:r>
      <w:r>
        <w:rPr>
          <w:noProof/>
        </w:rPr>
      </w:r>
      <w:r>
        <w:rPr>
          <w:noProof/>
        </w:rPr>
        <w:fldChar w:fldCharType="separate"/>
      </w:r>
      <w:r>
        <w:rPr>
          <w:noProof/>
        </w:rPr>
        <w:t>34</w:t>
      </w:r>
      <w:r>
        <w:rPr>
          <w:noProof/>
        </w:rPr>
        <w:fldChar w:fldCharType="end"/>
      </w:r>
    </w:p>
    <w:p w14:paraId="70DAC993" w14:textId="77777777" w:rsidR="00120442" w:rsidRPr="0041157A" w:rsidRDefault="00120442">
      <w:pPr>
        <w:pStyle w:val="TOC4"/>
        <w:tabs>
          <w:tab w:val="left" w:pos="1540"/>
          <w:tab w:val="right" w:leader="dot" w:pos="9628"/>
        </w:tabs>
        <w:rPr>
          <w:rFonts w:asciiTheme="minorHAnsi" w:eastAsiaTheme="minorEastAsia" w:hAnsiTheme="minorHAnsi" w:cstheme="minorBidi"/>
          <w:noProof/>
          <w:sz w:val="22"/>
          <w:szCs w:val="22"/>
          <w:lang w:val="en-US" w:eastAsia="fr-FR"/>
        </w:rPr>
      </w:pPr>
      <w:r>
        <w:rPr>
          <w:noProof/>
        </w:rPr>
        <w:t>4.1.6.3.</w:t>
      </w:r>
      <w:r w:rsidRPr="0041157A">
        <w:rPr>
          <w:rFonts w:asciiTheme="minorHAnsi" w:eastAsiaTheme="minorEastAsia" w:hAnsiTheme="minorHAnsi" w:cstheme="minorBidi"/>
          <w:noProof/>
          <w:sz w:val="22"/>
          <w:szCs w:val="22"/>
          <w:lang w:val="en-US" w:eastAsia="fr-FR"/>
        </w:rPr>
        <w:tab/>
      </w:r>
      <w:r>
        <w:rPr>
          <w:noProof/>
        </w:rPr>
        <w:t>Motor current regulation</w:t>
      </w:r>
      <w:r>
        <w:rPr>
          <w:noProof/>
        </w:rPr>
        <w:tab/>
      </w:r>
      <w:r>
        <w:rPr>
          <w:noProof/>
        </w:rPr>
        <w:fldChar w:fldCharType="begin"/>
      </w:r>
      <w:r>
        <w:rPr>
          <w:noProof/>
        </w:rPr>
        <w:instrText xml:space="preserve"> PAGEREF _Toc396742513 \h </w:instrText>
      </w:r>
      <w:r>
        <w:rPr>
          <w:noProof/>
        </w:rPr>
      </w:r>
      <w:r>
        <w:rPr>
          <w:noProof/>
        </w:rPr>
        <w:fldChar w:fldCharType="separate"/>
      </w:r>
      <w:r>
        <w:rPr>
          <w:noProof/>
        </w:rPr>
        <w:t>35</w:t>
      </w:r>
      <w:r>
        <w:rPr>
          <w:noProof/>
        </w:rPr>
        <w:fldChar w:fldCharType="end"/>
      </w:r>
    </w:p>
    <w:p w14:paraId="1474100E" w14:textId="77777777" w:rsidR="00120442" w:rsidRPr="0041157A" w:rsidRDefault="00120442">
      <w:pPr>
        <w:pStyle w:val="TOC4"/>
        <w:tabs>
          <w:tab w:val="left" w:pos="1540"/>
          <w:tab w:val="right" w:leader="dot" w:pos="9628"/>
        </w:tabs>
        <w:rPr>
          <w:rFonts w:asciiTheme="minorHAnsi" w:eastAsiaTheme="minorEastAsia" w:hAnsiTheme="minorHAnsi" w:cstheme="minorBidi"/>
          <w:noProof/>
          <w:sz w:val="22"/>
          <w:szCs w:val="22"/>
          <w:lang w:val="en-US" w:eastAsia="fr-FR"/>
        </w:rPr>
      </w:pPr>
      <w:r>
        <w:rPr>
          <w:noProof/>
        </w:rPr>
        <w:t>4.1.6.4.</w:t>
      </w:r>
      <w:r w:rsidRPr="0041157A">
        <w:rPr>
          <w:rFonts w:asciiTheme="minorHAnsi" w:eastAsiaTheme="minorEastAsia" w:hAnsiTheme="minorHAnsi" w:cstheme="minorBidi"/>
          <w:noProof/>
          <w:sz w:val="22"/>
          <w:szCs w:val="22"/>
          <w:lang w:val="en-US" w:eastAsia="fr-FR"/>
        </w:rPr>
        <w:tab/>
      </w:r>
      <w:r>
        <w:rPr>
          <w:noProof/>
        </w:rPr>
        <w:t>Motor current regulation with PID</w:t>
      </w:r>
      <w:r>
        <w:rPr>
          <w:noProof/>
        </w:rPr>
        <w:tab/>
      </w:r>
      <w:r>
        <w:rPr>
          <w:noProof/>
        </w:rPr>
        <w:fldChar w:fldCharType="begin"/>
      </w:r>
      <w:r>
        <w:rPr>
          <w:noProof/>
        </w:rPr>
        <w:instrText xml:space="preserve"> PAGEREF _Toc396742514 \h </w:instrText>
      </w:r>
      <w:r>
        <w:rPr>
          <w:noProof/>
        </w:rPr>
      </w:r>
      <w:r>
        <w:rPr>
          <w:noProof/>
        </w:rPr>
        <w:fldChar w:fldCharType="separate"/>
      </w:r>
      <w:r>
        <w:rPr>
          <w:noProof/>
        </w:rPr>
        <w:t>36</w:t>
      </w:r>
      <w:r>
        <w:rPr>
          <w:noProof/>
        </w:rPr>
        <w:fldChar w:fldCharType="end"/>
      </w:r>
    </w:p>
    <w:p w14:paraId="4398A21B" w14:textId="77777777" w:rsidR="00120442" w:rsidRPr="0041157A" w:rsidRDefault="00120442">
      <w:pPr>
        <w:pStyle w:val="TOC4"/>
        <w:tabs>
          <w:tab w:val="left" w:pos="1540"/>
          <w:tab w:val="right" w:leader="dot" w:pos="9628"/>
        </w:tabs>
        <w:rPr>
          <w:rFonts w:asciiTheme="minorHAnsi" w:eastAsiaTheme="minorEastAsia" w:hAnsiTheme="minorHAnsi" w:cstheme="minorBidi"/>
          <w:noProof/>
          <w:sz w:val="22"/>
          <w:szCs w:val="22"/>
          <w:lang w:val="en-US" w:eastAsia="fr-FR"/>
        </w:rPr>
      </w:pPr>
      <w:r>
        <w:rPr>
          <w:noProof/>
        </w:rPr>
        <w:t>4.1.6.5.</w:t>
      </w:r>
      <w:r w:rsidRPr="0041157A">
        <w:rPr>
          <w:rFonts w:asciiTheme="minorHAnsi" w:eastAsiaTheme="minorEastAsia" w:hAnsiTheme="minorHAnsi" w:cstheme="minorBidi"/>
          <w:noProof/>
          <w:sz w:val="22"/>
          <w:szCs w:val="22"/>
          <w:lang w:val="en-US" w:eastAsia="fr-FR"/>
        </w:rPr>
        <w:tab/>
      </w:r>
      <w:r>
        <w:rPr>
          <w:noProof/>
        </w:rPr>
        <w:t>Emergency motor braking sequence</w:t>
      </w:r>
      <w:r>
        <w:rPr>
          <w:noProof/>
        </w:rPr>
        <w:tab/>
      </w:r>
      <w:r>
        <w:rPr>
          <w:noProof/>
        </w:rPr>
        <w:fldChar w:fldCharType="begin"/>
      </w:r>
      <w:r>
        <w:rPr>
          <w:noProof/>
        </w:rPr>
        <w:instrText xml:space="preserve"> PAGEREF _Toc396742515 \h </w:instrText>
      </w:r>
      <w:r>
        <w:rPr>
          <w:noProof/>
        </w:rPr>
      </w:r>
      <w:r>
        <w:rPr>
          <w:noProof/>
        </w:rPr>
        <w:fldChar w:fldCharType="separate"/>
      </w:r>
      <w:r>
        <w:rPr>
          <w:noProof/>
        </w:rPr>
        <w:t>38</w:t>
      </w:r>
      <w:r>
        <w:rPr>
          <w:noProof/>
        </w:rPr>
        <w:fldChar w:fldCharType="end"/>
      </w:r>
    </w:p>
    <w:p w14:paraId="518FC86A" w14:textId="77777777" w:rsidR="00120442" w:rsidRPr="0041157A" w:rsidRDefault="00120442">
      <w:pPr>
        <w:pStyle w:val="TOC4"/>
        <w:tabs>
          <w:tab w:val="left" w:pos="1540"/>
          <w:tab w:val="right" w:leader="dot" w:pos="9628"/>
        </w:tabs>
        <w:rPr>
          <w:rFonts w:asciiTheme="minorHAnsi" w:eastAsiaTheme="minorEastAsia" w:hAnsiTheme="minorHAnsi" w:cstheme="minorBidi"/>
          <w:noProof/>
          <w:sz w:val="22"/>
          <w:szCs w:val="22"/>
          <w:lang w:val="en-US" w:eastAsia="fr-FR"/>
        </w:rPr>
      </w:pPr>
      <w:r>
        <w:rPr>
          <w:noProof/>
        </w:rPr>
        <w:t>4.1.6.6.</w:t>
      </w:r>
      <w:r w:rsidRPr="0041157A">
        <w:rPr>
          <w:rFonts w:asciiTheme="minorHAnsi" w:eastAsiaTheme="minorEastAsia" w:hAnsiTheme="minorHAnsi" w:cstheme="minorBidi"/>
          <w:noProof/>
          <w:sz w:val="22"/>
          <w:szCs w:val="22"/>
          <w:lang w:val="en-US" w:eastAsia="fr-FR"/>
        </w:rPr>
        <w:tab/>
      </w:r>
      <w:r>
        <w:rPr>
          <w:noProof/>
        </w:rPr>
        <w:t>Cycle scheduling</w:t>
      </w:r>
      <w:r>
        <w:rPr>
          <w:noProof/>
        </w:rPr>
        <w:tab/>
      </w:r>
      <w:r>
        <w:rPr>
          <w:noProof/>
        </w:rPr>
        <w:fldChar w:fldCharType="begin"/>
      </w:r>
      <w:r>
        <w:rPr>
          <w:noProof/>
        </w:rPr>
        <w:instrText xml:space="preserve"> PAGEREF _Toc396742516 \h </w:instrText>
      </w:r>
      <w:r>
        <w:rPr>
          <w:noProof/>
        </w:rPr>
      </w:r>
      <w:r>
        <w:rPr>
          <w:noProof/>
        </w:rPr>
        <w:fldChar w:fldCharType="separate"/>
      </w:r>
      <w:r>
        <w:rPr>
          <w:noProof/>
        </w:rPr>
        <w:t>39</w:t>
      </w:r>
      <w:r>
        <w:rPr>
          <w:noProof/>
        </w:rPr>
        <w:fldChar w:fldCharType="end"/>
      </w:r>
    </w:p>
    <w:p w14:paraId="140865D9" w14:textId="77777777" w:rsidR="00120442" w:rsidRPr="0041157A" w:rsidRDefault="00120442">
      <w:pPr>
        <w:pStyle w:val="TOC4"/>
        <w:tabs>
          <w:tab w:val="left" w:pos="1540"/>
          <w:tab w:val="right" w:leader="dot" w:pos="9628"/>
        </w:tabs>
        <w:rPr>
          <w:rFonts w:asciiTheme="minorHAnsi" w:eastAsiaTheme="minorEastAsia" w:hAnsiTheme="minorHAnsi" w:cstheme="minorBidi"/>
          <w:noProof/>
          <w:sz w:val="22"/>
          <w:szCs w:val="22"/>
          <w:lang w:val="en-US" w:eastAsia="fr-FR"/>
        </w:rPr>
      </w:pPr>
      <w:r>
        <w:rPr>
          <w:noProof/>
        </w:rPr>
        <w:t>4.1.6.7.</w:t>
      </w:r>
      <w:r w:rsidRPr="0041157A">
        <w:rPr>
          <w:rFonts w:asciiTheme="minorHAnsi" w:eastAsiaTheme="minorEastAsia" w:hAnsiTheme="minorHAnsi" w:cstheme="minorBidi"/>
          <w:noProof/>
          <w:sz w:val="22"/>
          <w:szCs w:val="22"/>
          <w:lang w:val="en-US" w:eastAsia="fr-FR"/>
        </w:rPr>
        <w:tab/>
      </w:r>
      <w:r>
        <w:rPr>
          <w:noProof/>
        </w:rPr>
        <w:t>High Power regulation</w:t>
      </w:r>
      <w:r>
        <w:rPr>
          <w:noProof/>
        </w:rPr>
        <w:tab/>
      </w:r>
      <w:r>
        <w:rPr>
          <w:noProof/>
        </w:rPr>
        <w:fldChar w:fldCharType="begin"/>
      </w:r>
      <w:r>
        <w:rPr>
          <w:noProof/>
        </w:rPr>
        <w:instrText xml:space="preserve"> PAGEREF _Toc396742517 \h </w:instrText>
      </w:r>
      <w:r>
        <w:rPr>
          <w:noProof/>
        </w:rPr>
      </w:r>
      <w:r>
        <w:rPr>
          <w:noProof/>
        </w:rPr>
        <w:fldChar w:fldCharType="separate"/>
      </w:r>
      <w:r>
        <w:rPr>
          <w:noProof/>
        </w:rPr>
        <w:t>42</w:t>
      </w:r>
      <w:r>
        <w:rPr>
          <w:noProof/>
        </w:rPr>
        <w:fldChar w:fldCharType="end"/>
      </w:r>
    </w:p>
    <w:p w14:paraId="2137F96B" w14:textId="77777777" w:rsidR="00120442" w:rsidRPr="0041157A" w:rsidRDefault="00120442">
      <w:pPr>
        <w:pStyle w:val="TOC2"/>
        <w:tabs>
          <w:tab w:val="left" w:pos="600"/>
          <w:tab w:val="right" w:leader="dot" w:pos="9628"/>
        </w:tabs>
        <w:rPr>
          <w:rFonts w:asciiTheme="minorHAnsi" w:eastAsiaTheme="minorEastAsia" w:hAnsiTheme="minorHAnsi" w:cstheme="minorBidi"/>
          <w:b w:val="0"/>
          <w:sz w:val="22"/>
          <w:szCs w:val="22"/>
          <w:lang w:val="en-US" w:eastAsia="fr-FR"/>
        </w:rPr>
      </w:pPr>
      <w:r>
        <w:t>4.2.</w:t>
      </w:r>
      <w:r w:rsidRPr="0041157A">
        <w:rPr>
          <w:rFonts w:asciiTheme="minorHAnsi" w:eastAsiaTheme="minorEastAsia" w:hAnsiTheme="minorHAnsi" w:cstheme="minorBidi"/>
          <w:b w:val="0"/>
          <w:sz w:val="22"/>
          <w:szCs w:val="22"/>
          <w:lang w:val="en-US" w:eastAsia="fr-FR"/>
        </w:rPr>
        <w:tab/>
      </w:r>
      <w:r>
        <w:t>Functioning overview</w:t>
      </w:r>
      <w:r>
        <w:tab/>
      </w:r>
      <w:r>
        <w:fldChar w:fldCharType="begin"/>
      </w:r>
      <w:r>
        <w:instrText xml:space="preserve"> PAGEREF _Toc396742518 \h </w:instrText>
      </w:r>
      <w:r>
        <w:fldChar w:fldCharType="separate"/>
      </w:r>
      <w:r>
        <w:t>44</w:t>
      </w:r>
      <w:r>
        <w:fldChar w:fldCharType="end"/>
      </w:r>
    </w:p>
    <w:p w14:paraId="7B685190" w14:textId="77777777" w:rsidR="00120442" w:rsidRPr="0041157A" w:rsidRDefault="00120442">
      <w:pPr>
        <w:pStyle w:val="TOC3"/>
        <w:tabs>
          <w:tab w:val="left" w:pos="1100"/>
          <w:tab w:val="right" w:leader="dot" w:pos="9628"/>
        </w:tabs>
        <w:rPr>
          <w:rFonts w:asciiTheme="minorHAnsi" w:eastAsiaTheme="minorEastAsia" w:hAnsiTheme="minorHAnsi" w:cstheme="minorBidi"/>
          <w:noProof/>
          <w:sz w:val="22"/>
          <w:szCs w:val="22"/>
          <w:lang w:val="en-US" w:eastAsia="fr-FR"/>
        </w:rPr>
      </w:pPr>
      <w:r w:rsidRPr="002B47AB">
        <w:rPr>
          <w:noProof/>
          <w:lang w:val="en-US"/>
        </w:rPr>
        <w:t>4.2.1.</w:t>
      </w:r>
      <w:r w:rsidRPr="0041157A">
        <w:rPr>
          <w:rFonts w:asciiTheme="minorHAnsi" w:eastAsiaTheme="minorEastAsia" w:hAnsiTheme="minorHAnsi" w:cstheme="minorBidi"/>
          <w:noProof/>
          <w:sz w:val="22"/>
          <w:szCs w:val="22"/>
          <w:lang w:val="en-US" w:eastAsia="fr-FR"/>
        </w:rPr>
        <w:tab/>
      </w:r>
      <w:r w:rsidRPr="002B47AB">
        <w:rPr>
          <w:noProof/>
          <w:lang w:val="en-US"/>
        </w:rPr>
        <w:t>Global overview</w:t>
      </w:r>
      <w:r>
        <w:rPr>
          <w:noProof/>
        </w:rPr>
        <w:tab/>
      </w:r>
      <w:r>
        <w:rPr>
          <w:noProof/>
        </w:rPr>
        <w:fldChar w:fldCharType="begin"/>
      </w:r>
      <w:r>
        <w:rPr>
          <w:noProof/>
        </w:rPr>
        <w:instrText xml:space="preserve"> PAGEREF _Toc396742519 \h </w:instrText>
      </w:r>
      <w:r>
        <w:rPr>
          <w:noProof/>
        </w:rPr>
      </w:r>
      <w:r>
        <w:rPr>
          <w:noProof/>
        </w:rPr>
        <w:fldChar w:fldCharType="separate"/>
      </w:r>
      <w:r>
        <w:rPr>
          <w:noProof/>
        </w:rPr>
        <w:t>44</w:t>
      </w:r>
      <w:r>
        <w:rPr>
          <w:noProof/>
        </w:rPr>
        <w:fldChar w:fldCharType="end"/>
      </w:r>
    </w:p>
    <w:p w14:paraId="6C0DFD64" w14:textId="77777777" w:rsidR="00120442" w:rsidRPr="0041157A" w:rsidRDefault="00120442">
      <w:pPr>
        <w:pStyle w:val="TOC3"/>
        <w:tabs>
          <w:tab w:val="left" w:pos="1100"/>
          <w:tab w:val="right" w:leader="dot" w:pos="9628"/>
        </w:tabs>
        <w:rPr>
          <w:rFonts w:asciiTheme="minorHAnsi" w:eastAsiaTheme="minorEastAsia" w:hAnsiTheme="minorHAnsi" w:cstheme="minorBidi"/>
          <w:noProof/>
          <w:sz w:val="22"/>
          <w:szCs w:val="22"/>
          <w:lang w:val="en-US" w:eastAsia="fr-FR"/>
        </w:rPr>
      </w:pPr>
      <w:r w:rsidRPr="002B47AB">
        <w:rPr>
          <w:noProof/>
        </w:rPr>
        <w:t>4.2.2.</w:t>
      </w:r>
      <w:r w:rsidRPr="0041157A">
        <w:rPr>
          <w:rFonts w:asciiTheme="minorHAnsi" w:eastAsiaTheme="minorEastAsia" w:hAnsiTheme="minorHAnsi" w:cstheme="minorBidi"/>
          <w:noProof/>
          <w:sz w:val="22"/>
          <w:szCs w:val="22"/>
          <w:lang w:val="en-US" w:eastAsia="fr-FR"/>
        </w:rPr>
        <w:tab/>
      </w:r>
      <w:r>
        <w:rPr>
          <w:noProof/>
        </w:rPr>
        <w:t>Step scheduling management (10ms)</w:t>
      </w:r>
      <w:r>
        <w:rPr>
          <w:noProof/>
        </w:rPr>
        <w:tab/>
      </w:r>
      <w:r>
        <w:rPr>
          <w:noProof/>
        </w:rPr>
        <w:fldChar w:fldCharType="begin"/>
      </w:r>
      <w:r>
        <w:rPr>
          <w:noProof/>
        </w:rPr>
        <w:instrText xml:space="preserve"> PAGEREF _Toc396742520 \h </w:instrText>
      </w:r>
      <w:r>
        <w:rPr>
          <w:noProof/>
        </w:rPr>
      </w:r>
      <w:r>
        <w:rPr>
          <w:noProof/>
        </w:rPr>
        <w:fldChar w:fldCharType="separate"/>
      </w:r>
      <w:r>
        <w:rPr>
          <w:noProof/>
        </w:rPr>
        <w:t>46</w:t>
      </w:r>
      <w:r>
        <w:rPr>
          <w:noProof/>
        </w:rPr>
        <w:fldChar w:fldCharType="end"/>
      </w:r>
    </w:p>
    <w:p w14:paraId="6FBEDDBC" w14:textId="77777777" w:rsidR="00120442" w:rsidRPr="0041157A" w:rsidRDefault="00120442">
      <w:pPr>
        <w:pStyle w:val="TOC3"/>
        <w:tabs>
          <w:tab w:val="left" w:pos="1100"/>
          <w:tab w:val="right" w:leader="dot" w:pos="9628"/>
        </w:tabs>
        <w:rPr>
          <w:rFonts w:asciiTheme="minorHAnsi" w:eastAsiaTheme="minorEastAsia" w:hAnsiTheme="minorHAnsi" w:cstheme="minorBidi"/>
          <w:noProof/>
          <w:sz w:val="22"/>
          <w:szCs w:val="22"/>
          <w:lang w:val="en-US" w:eastAsia="fr-FR"/>
        </w:rPr>
      </w:pPr>
      <w:r w:rsidRPr="002B47AB">
        <w:rPr>
          <w:noProof/>
        </w:rPr>
        <w:t>4.2.3.</w:t>
      </w:r>
      <w:r w:rsidRPr="0041157A">
        <w:rPr>
          <w:rFonts w:asciiTheme="minorHAnsi" w:eastAsiaTheme="minorEastAsia" w:hAnsiTheme="minorHAnsi" w:cstheme="minorBidi"/>
          <w:noProof/>
          <w:sz w:val="22"/>
          <w:szCs w:val="22"/>
          <w:lang w:val="en-US" w:eastAsia="fr-FR"/>
        </w:rPr>
        <w:tab/>
      </w:r>
      <w:r>
        <w:rPr>
          <w:noProof/>
        </w:rPr>
        <w:t>Standards steps management (2ms)</w:t>
      </w:r>
      <w:r>
        <w:rPr>
          <w:noProof/>
        </w:rPr>
        <w:tab/>
      </w:r>
      <w:r>
        <w:rPr>
          <w:noProof/>
        </w:rPr>
        <w:fldChar w:fldCharType="begin"/>
      </w:r>
      <w:r>
        <w:rPr>
          <w:noProof/>
        </w:rPr>
        <w:instrText xml:space="preserve"> PAGEREF _Toc396742521 \h </w:instrText>
      </w:r>
      <w:r>
        <w:rPr>
          <w:noProof/>
        </w:rPr>
      </w:r>
      <w:r>
        <w:rPr>
          <w:noProof/>
        </w:rPr>
        <w:fldChar w:fldCharType="separate"/>
      </w:r>
      <w:r>
        <w:rPr>
          <w:noProof/>
        </w:rPr>
        <w:t>47</w:t>
      </w:r>
      <w:r>
        <w:rPr>
          <w:noProof/>
        </w:rPr>
        <w:fldChar w:fldCharType="end"/>
      </w:r>
    </w:p>
    <w:p w14:paraId="084D719B" w14:textId="77777777" w:rsidR="00120442" w:rsidRPr="0041157A" w:rsidRDefault="00120442">
      <w:pPr>
        <w:pStyle w:val="TOC3"/>
        <w:tabs>
          <w:tab w:val="left" w:pos="1100"/>
          <w:tab w:val="right" w:leader="dot" w:pos="9628"/>
        </w:tabs>
        <w:rPr>
          <w:rFonts w:asciiTheme="minorHAnsi" w:eastAsiaTheme="minorEastAsia" w:hAnsiTheme="minorHAnsi" w:cstheme="minorBidi"/>
          <w:noProof/>
          <w:sz w:val="22"/>
          <w:szCs w:val="22"/>
          <w:lang w:val="en-US" w:eastAsia="fr-FR"/>
        </w:rPr>
      </w:pPr>
      <w:r w:rsidRPr="002B47AB">
        <w:rPr>
          <w:noProof/>
        </w:rPr>
        <w:t>4.2.4.</w:t>
      </w:r>
      <w:r w:rsidRPr="0041157A">
        <w:rPr>
          <w:rFonts w:asciiTheme="minorHAnsi" w:eastAsiaTheme="minorEastAsia" w:hAnsiTheme="minorHAnsi" w:cstheme="minorBidi"/>
          <w:noProof/>
          <w:sz w:val="22"/>
          <w:szCs w:val="22"/>
          <w:lang w:val="en-US" w:eastAsia="fr-FR"/>
        </w:rPr>
        <w:tab/>
      </w:r>
      <w:r>
        <w:rPr>
          <w:noProof/>
        </w:rPr>
        <w:t>Management of steps with High Power regulation (400µs)</w:t>
      </w:r>
      <w:r>
        <w:rPr>
          <w:noProof/>
        </w:rPr>
        <w:tab/>
      </w:r>
      <w:r>
        <w:rPr>
          <w:noProof/>
        </w:rPr>
        <w:fldChar w:fldCharType="begin"/>
      </w:r>
      <w:r>
        <w:rPr>
          <w:noProof/>
        </w:rPr>
        <w:instrText xml:space="preserve"> PAGEREF _Toc396742522 \h </w:instrText>
      </w:r>
      <w:r>
        <w:rPr>
          <w:noProof/>
        </w:rPr>
      </w:r>
      <w:r>
        <w:rPr>
          <w:noProof/>
        </w:rPr>
        <w:fldChar w:fldCharType="separate"/>
      </w:r>
      <w:r>
        <w:rPr>
          <w:noProof/>
        </w:rPr>
        <w:t>49</w:t>
      </w:r>
      <w:r>
        <w:rPr>
          <w:noProof/>
        </w:rPr>
        <w:fldChar w:fldCharType="end"/>
      </w:r>
    </w:p>
    <w:p w14:paraId="1E0C07F9" w14:textId="77777777" w:rsidR="00120442" w:rsidRPr="0041157A" w:rsidRDefault="00120442">
      <w:pPr>
        <w:pStyle w:val="TOC3"/>
        <w:tabs>
          <w:tab w:val="left" w:pos="1100"/>
          <w:tab w:val="right" w:leader="dot" w:pos="9628"/>
        </w:tabs>
        <w:rPr>
          <w:rFonts w:asciiTheme="minorHAnsi" w:eastAsiaTheme="minorEastAsia" w:hAnsiTheme="minorHAnsi" w:cstheme="minorBidi"/>
          <w:noProof/>
          <w:sz w:val="22"/>
          <w:szCs w:val="22"/>
          <w:lang w:val="en-US" w:eastAsia="fr-FR"/>
        </w:rPr>
      </w:pPr>
      <w:r w:rsidRPr="002B47AB">
        <w:rPr>
          <w:noProof/>
        </w:rPr>
        <w:lastRenderedPageBreak/>
        <w:t>4.2.5.</w:t>
      </w:r>
      <w:r w:rsidRPr="0041157A">
        <w:rPr>
          <w:rFonts w:asciiTheme="minorHAnsi" w:eastAsiaTheme="minorEastAsia" w:hAnsiTheme="minorHAnsi" w:cstheme="minorBidi"/>
          <w:noProof/>
          <w:sz w:val="22"/>
          <w:szCs w:val="22"/>
          <w:lang w:val="en-US" w:eastAsia="fr-FR"/>
        </w:rPr>
        <w:tab/>
      </w:r>
      <w:r>
        <w:rPr>
          <w:noProof/>
        </w:rPr>
        <w:t>Management of the emergency motor stage braking and releasing (400µs)</w:t>
      </w:r>
      <w:r>
        <w:rPr>
          <w:noProof/>
        </w:rPr>
        <w:tab/>
      </w:r>
      <w:r>
        <w:rPr>
          <w:noProof/>
        </w:rPr>
        <w:fldChar w:fldCharType="begin"/>
      </w:r>
      <w:r>
        <w:rPr>
          <w:noProof/>
        </w:rPr>
        <w:instrText xml:space="preserve"> PAGEREF _Toc396742523 \h </w:instrText>
      </w:r>
      <w:r>
        <w:rPr>
          <w:noProof/>
        </w:rPr>
      </w:r>
      <w:r>
        <w:rPr>
          <w:noProof/>
        </w:rPr>
        <w:fldChar w:fldCharType="separate"/>
      </w:r>
      <w:r>
        <w:rPr>
          <w:noProof/>
        </w:rPr>
        <w:t>50</w:t>
      </w:r>
      <w:r>
        <w:rPr>
          <w:noProof/>
        </w:rPr>
        <w:fldChar w:fldCharType="end"/>
      </w:r>
    </w:p>
    <w:p w14:paraId="4E9AABEE" w14:textId="77777777" w:rsidR="00120442" w:rsidRPr="0041157A" w:rsidRDefault="00120442">
      <w:pPr>
        <w:pStyle w:val="TOC2"/>
        <w:tabs>
          <w:tab w:val="left" w:pos="600"/>
          <w:tab w:val="right" w:leader="dot" w:pos="9628"/>
        </w:tabs>
        <w:rPr>
          <w:rFonts w:asciiTheme="minorHAnsi" w:eastAsiaTheme="minorEastAsia" w:hAnsiTheme="minorHAnsi" w:cstheme="minorBidi"/>
          <w:b w:val="0"/>
          <w:sz w:val="22"/>
          <w:szCs w:val="22"/>
          <w:lang w:val="en-US" w:eastAsia="fr-FR"/>
        </w:rPr>
      </w:pPr>
      <w:r>
        <w:t>4.3.</w:t>
      </w:r>
      <w:r w:rsidRPr="0041157A">
        <w:rPr>
          <w:rFonts w:asciiTheme="minorHAnsi" w:eastAsiaTheme="minorEastAsia" w:hAnsiTheme="minorHAnsi" w:cstheme="minorBidi"/>
          <w:b w:val="0"/>
          <w:sz w:val="22"/>
          <w:szCs w:val="22"/>
          <w:lang w:val="en-US" w:eastAsia="fr-FR"/>
        </w:rPr>
        <w:tab/>
      </w:r>
      <w:r>
        <w:t>Component functions</w:t>
      </w:r>
      <w:r>
        <w:tab/>
      </w:r>
      <w:r>
        <w:fldChar w:fldCharType="begin"/>
      </w:r>
      <w:r>
        <w:instrText xml:space="preserve"> PAGEREF _Toc396742524 \h </w:instrText>
      </w:r>
      <w:r>
        <w:fldChar w:fldCharType="separate"/>
      </w:r>
      <w:r>
        <w:t>52</w:t>
      </w:r>
      <w:r>
        <w:fldChar w:fldCharType="end"/>
      </w:r>
    </w:p>
    <w:p w14:paraId="1EC2A673" w14:textId="77777777" w:rsidR="00120442" w:rsidRPr="0041157A" w:rsidRDefault="00120442">
      <w:pPr>
        <w:pStyle w:val="TOC3"/>
        <w:tabs>
          <w:tab w:val="left" w:pos="1100"/>
          <w:tab w:val="right" w:leader="dot" w:pos="9628"/>
        </w:tabs>
        <w:rPr>
          <w:rFonts w:asciiTheme="minorHAnsi" w:eastAsiaTheme="minorEastAsia" w:hAnsiTheme="minorHAnsi" w:cstheme="minorBidi"/>
          <w:noProof/>
          <w:sz w:val="22"/>
          <w:szCs w:val="22"/>
          <w:lang w:val="en-US" w:eastAsia="fr-FR"/>
        </w:rPr>
      </w:pPr>
      <w:r w:rsidRPr="002B47AB">
        <w:rPr>
          <w:noProof/>
        </w:rPr>
        <w:t>4.3.1.</w:t>
      </w:r>
      <w:r w:rsidRPr="0041157A">
        <w:rPr>
          <w:rFonts w:asciiTheme="minorHAnsi" w:eastAsiaTheme="minorEastAsia" w:hAnsiTheme="minorHAnsi" w:cstheme="minorBidi"/>
          <w:noProof/>
          <w:sz w:val="22"/>
          <w:szCs w:val="22"/>
          <w:lang w:val="en-US" w:eastAsia="fr-FR"/>
        </w:rPr>
        <w:tab/>
      </w:r>
      <w:r>
        <w:rPr>
          <w:noProof/>
        </w:rPr>
        <w:t>Functions called during the step scheduling management</w:t>
      </w:r>
      <w:r>
        <w:rPr>
          <w:noProof/>
        </w:rPr>
        <w:tab/>
      </w:r>
      <w:r>
        <w:rPr>
          <w:noProof/>
        </w:rPr>
        <w:fldChar w:fldCharType="begin"/>
      </w:r>
      <w:r>
        <w:rPr>
          <w:noProof/>
        </w:rPr>
        <w:instrText xml:space="preserve"> PAGEREF _Toc396742525 \h </w:instrText>
      </w:r>
      <w:r>
        <w:rPr>
          <w:noProof/>
        </w:rPr>
      </w:r>
      <w:r>
        <w:rPr>
          <w:noProof/>
        </w:rPr>
        <w:fldChar w:fldCharType="separate"/>
      </w:r>
      <w:r>
        <w:rPr>
          <w:noProof/>
        </w:rPr>
        <w:t>52</w:t>
      </w:r>
      <w:r>
        <w:rPr>
          <w:noProof/>
        </w:rPr>
        <w:fldChar w:fldCharType="end"/>
      </w:r>
    </w:p>
    <w:p w14:paraId="2C784D37" w14:textId="77777777" w:rsidR="00120442" w:rsidRPr="0041157A" w:rsidRDefault="00120442">
      <w:pPr>
        <w:pStyle w:val="TOC4"/>
        <w:tabs>
          <w:tab w:val="left" w:pos="1540"/>
          <w:tab w:val="right" w:leader="dot" w:pos="9628"/>
        </w:tabs>
        <w:rPr>
          <w:rFonts w:asciiTheme="minorHAnsi" w:eastAsiaTheme="minorEastAsia" w:hAnsiTheme="minorHAnsi" w:cstheme="minorBidi"/>
          <w:noProof/>
          <w:sz w:val="22"/>
          <w:szCs w:val="22"/>
          <w:lang w:val="en-US" w:eastAsia="fr-FR"/>
        </w:rPr>
      </w:pPr>
      <w:r>
        <w:rPr>
          <w:noProof/>
        </w:rPr>
        <w:t>4.3.1.1.</w:t>
      </w:r>
      <w:r w:rsidRPr="0041157A">
        <w:rPr>
          <w:rFonts w:asciiTheme="minorHAnsi" w:eastAsiaTheme="minorEastAsia" w:hAnsiTheme="minorHAnsi" w:cstheme="minorBidi"/>
          <w:noProof/>
          <w:sz w:val="22"/>
          <w:szCs w:val="22"/>
          <w:lang w:val="en-US" w:eastAsia="fr-FR"/>
        </w:rPr>
        <w:tab/>
      </w:r>
      <w:r>
        <w:rPr>
          <w:noProof/>
        </w:rPr>
        <w:t>M_SelectStepId</w:t>
      </w:r>
      <w:r>
        <w:rPr>
          <w:noProof/>
        </w:rPr>
        <w:tab/>
      </w:r>
      <w:r>
        <w:rPr>
          <w:noProof/>
        </w:rPr>
        <w:fldChar w:fldCharType="begin"/>
      </w:r>
      <w:r>
        <w:rPr>
          <w:noProof/>
        </w:rPr>
        <w:instrText xml:space="preserve"> PAGEREF _Toc396742526 \h </w:instrText>
      </w:r>
      <w:r>
        <w:rPr>
          <w:noProof/>
        </w:rPr>
      </w:r>
      <w:r>
        <w:rPr>
          <w:noProof/>
        </w:rPr>
        <w:fldChar w:fldCharType="separate"/>
      </w:r>
      <w:r>
        <w:rPr>
          <w:noProof/>
        </w:rPr>
        <w:t>52</w:t>
      </w:r>
      <w:r>
        <w:rPr>
          <w:noProof/>
        </w:rPr>
        <w:fldChar w:fldCharType="end"/>
      </w:r>
    </w:p>
    <w:p w14:paraId="1E36FCBE" w14:textId="77777777" w:rsidR="00120442" w:rsidRPr="0041157A" w:rsidRDefault="00120442">
      <w:pPr>
        <w:pStyle w:val="TOC4"/>
        <w:tabs>
          <w:tab w:val="left" w:pos="1540"/>
          <w:tab w:val="right" w:leader="dot" w:pos="9628"/>
        </w:tabs>
        <w:rPr>
          <w:rFonts w:asciiTheme="minorHAnsi" w:eastAsiaTheme="minorEastAsia" w:hAnsiTheme="minorHAnsi" w:cstheme="minorBidi"/>
          <w:noProof/>
          <w:sz w:val="22"/>
          <w:szCs w:val="22"/>
          <w:lang w:val="en-US" w:eastAsia="fr-FR"/>
        </w:rPr>
      </w:pPr>
      <w:r>
        <w:rPr>
          <w:noProof/>
        </w:rPr>
        <w:t>4.3.1.2.</w:t>
      </w:r>
      <w:r w:rsidRPr="0041157A">
        <w:rPr>
          <w:rFonts w:asciiTheme="minorHAnsi" w:eastAsiaTheme="minorEastAsia" w:hAnsiTheme="minorHAnsi" w:cstheme="minorBidi"/>
          <w:noProof/>
          <w:sz w:val="22"/>
          <w:szCs w:val="22"/>
          <w:lang w:val="en-US" w:eastAsia="fr-FR"/>
        </w:rPr>
        <w:tab/>
      </w:r>
      <w:r>
        <w:rPr>
          <w:noProof/>
        </w:rPr>
        <w:t>M_ProvideExecutedCycleStep</w:t>
      </w:r>
      <w:r>
        <w:rPr>
          <w:noProof/>
        </w:rPr>
        <w:tab/>
      </w:r>
      <w:r>
        <w:rPr>
          <w:noProof/>
        </w:rPr>
        <w:fldChar w:fldCharType="begin"/>
      </w:r>
      <w:r>
        <w:rPr>
          <w:noProof/>
        </w:rPr>
        <w:instrText xml:space="preserve"> PAGEREF _Toc396742527 \h </w:instrText>
      </w:r>
      <w:r>
        <w:rPr>
          <w:noProof/>
        </w:rPr>
      </w:r>
      <w:r>
        <w:rPr>
          <w:noProof/>
        </w:rPr>
        <w:fldChar w:fldCharType="separate"/>
      </w:r>
      <w:r>
        <w:rPr>
          <w:noProof/>
        </w:rPr>
        <w:t>55</w:t>
      </w:r>
      <w:r>
        <w:rPr>
          <w:noProof/>
        </w:rPr>
        <w:fldChar w:fldCharType="end"/>
      </w:r>
    </w:p>
    <w:p w14:paraId="3E8ABC9F" w14:textId="77777777" w:rsidR="00120442" w:rsidRPr="0041157A" w:rsidRDefault="00120442">
      <w:pPr>
        <w:pStyle w:val="TOC4"/>
        <w:tabs>
          <w:tab w:val="left" w:pos="1540"/>
          <w:tab w:val="right" w:leader="dot" w:pos="9628"/>
        </w:tabs>
        <w:rPr>
          <w:rFonts w:asciiTheme="minorHAnsi" w:eastAsiaTheme="minorEastAsia" w:hAnsiTheme="minorHAnsi" w:cstheme="minorBidi"/>
          <w:noProof/>
          <w:sz w:val="22"/>
          <w:szCs w:val="22"/>
          <w:lang w:val="en-US" w:eastAsia="fr-FR"/>
        </w:rPr>
      </w:pPr>
      <w:r>
        <w:rPr>
          <w:noProof/>
        </w:rPr>
        <w:t>4.3.1.3.</w:t>
      </w:r>
      <w:r w:rsidRPr="0041157A">
        <w:rPr>
          <w:rFonts w:asciiTheme="minorHAnsi" w:eastAsiaTheme="minorEastAsia" w:hAnsiTheme="minorHAnsi" w:cstheme="minorBidi"/>
          <w:noProof/>
          <w:sz w:val="22"/>
          <w:szCs w:val="22"/>
          <w:lang w:val="en-US" w:eastAsia="fr-FR"/>
        </w:rPr>
        <w:tab/>
      </w:r>
      <w:r>
        <w:rPr>
          <w:noProof/>
        </w:rPr>
        <w:t>M_ManageStepEvents</w:t>
      </w:r>
      <w:r>
        <w:rPr>
          <w:noProof/>
        </w:rPr>
        <w:tab/>
      </w:r>
      <w:r>
        <w:rPr>
          <w:noProof/>
        </w:rPr>
        <w:fldChar w:fldCharType="begin"/>
      </w:r>
      <w:r>
        <w:rPr>
          <w:noProof/>
        </w:rPr>
        <w:instrText xml:space="preserve"> PAGEREF _Toc396742528 \h </w:instrText>
      </w:r>
      <w:r>
        <w:rPr>
          <w:noProof/>
        </w:rPr>
      </w:r>
      <w:r>
        <w:rPr>
          <w:noProof/>
        </w:rPr>
        <w:fldChar w:fldCharType="separate"/>
      </w:r>
      <w:r>
        <w:rPr>
          <w:noProof/>
        </w:rPr>
        <w:t>57</w:t>
      </w:r>
      <w:r>
        <w:rPr>
          <w:noProof/>
        </w:rPr>
        <w:fldChar w:fldCharType="end"/>
      </w:r>
    </w:p>
    <w:p w14:paraId="6B72F10E" w14:textId="77777777" w:rsidR="00120442" w:rsidRPr="0041157A" w:rsidRDefault="00120442">
      <w:pPr>
        <w:pStyle w:val="TOC4"/>
        <w:tabs>
          <w:tab w:val="left" w:pos="1540"/>
          <w:tab w:val="right" w:leader="dot" w:pos="9628"/>
        </w:tabs>
        <w:rPr>
          <w:rFonts w:asciiTheme="minorHAnsi" w:eastAsiaTheme="minorEastAsia" w:hAnsiTheme="minorHAnsi" w:cstheme="minorBidi"/>
          <w:noProof/>
          <w:sz w:val="22"/>
          <w:szCs w:val="22"/>
          <w:lang w:val="en-US" w:eastAsia="fr-FR"/>
        </w:rPr>
      </w:pPr>
      <w:r>
        <w:rPr>
          <w:noProof/>
        </w:rPr>
        <w:t>4.3.1.4.</w:t>
      </w:r>
      <w:r w:rsidRPr="0041157A">
        <w:rPr>
          <w:rFonts w:asciiTheme="minorHAnsi" w:eastAsiaTheme="minorEastAsia" w:hAnsiTheme="minorHAnsi" w:cstheme="minorBidi"/>
          <w:noProof/>
          <w:sz w:val="22"/>
          <w:szCs w:val="22"/>
          <w:lang w:val="en-US" w:eastAsia="fr-FR"/>
        </w:rPr>
        <w:tab/>
      </w:r>
      <w:r>
        <w:rPr>
          <w:noProof/>
        </w:rPr>
        <w:t>M_ExtractStepParameters</w:t>
      </w:r>
      <w:r>
        <w:rPr>
          <w:noProof/>
        </w:rPr>
        <w:tab/>
      </w:r>
      <w:r>
        <w:rPr>
          <w:noProof/>
        </w:rPr>
        <w:fldChar w:fldCharType="begin"/>
      </w:r>
      <w:r>
        <w:rPr>
          <w:noProof/>
        </w:rPr>
        <w:instrText xml:space="preserve"> PAGEREF _Toc396742529 \h </w:instrText>
      </w:r>
      <w:r>
        <w:rPr>
          <w:noProof/>
        </w:rPr>
      </w:r>
      <w:r>
        <w:rPr>
          <w:noProof/>
        </w:rPr>
        <w:fldChar w:fldCharType="separate"/>
      </w:r>
      <w:r>
        <w:rPr>
          <w:noProof/>
        </w:rPr>
        <w:t>61</w:t>
      </w:r>
      <w:r>
        <w:rPr>
          <w:noProof/>
        </w:rPr>
        <w:fldChar w:fldCharType="end"/>
      </w:r>
    </w:p>
    <w:p w14:paraId="3396A95D" w14:textId="77777777" w:rsidR="00120442" w:rsidRPr="0041157A" w:rsidRDefault="00120442">
      <w:pPr>
        <w:pStyle w:val="TOC4"/>
        <w:tabs>
          <w:tab w:val="left" w:pos="1540"/>
          <w:tab w:val="right" w:leader="dot" w:pos="9628"/>
        </w:tabs>
        <w:rPr>
          <w:rFonts w:asciiTheme="minorHAnsi" w:eastAsiaTheme="minorEastAsia" w:hAnsiTheme="minorHAnsi" w:cstheme="minorBidi"/>
          <w:noProof/>
          <w:sz w:val="22"/>
          <w:szCs w:val="22"/>
          <w:lang w:val="en-US" w:eastAsia="fr-FR"/>
        </w:rPr>
      </w:pPr>
      <w:r>
        <w:rPr>
          <w:noProof/>
        </w:rPr>
        <w:t>4.3.1.5.</w:t>
      </w:r>
      <w:r w:rsidRPr="0041157A">
        <w:rPr>
          <w:rFonts w:asciiTheme="minorHAnsi" w:eastAsiaTheme="minorEastAsia" w:hAnsiTheme="minorHAnsi" w:cstheme="minorBidi"/>
          <w:noProof/>
          <w:sz w:val="22"/>
          <w:szCs w:val="22"/>
          <w:lang w:val="en-US" w:eastAsia="fr-FR"/>
        </w:rPr>
        <w:tab/>
      </w:r>
      <w:r>
        <w:rPr>
          <w:noProof/>
        </w:rPr>
        <w:t>M_ControlStepExecution</w:t>
      </w:r>
      <w:r>
        <w:rPr>
          <w:noProof/>
        </w:rPr>
        <w:tab/>
      </w:r>
      <w:r>
        <w:rPr>
          <w:noProof/>
        </w:rPr>
        <w:fldChar w:fldCharType="begin"/>
      </w:r>
      <w:r>
        <w:rPr>
          <w:noProof/>
        </w:rPr>
        <w:instrText xml:space="preserve"> PAGEREF _Toc396742530 \h </w:instrText>
      </w:r>
      <w:r>
        <w:rPr>
          <w:noProof/>
        </w:rPr>
      </w:r>
      <w:r>
        <w:rPr>
          <w:noProof/>
        </w:rPr>
        <w:fldChar w:fldCharType="separate"/>
      </w:r>
      <w:r>
        <w:rPr>
          <w:noProof/>
        </w:rPr>
        <w:t>66</w:t>
      </w:r>
      <w:r>
        <w:rPr>
          <w:noProof/>
        </w:rPr>
        <w:fldChar w:fldCharType="end"/>
      </w:r>
    </w:p>
    <w:p w14:paraId="35EC1141" w14:textId="77777777" w:rsidR="00120442" w:rsidRPr="0041157A" w:rsidRDefault="00120442">
      <w:pPr>
        <w:pStyle w:val="TOC4"/>
        <w:tabs>
          <w:tab w:val="left" w:pos="1540"/>
          <w:tab w:val="right" w:leader="dot" w:pos="9628"/>
        </w:tabs>
        <w:rPr>
          <w:rFonts w:asciiTheme="minorHAnsi" w:eastAsiaTheme="minorEastAsia" w:hAnsiTheme="minorHAnsi" w:cstheme="minorBidi"/>
          <w:noProof/>
          <w:sz w:val="22"/>
          <w:szCs w:val="22"/>
          <w:lang w:val="en-US" w:eastAsia="fr-FR"/>
        </w:rPr>
      </w:pPr>
      <w:r>
        <w:rPr>
          <w:noProof/>
        </w:rPr>
        <w:t>4.3.1.6.</w:t>
      </w:r>
      <w:r w:rsidRPr="0041157A">
        <w:rPr>
          <w:rFonts w:asciiTheme="minorHAnsi" w:eastAsiaTheme="minorEastAsia" w:hAnsiTheme="minorHAnsi" w:cstheme="minorBidi"/>
          <w:noProof/>
          <w:sz w:val="22"/>
          <w:szCs w:val="22"/>
          <w:lang w:val="en-US" w:eastAsia="fr-FR"/>
        </w:rPr>
        <w:tab/>
      </w:r>
      <w:r>
        <w:rPr>
          <w:noProof/>
        </w:rPr>
        <w:t>M_ExtractCycleOptions</w:t>
      </w:r>
      <w:r>
        <w:rPr>
          <w:noProof/>
        </w:rPr>
        <w:tab/>
      </w:r>
      <w:r>
        <w:rPr>
          <w:noProof/>
        </w:rPr>
        <w:fldChar w:fldCharType="begin"/>
      </w:r>
      <w:r>
        <w:rPr>
          <w:noProof/>
        </w:rPr>
        <w:instrText xml:space="preserve"> PAGEREF _Toc396742531 \h </w:instrText>
      </w:r>
      <w:r>
        <w:rPr>
          <w:noProof/>
        </w:rPr>
      </w:r>
      <w:r>
        <w:rPr>
          <w:noProof/>
        </w:rPr>
        <w:fldChar w:fldCharType="separate"/>
      </w:r>
      <w:r>
        <w:rPr>
          <w:noProof/>
        </w:rPr>
        <w:t>68</w:t>
      </w:r>
      <w:r>
        <w:rPr>
          <w:noProof/>
        </w:rPr>
        <w:fldChar w:fldCharType="end"/>
      </w:r>
    </w:p>
    <w:p w14:paraId="3C5EB47E" w14:textId="77777777" w:rsidR="00120442" w:rsidRPr="0041157A" w:rsidRDefault="00120442">
      <w:pPr>
        <w:pStyle w:val="TOC3"/>
        <w:tabs>
          <w:tab w:val="left" w:pos="1100"/>
          <w:tab w:val="right" w:leader="dot" w:pos="9628"/>
        </w:tabs>
        <w:rPr>
          <w:rFonts w:asciiTheme="minorHAnsi" w:eastAsiaTheme="minorEastAsia" w:hAnsiTheme="minorHAnsi" w:cstheme="minorBidi"/>
          <w:noProof/>
          <w:sz w:val="22"/>
          <w:szCs w:val="22"/>
          <w:lang w:val="en-US" w:eastAsia="fr-FR"/>
        </w:rPr>
      </w:pPr>
      <w:r w:rsidRPr="002B47AB">
        <w:rPr>
          <w:noProof/>
        </w:rPr>
        <w:t>4.3.2.</w:t>
      </w:r>
      <w:r w:rsidRPr="0041157A">
        <w:rPr>
          <w:rFonts w:asciiTheme="minorHAnsi" w:eastAsiaTheme="minorEastAsia" w:hAnsiTheme="minorHAnsi" w:cstheme="minorBidi"/>
          <w:noProof/>
          <w:sz w:val="22"/>
          <w:szCs w:val="22"/>
          <w:lang w:val="en-US" w:eastAsia="fr-FR"/>
        </w:rPr>
        <w:tab/>
      </w:r>
      <w:r>
        <w:rPr>
          <w:noProof/>
        </w:rPr>
        <w:t>Functions used to compute the motor command in case of standards steps</w:t>
      </w:r>
      <w:r>
        <w:rPr>
          <w:noProof/>
        </w:rPr>
        <w:tab/>
      </w:r>
      <w:r>
        <w:rPr>
          <w:noProof/>
        </w:rPr>
        <w:fldChar w:fldCharType="begin"/>
      </w:r>
      <w:r>
        <w:rPr>
          <w:noProof/>
        </w:rPr>
        <w:instrText xml:space="preserve"> PAGEREF _Toc396742532 \h </w:instrText>
      </w:r>
      <w:r>
        <w:rPr>
          <w:noProof/>
        </w:rPr>
      </w:r>
      <w:r>
        <w:rPr>
          <w:noProof/>
        </w:rPr>
        <w:fldChar w:fldCharType="separate"/>
      </w:r>
      <w:r>
        <w:rPr>
          <w:noProof/>
        </w:rPr>
        <w:t>72</w:t>
      </w:r>
      <w:r>
        <w:rPr>
          <w:noProof/>
        </w:rPr>
        <w:fldChar w:fldCharType="end"/>
      </w:r>
    </w:p>
    <w:p w14:paraId="183F235D" w14:textId="77777777" w:rsidR="00120442" w:rsidRPr="0041157A" w:rsidRDefault="00120442">
      <w:pPr>
        <w:pStyle w:val="TOC4"/>
        <w:tabs>
          <w:tab w:val="left" w:pos="1540"/>
          <w:tab w:val="right" w:leader="dot" w:pos="9628"/>
        </w:tabs>
        <w:rPr>
          <w:rFonts w:asciiTheme="minorHAnsi" w:eastAsiaTheme="minorEastAsia" w:hAnsiTheme="minorHAnsi" w:cstheme="minorBidi"/>
          <w:noProof/>
          <w:sz w:val="22"/>
          <w:szCs w:val="22"/>
          <w:lang w:val="en-US" w:eastAsia="fr-FR"/>
        </w:rPr>
      </w:pPr>
      <w:r>
        <w:rPr>
          <w:noProof/>
        </w:rPr>
        <w:t>4.3.2.1.</w:t>
      </w:r>
      <w:r w:rsidRPr="0041157A">
        <w:rPr>
          <w:rFonts w:asciiTheme="minorHAnsi" w:eastAsiaTheme="minorEastAsia" w:hAnsiTheme="minorHAnsi" w:cstheme="minorBidi"/>
          <w:noProof/>
          <w:sz w:val="22"/>
          <w:szCs w:val="22"/>
          <w:lang w:val="en-US" w:eastAsia="fr-FR"/>
        </w:rPr>
        <w:tab/>
      </w:r>
      <w:r>
        <w:rPr>
          <w:noProof/>
        </w:rPr>
        <w:t>ManagePWMSteps</w:t>
      </w:r>
      <w:r>
        <w:rPr>
          <w:noProof/>
        </w:rPr>
        <w:tab/>
      </w:r>
      <w:r>
        <w:rPr>
          <w:noProof/>
        </w:rPr>
        <w:fldChar w:fldCharType="begin"/>
      </w:r>
      <w:r>
        <w:rPr>
          <w:noProof/>
        </w:rPr>
        <w:instrText xml:space="preserve"> PAGEREF _Toc396742533 \h </w:instrText>
      </w:r>
      <w:r>
        <w:rPr>
          <w:noProof/>
        </w:rPr>
      </w:r>
      <w:r>
        <w:rPr>
          <w:noProof/>
        </w:rPr>
        <w:fldChar w:fldCharType="separate"/>
      </w:r>
      <w:r>
        <w:rPr>
          <w:noProof/>
        </w:rPr>
        <w:t>72</w:t>
      </w:r>
      <w:r>
        <w:rPr>
          <w:noProof/>
        </w:rPr>
        <w:fldChar w:fldCharType="end"/>
      </w:r>
    </w:p>
    <w:p w14:paraId="493C553E" w14:textId="77777777" w:rsidR="00120442" w:rsidRPr="0041157A" w:rsidRDefault="00120442">
      <w:pPr>
        <w:pStyle w:val="TOC4"/>
        <w:tabs>
          <w:tab w:val="left" w:pos="1540"/>
          <w:tab w:val="right" w:leader="dot" w:pos="9628"/>
        </w:tabs>
        <w:rPr>
          <w:rFonts w:asciiTheme="minorHAnsi" w:eastAsiaTheme="minorEastAsia" w:hAnsiTheme="minorHAnsi" w:cstheme="minorBidi"/>
          <w:noProof/>
          <w:sz w:val="22"/>
          <w:szCs w:val="22"/>
          <w:lang w:val="en-US" w:eastAsia="fr-FR"/>
        </w:rPr>
      </w:pPr>
      <w:r>
        <w:rPr>
          <w:noProof/>
        </w:rPr>
        <w:t>4.3.2.2.</w:t>
      </w:r>
      <w:r w:rsidRPr="0041157A">
        <w:rPr>
          <w:rFonts w:asciiTheme="minorHAnsi" w:eastAsiaTheme="minorEastAsia" w:hAnsiTheme="minorHAnsi" w:cstheme="minorBidi"/>
          <w:noProof/>
          <w:sz w:val="22"/>
          <w:szCs w:val="22"/>
          <w:lang w:val="en-US" w:eastAsia="fr-FR"/>
        </w:rPr>
        <w:tab/>
      </w:r>
      <w:r>
        <w:rPr>
          <w:noProof/>
        </w:rPr>
        <w:t>ManageCurrentSteps</w:t>
      </w:r>
      <w:r>
        <w:rPr>
          <w:noProof/>
        </w:rPr>
        <w:tab/>
      </w:r>
      <w:r>
        <w:rPr>
          <w:noProof/>
        </w:rPr>
        <w:fldChar w:fldCharType="begin"/>
      </w:r>
      <w:r>
        <w:rPr>
          <w:noProof/>
        </w:rPr>
        <w:instrText xml:space="preserve"> PAGEREF _Toc396742534 \h </w:instrText>
      </w:r>
      <w:r>
        <w:rPr>
          <w:noProof/>
        </w:rPr>
      </w:r>
      <w:r>
        <w:rPr>
          <w:noProof/>
        </w:rPr>
        <w:fldChar w:fldCharType="separate"/>
      </w:r>
      <w:r>
        <w:rPr>
          <w:noProof/>
        </w:rPr>
        <w:t>74</w:t>
      </w:r>
      <w:r>
        <w:rPr>
          <w:noProof/>
        </w:rPr>
        <w:fldChar w:fldCharType="end"/>
      </w:r>
    </w:p>
    <w:p w14:paraId="2A9EF6AE" w14:textId="77777777" w:rsidR="00120442" w:rsidRPr="0041157A" w:rsidRDefault="00120442">
      <w:pPr>
        <w:pStyle w:val="TOC4"/>
        <w:tabs>
          <w:tab w:val="left" w:pos="1540"/>
          <w:tab w:val="right" w:leader="dot" w:pos="9628"/>
        </w:tabs>
        <w:rPr>
          <w:rFonts w:asciiTheme="minorHAnsi" w:eastAsiaTheme="minorEastAsia" w:hAnsiTheme="minorHAnsi" w:cstheme="minorBidi"/>
          <w:noProof/>
          <w:sz w:val="22"/>
          <w:szCs w:val="22"/>
          <w:lang w:val="en-US" w:eastAsia="fr-FR"/>
        </w:rPr>
      </w:pPr>
      <w:r>
        <w:rPr>
          <w:noProof/>
        </w:rPr>
        <w:t>4.3.2.3.</w:t>
      </w:r>
      <w:r w:rsidRPr="0041157A">
        <w:rPr>
          <w:rFonts w:asciiTheme="minorHAnsi" w:eastAsiaTheme="minorEastAsia" w:hAnsiTheme="minorHAnsi" w:cstheme="minorBidi"/>
          <w:noProof/>
          <w:sz w:val="22"/>
          <w:szCs w:val="22"/>
          <w:lang w:val="en-US" w:eastAsia="fr-FR"/>
        </w:rPr>
        <w:tab/>
      </w:r>
      <w:r>
        <w:rPr>
          <w:noProof/>
        </w:rPr>
        <w:t>ManagePIDCurrentSteps</w:t>
      </w:r>
      <w:r>
        <w:rPr>
          <w:noProof/>
        </w:rPr>
        <w:tab/>
      </w:r>
      <w:r>
        <w:rPr>
          <w:noProof/>
        </w:rPr>
        <w:fldChar w:fldCharType="begin"/>
      </w:r>
      <w:r>
        <w:rPr>
          <w:noProof/>
        </w:rPr>
        <w:instrText xml:space="preserve"> PAGEREF _Toc396742535 \h </w:instrText>
      </w:r>
      <w:r>
        <w:rPr>
          <w:noProof/>
        </w:rPr>
      </w:r>
      <w:r>
        <w:rPr>
          <w:noProof/>
        </w:rPr>
        <w:fldChar w:fldCharType="separate"/>
      </w:r>
      <w:r>
        <w:rPr>
          <w:noProof/>
        </w:rPr>
        <w:t>77</w:t>
      </w:r>
      <w:r>
        <w:rPr>
          <w:noProof/>
        </w:rPr>
        <w:fldChar w:fldCharType="end"/>
      </w:r>
    </w:p>
    <w:p w14:paraId="2F6A2BCE" w14:textId="77777777" w:rsidR="00120442" w:rsidRPr="0041157A" w:rsidRDefault="00120442">
      <w:pPr>
        <w:pStyle w:val="TOC4"/>
        <w:tabs>
          <w:tab w:val="left" w:pos="1540"/>
          <w:tab w:val="right" w:leader="dot" w:pos="9628"/>
        </w:tabs>
        <w:rPr>
          <w:rFonts w:asciiTheme="minorHAnsi" w:eastAsiaTheme="minorEastAsia" w:hAnsiTheme="minorHAnsi" w:cstheme="minorBidi"/>
          <w:noProof/>
          <w:sz w:val="22"/>
          <w:szCs w:val="22"/>
          <w:lang w:val="en-US" w:eastAsia="fr-FR"/>
        </w:rPr>
      </w:pPr>
      <w:r>
        <w:rPr>
          <w:noProof/>
        </w:rPr>
        <w:t>4.3.2.4.</w:t>
      </w:r>
      <w:r w:rsidRPr="0041157A">
        <w:rPr>
          <w:rFonts w:asciiTheme="minorHAnsi" w:eastAsiaTheme="minorEastAsia" w:hAnsiTheme="minorHAnsi" w:cstheme="minorBidi"/>
          <w:noProof/>
          <w:sz w:val="22"/>
          <w:szCs w:val="22"/>
          <w:lang w:val="en-US" w:eastAsia="fr-FR"/>
        </w:rPr>
        <w:tab/>
      </w:r>
      <w:r>
        <w:rPr>
          <w:noProof/>
        </w:rPr>
        <w:t>ManageVoltageSteps</w:t>
      </w:r>
      <w:r>
        <w:rPr>
          <w:noProof/>
        </w:rPr>
        <w:tab/>
      </w:r>
      <w:r>
        <w:rPr>
          <w:noProof/>
        </w:rPr>
        <w:fldChar w:fldCharType="begin"/>
      </w:r>
      <w:r>
        <w:rPr>
          <w:noProof/>
        </w:rPr>
        <w:instrText xml:space="preserve"> PAGEREF _Toc396742536 \h </w:instrText>
      </w:r>
      <w:r>
        <w:rPr>
          <w:noProof/>
        </w:rPr>
      </w:r>
      <w:r>
        <w:rPr>
          <w:noProof/>
        </w:rPr>
        <w:fldChar w:fldCharType="separate"/>
      </w:r>
      <w:r>
        <w:rPr>
          <w:noProof/>
        </w:rPr>
        <w:t>79</w:t>
      </w:r>
      <w:r>
        <w:rPr>
          <w:noProof/>
        </w:rPr>
        <w:fldChar w:fldCharType="end"/>
      </w:r>
    </w:p>
    <w:p w14:paraId="171F5954" w14:textId="77777777" w:rsidR="00120442" w:rsidRPr="0041157A" w:rsidRDefault="00120442">
      <w:pPr>
        <w:pStyle w:val="TOC4"/>
        <w:tabs>
          <w:tab w:val="left" w:pos="1540"/>
          <w:tab w:val="right" w:leader="dot" w:pos="9628"/>
        </w:tabs>
        <w:rPr>
          <w:rFonts w:asciiTheme="minorHAnsi" w:eastAsiaTheme="minorEastAsia" w:hAnsiTheme="minorHAnsi" w:cstheme="minorBidi"/>
          <w:noProof/>
          <w:sz w:val="22"/>
          <w:szCs w:val="22"/>
          <w:lang w:val="en-US" w:eastAsia="fr-FR"/>
        </w:rPr>
      </w:pPr>
      <w:r>
        <w:rPr>
          <w:noProof/>
        </w:rPr>
        <w:t>4.3.2.5.</w:t>
      </w:r>
      <w:r w:rsidRPr="0041157A">
        <w:rPr>
          <w:rFonts w:asciiTheme="minorHAnsi" w:eastAsiaTheme="minorEastAsia" w:hAnsiTheme="minorHAnsi" w:cstheme="minorBidi"/>
          <w:noProof/>
          <w:sz w:val="22"/>
          <w:szCs w:val="22"/>
          <w:lang w:val="en-US" w:eastAsia="fr-FR"/>
        </w:rPr>
        <w:tab/>
      </w:r>
      <w:r>
        <w:rPr>
          <w:noProof/>
        </w:rPr>
        <w:t>ManageNoStep</w:t>
      </w:r>
      <w:r>
        <w:rPr>
          <w:noProof/>
        </w:rPr>
        <w:tab/>
      </w:r>
      <w:r>
        <w:rPr>
          <w:noProof/>
        </w:rPr>
        <w:fldChar w:fldCharType="begin"/>
      </w:r>
      <w:r>
        <w:rPr>
          <w:noProof/>
        </w:rPr>
        <w:instrText xml:space="preserve"> PAGEREF _Toc396742537 \h </w:instrText>
      </w:r>
      <w:r>
        <w:rPr>
          <w:noProof/>
        </w:rPr>
      </w:r>
      <w:r>
        <w:rPr>
          <w:noProof/>
        </w:rPr>
        <w:fldChar w:fldCharType="separate"/>
      </w:r>
      <w:r>
        <w:rPr>
          <w:noProof/>
        </w:rPr>
        <w:t>80</w:t>
      </w:r>
      <w:r>
        <w:rPr>
          <w:noProof/>
        </w:rPr>
        <w:fldChar w:fldCharType="end"/>
      </w:r>
    </w:p>
    <w:p w14:paraId="28B296AD" w14:textId="77777777" w:rsidR="00120442" w:rsidRPr="0041157A" w:rsidRDefault="00120442">
      <w:pPr>
        <w:pStyle w:val="TOC3"/>
        <w:tabs>
          <w:tab w:val="left" w:pos="1100"/>
          <w:tab w:val="right" w:leader="dot" w:pos="9628"/>
        </w:tabs>
        <w:rPr>
          <w:rFonts w:asciiTheme="minorHAnsi" w:eastAsiaTheme="minorEastAsia" w:hAnsiTheme="minorHAnsi" w:cstheme="minorBidi"/>
          <w:noProof/>
          <w:sz w:val="22"/>
          <w:szCs w:val="22"/>
          <w:lang w:val="en-US" w:eastAsia="fr-FR"/>
        </w:rPr>
      </w:pPr>
      <w:r w:rsidRPr="002B47AB">
        <w:rPr>
          <w:noProof/>
        </w:rPr>
        <w:t>4.3.3.</w:t>
      </w:r>
      <w:r w:rsidRPr="0041157A">
        <w:rPr>
          <w:rFonts w:asciiTheme="minorHAnsi" w:eastAsiaTheme="minorEastAsia" w:hAnsiTheme="minorHAnsi" w:cstheme="minorBidi"/>
          <w:noProof/>
          <w:sz w:val="22"/>
          <w:szCs w:val="22"/>
          <w:lang w:val="en-US" w:eastAsia="fr-FR"/>
        </w:rPr>
        <w:tab/>
      </w:r>
      <w:r>
        <w:rPr>
          <w:noProof/>
        </w:rPr>
        <w:t>High Power regulation</w:t>
      </w:r>
      <w:r>
        <w:rPr>
          <w:noProof/>
        </w:rPr>
        <w:tab/>
      </w:r>
      <w:r>
        <w:rPr>
          <w:noProof/>
        </w:rPr>
        <w:fldChar w:fldCharType="begin"/>
      </w:r>
      <w:r>
        <w:rPr>
          <w:noProof/>
        </w:rPr>
        <w:instrText xml:space="preserve"> PAGEREF _Toc396742538 \h </w:instrText>
      </w:r>
      <w:r>
        <w:rPr>
          <w:noProof/>
        </w:rPr>
      </w:r>
      <w:r>
        <w:rPr>
          <w:noProof/>
        </w:rPr>
        <w:fldChar w:fldCharType="separate"/>
      </w:r>
      <w:r>
        <w:rPr>
          <w:noProof/>
        </w:rPr>
        <w:t>81</w:t>
      </w:r>
      <w:r>
        <w:rPr>
          <w:noProof/>
        </w:rPr>
        <w:fldChar w:fldCharType="end"/>
      </w:r>
    </w:p>
    <w:p w14:paraId="664B364C" w14:textId="77777777" w:rsidR="00120442" w:rsidRPr="0041157A" w:rsidRDefault="00120442">
      <w:pPr>
        <w:pStyle w:val="TOC4"/>
        <w:tabs>
          <w:tab w:val="left" w:pos="1540"/>
          <w:tab w:val="right" w:leader="dot" w:pos="9628"/>
        </w:tabs>
        <w:rPr>
          <w:rFonts w:asciiTheme="minorHAnsi" w:eastAsiaTheme="minorEastAsia" w:hAnsiTheme="minorHAnsi" w:cstheme="minorBidi"/>
          <w:noProof/>
          <w:sz w:val="22"/>
          <w:szCs w:val="22"/>
          <w:lang w:val="en-US" w:eastAsia="fr-FR"/>
        </w:rPr>
      </w:pPr>
      <w:r>
        <w:rPr>
          <w:noProof/>
        </w:rPr>
        <w:t>4.3.3.1.</w:t>
      </w:r>
      <w:r w:rsidRPr="0041157A">
        <w:rPr>
          <w:rFonts w:asciiTheme="minorHAnsi" w:eastAsiaTheme="minorEastAsia" w:hAnsiTheme="minorHAnsi" w:cstheme="minorBidi"/>
          <w:noProof/>
          <w:sz w:val="22"/>
          <w:szCs w:val="22"/>
          <w:lang w:val="en-US" w:eastAsia="fr-FR"/>
        </w:rPr>
        <w:tab/>
      </w:r>
      <w:r>
        <w:rPr>
          <w:noProof/>
        </w:rPr>
        <w:t>Key data initialization</w:t>
      </w:r>
      <w:r>
        <w:rPr>
          <w:noProof/>
        </w:rPr>
        <w:tab/>
      </w:r>
      <w:r>
        <w:rPr>
          <w:noProof/>
        </w:rPr>
        <w:fldChar w:fldCharType="begin"/>
      </w:r>
      <w:r>
        <w:rPr>
          <w:noProof/>
        </w:rPr>
        <w:instrText xml:space="preserve"> PAGEREF _Toc396742539 \h </w:instrText>
      </w:r>
      <w:r>
        <w:rPr>
          <w:noProof/>
        </w:rPr>
      </w:r>
      <w:r>
        <w:rPr>
          <w:noProof/>
        </w:rPr>
        <w:fldChar w:fldCharType="separate"/>
      </w:r>
      <w:r>
        <w:rPr>
          <w:noProof/>
        </w:rPr>
        <w:t>81</w:t>
      </w:r>
      <w:r>
        <w:rPr>
          <w:noProof/>
        </w:rPr>
        <w:fldChar w:fldCharType="end"/>
      </w:r>
    </w:p>
    <w:p w14:paraId="6E6EFE70" w14:textId="77777777" w:rsidR="00120442" w:rsidRPr="0041157A" w:rsidRDefault="00120442">
      <w:pPr>
        <w:pStyle w:val="TOC4"/>
        <w:tabs>
          <w:tab w:val="left" w:pos="1540"/>
          <w:tab w:val="right" w:leader="dot" w:pos="9628"/>
        </w:tabs>
        <w:rPr>
          <w:rFonts w:asciiTheme="minorHAnsi" w:eastAsiaTheme="minorEastAsia" w:hAnsiTheme="minorHAnsi" w:cstheme="minorBidi"/>
          <w:noProof/>
          <w:sz w:val="22"/>
          <w:szCs w:val="22"/>
          <w:lang w:val="en-US" w:eastAsia="fr-FR"/>
        </w:rPr>
      </w:pPr>
      <w:r>
        <w:rPr>
          <w:noProof/>
        </w:rPr>
        <w:t>4.3.3.2.</w:t>
      </w:r>
      <w:r w:rsidRPr="0041157A">
        <w:rPr>
          <w:rFonts w:asciiTheme="minorHAnsi" w:eastAsiaTheme="minorEastAsia" w:hAnsiTheme="minorHAnsi" w:cstheme="minorBidi"/>
          <w:noProof/>
          <w:sz w:val="22"/>
          <w:szCs w:val="22"/>
          <w:lang w:val="en-US" w:eastAsia="fr-FR"/>
        </w:rPr>
        <w:tab/>
      </w:r>
      <w:r>
        <w:rPr>
          <w:noProof/>
        </w:rPr>
        <w:t>Battery current computation</w:t>
      </w:r>
      <w:r>
        <w:rPr>
          <w:noProof/>
        </w:rPr>
        <w:tab/>
      </w:r>
      <w:r>
        <w:rPr>
          <w:noProof/>
        </w:rPr>
        <w:fldChar w:fldCharType="begin"/>
      </w:r>
      <w:r>
        <w:rPr>
          <w:noProof/>
        </w:rPr>
        <w:instrText xml:space="preserve"> PAGEREF _Toc396742540 \h </w:instrText>
      </w:r>
      <w:r>
        <w:rPr>
          <w:noProof/>
        </w:rPr>
      </w:r>
      <w:r>
        <w:rPr>
          <w:noProof/>
        </w:rPr>
        <w:fldChar w:fldCharType="separate"/>
      </w:r>
      <w:r>
        <w:rPr>
          <w:noProof/>
        </w:rPr>
        <w:t>83</w:t>
      </w:r>
      <w:r>
        <w:rPr>
          <w:noProof/>
        </w:rPr>
        <w:fldChar w:fldCharType="end"/>
      </w:r>
    </w:p>
    <w:p w14:paraId="3324000E" w14:textId="77777777" w:rsidR="00120442" w:rsidRPr="0041157A" w:rsidRDefault="00120442">
      <w:pPr>
        <w:pStyle w:val="TOC4"/>
        <w:tabs>
          <w:tab w:val="left" w:pos="1540"/>
          <w:tab w:val="right" w:leader="dot" w:pos="9628"/>
        </w:tabs>
        <w:rPr>
          <w:rFonts w:asciiTheme="minorHAnsi" w:eastAsiaTheme="minorEastAsia" w:hAnsiTheme="minorHAnsi" w:cstheme="minorBidi"/>
          <w:noProof/>
          <w:sz w:val="22"/>
          <w:szCs w:val="22"/>
          <w:lang w:val="en-US" w:eastAsia="fr-FR"/>
        </w:rPr>
      </w:pPr>
      <w:r>
        <w:rPr>
          <w:noProof/>
        </w:rPr>
        <w:t>4.3.3.3.</w:t>
      </w:r>
      <w:r w:rsidRPr="0041157A">
        <w:rPr>
          <w:rFonts w:asciiTheme="minorHAnsi" w:eastAsiaTheme="minorEastAsia" w:hAnsiTheme="minorHAnsi" w:cstheme="minorBidi"/>
          <w:noProof/>
          <w:sz w:val="22"/>
          <w:szCs w:val="22"/>
          <w:lang w:val="en-US" w:eastAsia="fr-FR"/>
        </w:rPr>
        <w:tab/>
      </w:r>
      <w:r>
        <w:rPr>
          <w:noProof/>
        </w:rPr>
        <w:t>Booster interruption condition evaluation</w:t>
      </w:r>
      <w:r>
        <w:rPr>
          <w:noProof/>
        </w:rPr>
        <w:tab/>
      </w:r>
      <w:r>
        <w:rPr>
          <w:noProof/>
        </w:rPr>
        <w:fldChar w:fldCharType="begin"/>
      </w:r>
      <w:r>
        <w:rPr>
          <w:noProof/>
        </w:rPr>
        <w:instrText xml:space="preserve"> PAGEREF _Toc396742541 \h </w:instrText>
      </w:r>
      <w:r>
        <w:rPr>
          <w:noProof/>
        </w:rPr>
      </w:r>
      <w:r>
        <w:rPr>
          <w:noProof/>
        </w:rPr>
        <w:fldChar w:fldCharType="separate"/>
      </w:r>
      <w:r>
        <w:rPr>
          <w:noProof/>
        </w:rPr>
        <w:t>84</w:t>
      </w:r>
      <w:r>
        <w:rPr>
          <w:noProof/>
        </w:rPr>
        <w:fldChar w:fldCharType="end"/>
      </w:r>
    </w:p>
    <w:p w14:paraId="0722EC2F" w14:textId="77777777" w:rsidR="00120442" w:rsidRPr="0041157A" w:rsidRDefault="00120442">
      <w:pPr>
        <w:pStyle w:val="TOC4"/>
        <w:tabs>
          <w:tab w:val="left" w:pos="1540"/>
          <w:tab w:val="right" w:leader="dot" w:pos="9628"/>
        </w:tabs>
        <w:rPr>
          <w:rFonts w:asciiTheme="minorHAnsi" w:eastAsiaTheme="minorEastAsia" w:hAnsiTheme="minorHAnsi" w:cstheme="minorBidi"/>
          <w:noProof/>
          <w:sz w:val="22"/>
          <w:szCs w:val="22"/>
          <w:lang w:val="en-US" w:eastAsia="fr-FR"/>
        </w:rPr>
      </w:pPr>
      <w:r>
        <w:rPr>
          <w:noProof/>
        </w:rPr>
        <w:t>4.3.3.4.</w:t>
      </w:r>
      <w:r w:rsidRPr="0041157A">
        <w:rPr>
          <w:rFonts w:asciiTheme="minorHAnsi" w:eastAsiaTheme="minorEastAsia" w:hAnsiTheme="minorHAnsi" w:cstheme="minorBidi"/>
          <w:noProof/>
          <w:sz w:val="22"/>
          <w:szCs w:val="22"/>
          <w:lang w:val="en-US" w:eastAsia="fr-FR"/>
        </w:rPr>
        <w:tab/>
      </w:r>
      <w:r>
        <w:rPr>
          <w:noProof/>
        </w:rPr>
        <w:t>Integral action</w:t>
      </w:r>
      <w:r>
        <w:rPr>
          <w:noProof/>
        </w:rPr>
        <w:tab/>
      </w:r>
      <w:r>
        <w:rPr>
          <w:noProof/>
        </w:rPr>
        <w:fldChar w:fldCharType="begin"/>
      </w:r>
      <w:r>
        <w:rPr>
          <w:noProof/>
        </w:rPr>
        <w:instrText xml:space="preserve"> PAGEREF _Toc396742542 \h </w:instrText>
      </w:r>
      <w:r>
        <w:rPr>
          <w:noProof/>
        </w:rPr>
      </w:r>
      <w:r>
        <w:rPr>
          <w:noProof/>
        </w:rPr>
        <w:fldChar w:fldCharType="separate"/>
      </w:r>
      <w:r>
        <w:rPr>
          <w:noProof/>
        </w:rPr>
        <w:t>85</w:t>
      </w:r>
      <w:r>
        <w:rPr>
          <w:noProof/>
        </w:rPr>
        <w:fldChar w:fldCharType="end"/>
      </w:r>
    </w:p>
    <w:p w14:paraId="61CB8B68" w14:textId="77777777" w:rsidR="00120442" w:rsidRPr="0041157A" w:rsidRDefault="00120442">
      <w:pPr>
        <w:pStyle w:val="TOC4"/>
        <w:tabs>
          <w:tab w:val="left" w:pos="1540"/>
          <w:tab w:val="right" w:leader="dot" w:pos="9628"/>
        </w:tabs>
        <w:rPr>
          <w:rFonts w:asciiTheme="minorHAnsi" w:eastAsiaTheme="minorEastAsia" w:hAnsiTheme="minorHAnsi" w:cstheme="minorBidi"/>
          <w:noProof/>
          <w:sz w:val="22"/>
          <w:szCs w:val="22"/>
          <w:lang w:val="en-US" w:eastAsia="fr-FR"/>
        </w:rPr>
      </w:pPr>
      <w:r>
        <w:rPr>
          <w:noProof/>
        </w:rPr>
        <w:t>4.3.3.5.</w:t>
      </w:r>
      <w:r w:rsidRPr="0041157A">
        <w:rPr>
          <w:rFonts w:asciiTheme="minorHAnsi" w:eastAsiaTheme="minorEastAsia" w:hAnsiTheme="minorHAnsi" w:cstheme="minorBidi"/>
          <w:noProof/>
          <w:sz w:val="22"/>
          <w:szCs w:val="22"/>
          <w:lang w:val="en-US" w:eastAsia="fr-FR"/>
        </w:rPr>
        <w:tab/>
      </w:r>
      <w:r>
        <w:rPr>
          <w:noProof/>
        </w:rPr>
        <w:t>Boost stage command and Power stage command elaboration</w:t>
      </w:r>
      <w:r>
        <w:rPr>
          <w:noProof/>
        </w:rPr>
        <w:tab/>
      </w:r>
      <w:r>
        <w:rPr>
          <w:noProof/>
        </w:rPr>
        <w:fldChar w:fldCharType="begin"/>
      </w:r>
      <w:r>
        <w:rPr>
          <w:noProof/>
        </w:rPr>
        <w:instrText xml:space="preserve"> PAGEREF _Toc396742543 \h </w:instrText>
      </w:r>
      <w:r>
        <w:rPr>
          <w:noProof/>
        </w:rPr>
      </w:r>
      <w:r>
        <w:rPr>
          <w:noProof/>
        </w:rPr>
        <w:fldChar w:fldCharType="separate"/>
      </w:r>
      <w:r>
        <w:rPr>
          <w:noProof/>
        </w:rPr>
        <w:t>86</w:t>
      </w:r>
      <w:r>
        <w:rPr>
          <w:noProof/>
        </w:rPr>
        <w:fldChar w:fldCharType="end"/>
      </w:r>
    </w:p>
    <w:p w14:paraId="58B007CC" w14:textId="77777777" w:rsidR="00120442" w:rsidRPr="0041157A" w:rsidRDefault="00120442">
      <w:pPr>
        <w:pStyle w:val="TOC3"/>
        <w:tabs>
          <w:tab w:val="left" w:pos="1100"/>
          <w:tab w:val="right" w:leader="dot" w:pos="9628"/>
        </w:tabs>
        <w:rPr>
          <w:rFonts w:asciiTheme="minorHAnsi" w:eastAsiaTheme="minorEastAsia" w:hAnsiTheme="minorHAnsi" w:cstheme="minorBidi"/>
          <w:noProof/>
          <w:sz w:val="22"/>
          <w:szCs w:val="22"/>
          <w:lang w:val="en-US" w:eastAsia="fr-FR"/>
        </w:rPr>
      </w:pPr>
      <w:r w:rsidRPr="002B47AB">
        <w:rPr>
          <w:noProof/>
        </w:rPr>
        <w:t>4.3.4.</w:t>
      </w:r>
      <w:r w:rsidRPr="0041157A">
        <w:rPr>
          <w:rFonts w:asciiTheme="minorHAnsi" w:eastAsiaTheme="minorEastAsia" w:hAnsiTheme="minorHAnsi" w:cstheme="minorBidi"/>
          <w:noProof/>
          <w:sz w:val="22"/>
          <w:szCs w:val="22"/>
          <w:lang w:val="en-US" w:eastAsia="fr-FR"/>
        </w:rPr>
        <w:tab/>
      </w:r>
      <w:r>
        <w:rPr>
          <w:noProof/>
        </w:rPr>
        <w:t>Critical sections to protect data or avoid re-entrant access</w:t>
      </w:r>
      <w:r>
        <w:rPr>
          <w:noProof/>
        </w:rPr>
        <w:tab/>
      </w:r>
      <w:r>
        <w:rPr>
          <w:noProof/>
        </w:rPr>
        <w:fldChar w:fldCharType="begin"/>
      </w:r>
      <w:r>
        <w:rPr>
          <w:noProof/>
        </w:rPr>
        <w:instrText xml:space="preserve"> PAGEREF _Toc396742544 \h </w:instrText>
      </w:r>
      <w:r>
        <w:rPr>
          <w:noProof/>
        </w:rPr>
      </w:r>
      <w:r>
        <w:rPr>
          <w:noProof/>
        </w:rPr>
        <w:fldChar w:fldCharType="separate"/>
      </w:r>
      <w:r>
        <w:rPr>
          <w:noProof/>
        </w:rPr>
        <w:t>88</w:t>
      </w:r>
      <w:r>
        <w:rPr>
          <w:noProof/>
        </w:rPr>
        <w:fldChar w:fldCharType="end"/>
      </w:r>
    </w:p>
    <w:p w14:paraId="7427EFFA" w14:textId="77777777" w:rsidR="00120442" w:rsidRPr="0041157A" w:rsidRDefault="00120442">
      <w:pPr>
        <w:pStyle w:val="TOC4"/>
        <w:tabs>
          <w:tab w:val="left" w:pos="1540"/>
          <w:tab w:val="right" w:leader="dot" w:pos="9628"/>
        </w:tabs>
        <w:rPr>
          <w:rFonts w:asciiTheme="minorHAnsi" w:eastAsiaTheme="minorEastAsia" w:hAnsiTheme="minorHAnsi" w:cstheme="minorBidi"/>
          <w:noProof/>
          <w:sz w:val="22"/>
          <w:szCs w:val="22"/>
          <w:lang w:val="en-US" w:eastAsia="fr-FR"/>
        </w:rPr>
      </w:pPr>
      <w:r>
        <w:rPr>
          <w:noProof/>
        </w:rPr>
        <w:t>4.3.4.1.</w:t>
      </w:r>
      <w:r w:rsidRPr="0041157A">
        <w:rPr>
          <w:rFonts w:asciiTheme="minorHAnsi" w:eastAsiaTheme="minorEastAsia" w:hAnsiTheme="minorHAnsi" w:cstheme="minorBidi"/>
          <w:noProof/>
          <w:sz w:val="22"/>
          <w:szCs w:val="22"/>
          <w:lang w:val="en-US" w:eastAsia="fr-FR"/>
        </w:rPr>
        <w:tab/>
      </w:r>
      <w:r>
        <w:rPr>
          <w:noProof/>
        </w:rPr>
        <w:t>M_START_PROTECT_STEP_INIT_DATA</w:t>
      </w:r>
      <w:r>
        <w:rPr>
          <w:noProof/>
        </w:rPr>
        <w:tab/>
      </w:r>
      <w:r>
        <w:rPr>
          <w:noProof/>
        </w:rPr>
        <w:fldChar w:fldCharType="begin"/>
      </w:r>
      <w:r>
        <w:rPr>
          <w:noProof/>
        </w:rPr>
        <w:instrText xml:space="preserve"> PAGEREF _Toc396742545 \h </w:instrText>
      </w:r>
      <w:r>
        <w:rPr>
          <w:noProof/>
        </w:rPr>
      </w:r>
      <w:r>
        <w:rPr>
          <w:noProof/>
        </w:rPr>
        <w:fldChar w:fldCharType="separate"/>
      </w:r>
      <w:r>
        <w:rPr>
          <w:noProof/>
        </w:rPr>
        <w:t>88</w:t>
      </w:r>
      <w:r>
        <w:rPr>
          <w:noProof/>
        </w:rPr>
        <w:fldChar w:fldCharType="end"/>
      </w:r>
    </w:p>
    <w:p w14:paraId="3B2E45FA" w14:textId="77777777" w:rsidR="00120442" w:rsidRPr="0041157A" w:rsidRDefault="00120442">
      <w:pPr>
        <w:pStyle w:val="TOC4"/>
        <w:tabs>
          <w:tab w:val="left" w:pos="1540"/>
          <w:tab w:val="right" w:leader="dot" w:pos="9628"/>
        </w:tabs>
        <w:rPr>
          <w:rFonts w:asciiTheme="minorHAnsi" w:eastAsiaTheme="minorEastAsia" w:hAnsiTheme="minorHAnsi" w:cstheme="minorBidi"/>
          <w:noProof/>
          <w:sz w:val="22"/>
          <w:szCs w:val="22"/>
          <w:lang w:val="en-US" w:eastAsia="fr-FR"/>
        </w:rPr>
      </w:pPr>
      <w:r>
        <w:rPr>
          <w:noProof/>
        </w:rPr>
        <w:t>4.3.4.2.</w:t>
      </w:r>
      <w:r w:rsidRPr="0041157A">
        <w:rPr>
          <w:rFonts w:asciiTheme="minorHAnsi" w:eastAsiaTheme="minorEastAsia" w:hAnsiTheme="minorHAnsi" w:cstheme="minorBidi"/>
          <w:noProof/>
          <w:sz w:val="22"/>
          <w:szCs w:val="22"/>
          <w:lang w:val="en-US" w:eastAsia="fr-FR"/>
        </w:rPr>
        <w:tab/>
      </w:r>
      <w:r>
        <w:rPr>
          <w:noProof/>
        </w:rPr>
        <w:t>M_END_PROTECT_STEP_INIT_DATA</w:t>
      </w:r>
      <w:r>
        <w:rPr>
          <w:noProof/>
        </w:rPr>
        <w:tab/>
      </w:r>
      <w:r>
        <w:rPr>
          <w:noProof/>
        </w:rPr>
        <w:fldChar w:fldCharType="begin"/>
      </w:r>
      <w:r>
        <w:rPr>
          <w:noProof/>
        </w:rPr>
        <w:instrText xml:space="preserve"> PAGEREF _Toc396742546 \h </w:instrText>
      </w:r>
      <w:r>
        <w:rPr>
          <w:noProof/>
        </w:rPr>
      </w:r>
      <w:r>
        <w:rPr>
          <w:noProof/>
        </w:rPr>
        <w:fldChar w:fldCharType="separate"/>
      </w:r>
      <w:r>
        <w:rPr>
          <w:noProof/>
        </w:rPr>
        <w:t>89</w:t>
      </w:r>
      <w:r>
        <w:rPr>
          <w:noProof/>
        </w:rPr>
        <w:fldChar w:fldCharType="end"/>
      </w:r>
    </w:p>
    <w:p w14:paraId="793F60E8" w14:textId="77777777" w:rsidR="00120442" w:rsidRPr="0041157A" w:rsidRDefault="00120442">
      <w:pPr>
        <w:pStyle w:val="TOC4"/>
        <w:tabs>
          <w:tab w:val="left" w:pos="1540"/>
          <w:tab w:val="right" w:leader="dot" w:pos="9628"/>
        </w:tabs>
        <w:rPr>
          <w:rFonts w:asciiTheme="minorHAnsi" w:eastAsiaTheme="minorEastAsia" w:hAnsiTheme="minorHAnsi" w:cstheme="minorBidi"/>
          <w:noProof/>
          <w:sz w:val="22"/>
          <w:szCs w:val="22"/>
          <w:lang w:val="en-US" w:eastAsia="fr-FR"/>
        </w:rPr>
      </w:pPr>
      <w:r>
        <w:rPr>
          <w:noProof/>
        </w:rPr>
        <w:t>4.3.4.3.</w:t>
      </w:r>
      <w:r w:rsidRPr="0041157A">
        <w:rPr>
          <w:rFonts w:asciiTheme="minorHAnsi" w:eastAsiaTheme="minorEastAsia" w:hAnsiTheme="minorHAnsi" w:cstheme="minorBidi"/>
          <w:noProof/>
          <w:sz w:val="22"/>
          <w:szCs w:val="22"/>
          <w:lang w:val="en-US" w:eastAsia="fr-FR"/>
        </w:rPr>
        <w:tab/>
      </w:r>
      <w:r>
        <w:rPr>
          <w:noProof/>
        </w:rPr>
        <w:t>M_START_PROTECT_POWER_ORDER_UPD</w:t>
      </w:r>
      <w:r>
        <w:rPr>
          <w:noProof/>
        </w:rPr>
        <w:tab/>
      </w:r>
      <w:r>
        <w:rPr>
          <w:noProof/>
        </w:rPr>
        <w:fldChar w:fldCharType="begin"/>
      </w:r>
      <w:r>
        <w:rPr>
          <w:noProof/>
        </w:rPr>
        <w:instrText xml:space="preserve"> PAGEREF _Toc396742547 \h </w:instrText>
      </w:r>
      <w:r>
        <w:rPr>
          <w:noProof/>
        </w:rPr>
      </w:r>
      <w:r>
        <w:rPr>
          <w:noProof/>
        </w:rPr>
        <w:fldChar w:fldCharType="separate"/>
      </w:r>
      <w:r>
        <w:rPr>
          <w:noProof/>
        </w:rPr>
        <w:t>90</w:t>
      </w:r>
      <w:r>
        <w:rPr>
          <w:noProof/>
        </w:rPr>
        <w:fldChar w:fldCharType="end"/>
      </w:r>
    </w:p>
    <w:p w14:paraId="0F75A35D" w14:textId="77777777" w:rsidR="00120442" w:rsidRPr="0041157A" w:rsidRDefault="00120442">
      <w:pPr>
        <w:pStyle w:val="TOC4"/>
        <w:tabs>
          <w:tab w:val="left" w:pos="1540"/>
          <w:tab w:val="right" w:leader="dot" w:pos="9628"/>
        </w:tabs>
        <w:rPr>
          <w:rFonts w:asciiTheme="minorHAnsi" w:eastAsiaTheme="minorEastAsia" w:hAnsiTheme="minorHAnsi" w:cstheme="minorBidi"/>
          <w:noProof/>
          <w:sz w:val="22"/>
          <w:szCs w:val="22"/>
          <w:lang w:val="en-US" w:eastAsia="fr-FR"/>
        </w:rPr>
      </w:pPr>
      <w:r>
        <w:rPr>
          <w:noProof/>
        </w:rPr>
        <w:t>4.3.4.4.</w:t>
      </w:r>
      <w:r w:rsidRPr="0041157A">
        <w:rPr>
          <w:rFonts w:asciiTheme="minorHAnsi" w:eastAsiaTheme="minorEastAsia" w:hAnsiTheme="minorHAnsi" w:cstheme="minorBidi"/>
          <w:noProof/>
          <w:sz w:val="22"/>
          <w:szCs w:val="22"/>
          <w:lang w:val="en-US" w:eastAsia="fr-FR"/>
        </w:rPr>
        <w:tab/>
      </w:r>
      <w:r>
        <w:rPr>
          <w:noProof/>
        </w:rPr>
        <w:t>M_END_PROTECT_POWER_ORDER_UPD</w:t>
      </w:r>
      <w:r>
        <w:rPr>
          <w:noProof/>
        </w:rPr>
        <w:tab/>
      </w:r>
      <w:r>
        <w:rPr>
          <w:noProof/>
        </w:rPr>
        <w:fldChar w:fldCharType="begin"/>
      </w:r>
      <w:r>
        <w:rPr>
          <w:noProof/>
        </w:rPr>
        <w:instrText xml:space="preserve"> PAGEREF _Toc396742548 \h </w:instrText>
      </w:r>
      <w:r>
        <w:rPr>
          <w:noProof/>
        </w:rPr>
      </w:r>
      <w:r>
        <w:rPr>
          <w:noProof/>
        </w:rPr>
        <w:fldChar w:fldCharType="separate"/>
      </w:r>
      <w:r>
        <w:rPr>
          <w:noProof/>
        </w:rPr>
        <w:t>91</w:t>
      </w:r>
      <w:r>
        <w:rPr>
          <w:noProof/>
        </w:rPr>
        <w:fldChar w:fldCharType="end"/>
      </w:r>
    </w:p>
    <w:p w14:paraId="2F08DCA9" w14:textId="77777777" w:rsidR="00120442" w:rsidRPr="0041157A" w:rsidRDefault="00120442">
      <w:pPr>
        <w:pStyle w:val="TOC1"/>
        <w:tabs>
          <w:tab w:val="left" w:pos="600"/>
          <w:tab w:val="right" w:leader="dot" w:pos="9628"/>
        </w:tabs>
        <w:rPr>
          <w:rFonts w:asciiTheme="minorHAnsi" w:eastAsiaTheme="minorEastAsia" w:hAnsiTheme="minorHAnsi" w:cstheme="minorBidi"/>
          <w:b w:val="0"/>
          <w:caps w:val="0"/>
          <w:noProof/>
          <w:sz w:val="22"/>
          <w:szCs w:val="22"/>
          <w:lang w:val="en-US" w:eastAsia="fr-FR"/>
        </w:rPr>
      </w:pPr>
      <w:r>
        <w:rPr>
          <w:noProof/>
        </w:rPr>
        <w:t>5.</w:t>
      </w:r>
      <w:r w:rsidRPr="0041157A">
        <w:rPr>
          <w:rFonts w:asciiTheme="minorHAnsi" w:eastAsiaTheme="minorEastAsia" w:hAnsiTheme="minorHAnsi" w:cstheme="minorBidi"/>
          <w:b w:val="0"/>
          <w:caps w:val="0"/>
          <w:noProof/>
          <w:sz w:val="22"/>
          <w:szCs w:val="22"/>
          <w:lang w:val="en-US" w:eastAsia="fr-FR"/>
        </w:rPr>
        <w:tab/>
      </w:r>
      <w:r>
        <w:rPr>
          <w:noProof/>
        </w:rPr>
        <w:t>Post Build parameters</w:t>
      </w:r>
      <w:r>
        <w:rPr>
          <w:noProof/>
        </w:rPr>
        <w:tab/>
      </w:r>
      <w:r>
        <w:rPr>
          <w:noProof/>
        </w:rPr>
        <w:fldChar w:fldCharType="begin"/>
      </w:r>
      <w:r>
        <w:rPr>
          <w:noProof/>
        </w:rPr>
        <w:instrText xml:space="preserve"> PAGEREF _Toc396742549 \h </w:instrText>
      </w:r>
      <w:r>
        <w:rPr>
          <w:noProof/>
        </w:rPr>
      </w:r>
      <w:r>
        <w:rPr>
          <w:noProof/>
        </w:rPr>
        <w:fldChar w:fldCharType="separate"/>
      </w:r>
      <w:r>
        <w:rPr>
          <w:noProof/>
        </w:rPr>
        <w:t>92</w:t>
      </w:r>
      <w:r>
        <w:rPr>
          <w:noProof/>
        </w:rPr>
        <w:fldChar w:fldCharType="end"/>
      </w:r>
    </w:p>
    <w:p w14:paraId="020609E1" w14:textId="77777777" w:rsidR="00120442" w:rsidRPr="0041157A" w:rsidRDefault="00120442">
      <w:pPr>
        <w:pStyle w:val="TOC1"/>
        <w:tabs>
          <w:tab w:val="left" w:pos="600"/>
          <w:tab w:val="right" w:leader="dot" w:pos="9628"/>
        </w:tabs>
        <w:rPr>
          <w:rFonts w:asciiTheme="minorHAnsi" w:eastAsiaTheme="minorEastAsia" w:hAnsiTheme="minorHAnsi" w:cstheme="minorBidi"/>
          <w:b w:val="0"/>
          <w:caps w:val="0"/>
          <w:noProof/>
          <w:sz w:val="22"/>
          <w:szCs w:val="22"/>
          <w:lang w:val="en-US" w:eastAsia="fr-FR"/>
        </w:rPr>
      </w:pPr>
      <w:r>
        <w:rPr>
          <w:noProof/>
        </w:rPr>
        <w:t>6.</w:t>
      </w:r>
      <w:r w:rsidRPr="0041157A">
        <w:rPr>
          <w:rFonts w:asciiTheme="minorHAnsi" w:eastAsiaTheme="minorEastAsia" w:hAnsiTheme="minorHAnsi" w:cstheme="minorBidi"/>
          <w:b w:val="0"/>
          <w:caps w:val="0"/>
          <w:noProof/>
          <w:sz w:val="22"/>
          <w:szCs w:val="22"/>
          <w:lang w:val="en-US" w:eastAsia="fr-FR"/>
        </w:rPr>
        <w:tab/>
      </w:r>
      <w:r>
        <w:rPr>
          <w:noProof/>
        </w:rPr>
        <w:t>Compilation options</w:t>
      </w:r>
      <w:r>
        <w:rPr>
          <w:noProof/>
        </w:rPr>
        <w:tab/>
      </w:r>
      <w:r>
        <w:rPr>
          <w:noProof/>
        </w:rPr>
        <w:fldChar w:fldCharType="begin"/>
      </w:r>
      <w:r>
        <w:rPr>
          <w:noProof/>
        </w:rPr>
        <w:instrText xml:space="preserve"> PAGEREF _Toc396742550 \h </w:instrText>
      </w:r>
      <w:r>
        <w:rPr>
          <w:noProof/>
        </w:rPr>
      </w:r>
      <w:r>
        <w:rPr>
          <w:noProof/>
        </w:rPr>
        <w:fldChar w:fldCharType="separate"/>
      </w:r>
      <w:r>
        <w:rPr>
          <w:noProof/>
        </w:rPr>
        <w:t>93</w:t>
      </w:r>
      <w:r>
        <w:rPr>
          <w:noProof/>
        </w:rPr>
        <w:fldChar w:fldCharType="end"/>
      </w:r>
    </w:p>
    <w:p w14:paraId="3CB59EFB" w14:textId="77777777" w:rsidR="00120442" w:rsidRPr="0041157A" w:rsidRDefault="00120442">
      <w:pPr>
        <w:pStyle w:val="TOC2"/>
        <w:tabs>
          <w:tab w:val="left" w:pos="600"/>
          <w:tab w:val="right" w:leader="dot" w:pos="9628"/>
        </w:tabs>
        <w:rPr>
          <w:rFonts w:asciiTheme="minorHAnsi" w:eastAsiaTheme="minorEastAsia" w:hAnsiTheme="minorHAnsi" w:cstheme="minorBidi"/>
          <w:b w:val="0"/>
          <w:sz w:val="22"/>
          <w:szCs w:val="22"/>
          <w:lang w:val="en-US" w:eastAsia="fr-FR"/>
        </w:rPr>
      </w:pPr>
      <w:r>
        <w:t>6.1.</w:t>
      </w:r>
      <w:r w:rsidRPr="0041157A">
        <w:rPr>
          <w:rFonts w:asciiTheme="minorHAnsi" w:eastAsiaTheme="minorEastAsia" w:hAnsiTheme="minorHAnsi" w:cstheme="minorBidi"/>
          <w:b w:val="0"/>
          <w:sz w:val="22"/>
          <w:szCs w:val="22"/>
          <w:lang w:val="en-US" w:eastAsia="fr-FR"/>
        </w:rPr>
        <w:tab/>
      </w:r>
      <w:r>
        <w:t>High Power feature key</w:t>
      </w:r>
      <w:r>
        <w:tab/>
      </w:r>
      <w:r>
        <w:fldChar w:fldCharType="begin"/>
      </w:r>
      <w:r>
        <w:instrText xml:space="preserve"> PAGEREF _Toc396742551 \h </w:instrText>
      </w:r>
      <w:r>
        <w:fldChar w:fldCharType="separate"/>
      </w:r>
      <w:r>
        <w:t>93</w:t>
      </w:r>
      <w:r>
        <w:fldChar w:fldCharType="end"/>
      </w:r>
    </w:p>
    <w:p w14:paraId="1EA0DD67" w14:textId="77777777" w:rsidR="00120442" w:rsidRPr="0041157A" w:rsidRDefault="00120442">
      <w:pPr>
        <w:pStyle w:val="TOC2"/>
        <w:tabs>
          <w:tab w:val="left" w:pos="600"/>
          <w:tab w:val="right" w:leader="dot" w:pos="9628"/>
        </w:tabs>
        <w:rPr>
          <w:rFonts w:asciiTheme="minorHAnsi" w:eastAsiaTheme="minorEastAsia" w:hAnsiTheme="minorHAnsi" w:cstheme="minorBidi"/>
          <w:b w:val="0"/>
          <w:sz w:val="22"/>
          <w:szCs w:val="22"/>
          <w:lang w:val="en-US" w:eastAsia="fr-FR"/>
        </w:rPr>
      </w:pPr>
      <w:r>
        <w:t>6.2.</w:t>
      </w:r>
      <w:r w:rsidRPr="0041157A">
        <w:rPr>
          <w:rFonts w:asciiTheme="minorHAnsi" w:eastAsiaTheme="minorEastAsia" w:hAnsiTheme="minorHAnsi" w:cstheme="minorBidi"/>
          <w:b w:val="0"/>
          <w:sz w:val="22"/>
          <w:szCs w:val="22"/>
          <w:lang w:val="en-US" w:eastAsia="fr-FR"/>
        </w:rPr>
        <w:tab/>
      </w:r>
      <w:r>
        <w:t>PID current regulation feature key</w:t>
      </w:r>
      <w:r>
        <w:tab/>
      </w:r>
      <w:r>
        <w:fldChar w:fldCharType="begin"/>
      </w:r>
      <w:r>
        <w:instrText xml:space="preserve"> PAGEREF _Toc396742552 \h </w:instrText>
      </w:r>
      <w:r>
        <w:fldChar w:fldCharType="separate"/>
      </w:r>
      <w:r>
        <w:t>93</w:t>
      </w:r>
      <w:r>
        <w:fldChar w:fldCharType="end"/>
      </w:r>
    </w:p>
    <w:p w14:paraId="1C5A7736" w14:textId="77777777" w:rsidR="00120442" w:rsidRPr="0041157A" w:rsidRDefault="00120442">
      <w:pPr>
        <w:pStyle w:val="TOC2"/>
        <w:tabs>
          <w:tab w:val="left" w:pos="600"/>
          <w:tab w:val="right" w:leader="dot" w:pos="9628"/>
        </w:tabs>
        <w:rPr>
          <w:rFonts w:asciiTheme="minorHAnsi" w:eastAsiaTheme="minorEastAsia" w:hAnsiTheme="minorHAnsi" w:cstheme="minorBidi"/>
          <w:b w:val="0"/>
          <w:sz w:val="22"/>
          <w:szCs w:val="22"/>
          <w:lang w:val="en-US" w:eastAsia="fr-FR"/>
        </w:rPr>
      </w:pPr>
      <w:r>
        <w:t>6.3.</w:t>
      </w:r>
      <w:r w:rsidRPr="0041157A">
        <w:rPr>
          <w:rFonts w:asciiTheme="minorHAnsi" w:eastAsiaTheme="minorEastAsia" w:hAnsiTheme="minorHAnsi" w:cstheme="minorBidi"/>
          <w:b w:val="0"/>
          <w:sz w:val="22"/>
          <w:szCs w:val="22"/>
          <w:lang w:val="en-US" w:eastAsia="fr-FR"/>
        </w:rPr>
        <w:tab/>
      </w:r>
      <w:r>
        <w:t>Adaptive current interruption point feature key</w:t>
      </w:r>
      <w:r>
        <w:tab/>
      </w:r>
      <w:r>
        <w:fldChar w:fldCharType="begin"/>
      </w:r>
      <w:r>
        <w:instrText xml:space="preserve"> PAGEREF _Toc396742553 \h </w:instrText>
      </w:r>
      <w:r>
        <w:fldChar w:fldCharType="separate"/>
      </w:r>
      <w:r>
        <w:t>93</w:t>
      </w:r>
      <w:r>
        <w:fldChar w:fldCharType="end"/>
      </w:r>
    </w:p>
    <w:p w14:paraId="559C0E56" w14:textId="77777777" w:rsidR="00120442" w:rsidRPr="0041157A" w:rsidRDefault="00120442">
      <w:pPr>
        <w:pStyle w:val="TOC2"/>
        <w:tabs>
          <w:tab w:val="left" w:pos="600"/>
          <w:tab w:val="right" w:leader="dot" w:pos="9628"/>
        </w:tabs>
        <w:rPr>
          <w:rFonts w:asciiTheme="minorHAnsi" w:eastAsiaTheme="minorEastAsia" w:hAnsiTheme="minorHAnsi" w:cstheme="minorBidi"/>
          <w:b w:val="0"/>
          <w:sz w:val="22"/>
          <w:szCs w:val="22"/>
          <w:lang w:val="en-US" w:eastAsia="fr-FR"/>
        </w:rPr>
      </w:pPr>
      <w:r>
        <w:t>6.4.</w:t>
      </w:r>
      <w:r w:rsidRPr="0041157A">
        <w:rPr>
          <w:rFonts w:asciiTheme="minorHAnsi" w:eastAsiaTheme="minorEastAsia" w:hAnsiTheme="minorHAnsi" w:cstheme="minorBidi"/>
          <w:b w:val="0"/>
          <w:sz w:val="22"/>
          <w:szCs w:val="22"/>
          <w:lang w:val="en-US" w:eastAsia="fr-FR"/>
        </w:rPr>
        <w:tab/>
      </w:r>
      <w:r>
        <w:t>Belt blocked feature key</w:t>
      </w:r>
      <w:r>
        <w:tab/>
      </w:r>
      <w:r>
        <w:fldChar w:fldCharType="begin"/>
      </w:r>
      <w:r>
        <w:instrText xml:space="preserve"> PAGEREF _Toc396742554 \h </w:instrText>
      </w:r>
      <w:r>
        <w:fldChar w:fldCharType="separate"/>
      </w:r>
      <w:r>
        <w:t>93</w:t>
      </w:r>
      <w:r>
        <w:fldChar w:fldCharType="end"/>
      </w:r>
    </w:p>
    <w:p w14:paraId="5EDECA2A" w14:textId="77777777" w:rsidR="00120442" w:rsidRPr="0041157A" w:rsidRDefault="00120442">
      <w:pPr>
        <w:pStyle w:val="TOC2"/>
        <w:tabs>
          <w:tab w:val="left" w:pos="600"/>
          <w:tab w:val="right" w:leader="dot" w:pos="9628"/>
        </w:tabs>
        <w:rPr>
          <w:rFonts w:asciiTheme="minorHAnsi" w:eastAsiaTheme="minorEastAsia" w:hAnsiTheme="minorHAnsi" w:cstheme="minorBidi"/>
          <w:b w:val="0"/>
          <w:sz w:val="22"/>
          <w:szCs w:val="22"/>
          <w:lang w:val="en-US" w:eastAsia="fr-FR"/>
        </w:rPr>
      </w:pPr>
      <w:r>
        <w:t>6.5.</w:t>
      </w:r>
      <w:r w:rsidRPr="0041157A">
        <w:rPr>
          <w:rFonts w:asciiTheme="minorHAnsi" w:eastAsiaTheme="minorEastAsia" w:hAnsiTheme="minorHAnsi" w:cstheme="minorBidi"/>
          <w:b w:val="0"/>
          <w:sz w:val="22"/>
          <w:szCs w:val="22"/>
          <w:lang w:val="en-US" w:eastAsia="fr-FR"/>
        </w:rPr>
        <w:tab/>
      </w:r>
      <w:r>
        <w:t>Belt Movement feature key</w:t>
      </w:r>
      <w:r>
        <w:tab/>
      </w:r>
      <w:r>
        <w:fldChar w:fldCharType="begin"/>
      </w:r>
      <w:r>
        <w:instrText xml:space="preserve"> PAGEREF _Toc396742555 \h </w:instrText>
      </w:r>
      <w:r>
        <w:fldChar w:fldCharType="separate"/>
      </w:r>
      <w:r>
        <w:t>93</w:t>
      </w:r>
      <w:r>
        <w:fldChar w:fldCharType="end"/>
      </w:r>
    </w:p>
    <w:p w14:paraId="23FE8DB1" w14:textId="77777777" w:rsidR="00120442" w:rsidRPr="0041157A" w:rsidRDefault="00120442">
      <w:pPr>
        <w:pStyle w:val="TOC1"/>
        <w:tabs>
          <w:tab w:val="left" w:pos="600"/>
          <w:tab w:val="right" w:leader="dot" w:pos="9628"/>
        </w:tabs>
        <w:rPr>
          <w:rFonts w:asciiTheme="minorHAnsi" w:eastAsiaTheme="minorEastAsia" w:hAnsiTheme="minorHAnsi" w:cstheme="minorBidi"/>
          <w:b w:val="0"/>
          <w:caps w:val="0"/>
          <w:noProof/>
          <w:sz w:val="22"/>
          <w:szCs w:val="22"/>
          <w:lang w:val="en-US" w:eastAsia="fr-FR"/>
        </w:rPr>
      </w:pPr>
      <w:r>
        <w:rPr>
          <w:noProof/>
        </w:rPr>
        <w:t>7.</w:t>
      </w:r>
      <w:r w:rsidRPr="0041157A">
        <w:rPr>
          <w:rFonts w:asciiTheme="minorHAnsi" w:eastAsiaTheme="minorEastAsia" w:hAnsiTheme="minorHAnsi" w:cstheme="minorBidi"/>
          <w:b w:val="0"/>
          <w:caps w:val="0"/>
          <w:noProof/>
          <w:sz w:val="22"/>
          <w:szCs w:val="22"/>
          <w:lang w:val="en-US" w:eastAsia="fr-FR"/>
        </w:rPr>
        <w:tab/>
      </w:r>
      <w:r>
        <w:rPr>
          <w:noProof/>
        </w:rPr>
        <w:t>Annex</w:t>
      </w:r>
      <w:r>
        <w:rPr>
          <w:noProof/>
        </w:rPr>
        <w:tab/>
      </w:r>
      <w:r>
        <w:rPr>
          <w:noProof/>
        </w:rPr>
        <w:fldChar w:fldCharType="begin"/>
      </w:r>
      <w:r>
        <w:rPr>
          <w:noProof/>
        </w:rPr>
        <w:instrText xml:space="preserve"> PAGEREF _Toc396742556 \h </w:instrText>
      </w:r>
      <w:r>
        <w:rPr>
          <w:noProof/>
        </w:rPr>
      </w:r>
      <w:r>
        <w:rPr>
          <w:noProof/>
        </w:rPr>
        <w:fldChar w:fldCharType="separate"/>
      </w:r>
      <w:r>
        <w:rPr>
          <w:noProof/>
        </w:rPr>
        <w:t>94</w:t>
      </w:r>
      <w:r>
        <w:rPr>
          <w:noProof/>
        </w:rPr>
        <w:fldChar w:fldCharType="end"/>
      </w:r>
    </w:p>
    <w:p w14:paraId="778E905F" w14:textId="77777777" w:rsidR="00120442" w:rsidRDefault="00120442">
      <w:pPr>
        <w:pStyle w:val="TOC2"/>
        <w:tabs>
          <w:tab w:val="left" w:pos="600"/>
          <w:tab w:val="right" w:leader="dot" w:pos="9628"/>
        </w:tabs>
        <w:rPr>
          <w:rFonts w:asciiTheme="minorHAnsi" w:eastAsiaTheme="minorEastAsia" w:hAnsiTheme="minorHAnsi" w:cstheme="minorBidi"/>
          <w:b w:val="0"/>
          <w:sz w:val="22"/>
          <w:szCs w:val="22"/>
          <w:lang w:val="fr-FR" w:eastAsia="fr-FR"/>
        </w:rPr>
      </w:pPr>
      <w:r>
        <w:t>7.1.</w:t>
      </w:r>
      <w:r>
        <w:rPr>
          <w:rFonts w:asciiTheme="minorHAnsi" w:eastAsiaTheme="minorEastAsia" w:hAnsiTheme="minorHAnsi" w:cstheme="minorBidi"/>
          <w:b w:val="0"/>
          <w:sz w:val="22"/>
          <w:szCs w:val="22"/>
          <w:lang w:val="fr-FR" w:eastAsia="fr-FR"/>
        </w:rPr>
        <w:tab/>
      </w:r>
      <w:r>
        <w:t>Kilis temperature drift issue</w:t>
      </w:r>
      <w:r>
        <w:tab/>
      </w:r>
      <w:r>
        <w:fldChar w:fldCharType="begin"/>
      </w:r>
      <w:r>
        <w:instrText xml:space="preserve"> PAGEREF _Toc396742557 \h </w:instrText>
      </w:r>
      <w:r>
        <w:fldChar w:fldCharType="separate"/>
      </w:r>
      <w:r>
        <w:t>94</w:t>
      </w:r>
      <w:r>
        <w:fldChar w:fldCharType="end"/>
      </w:r>
    </w:p>
    <w:p w14:paraId="33457AE2" w14:textId="77777777" w:rsidR="006B59B2" w:rsidRDefault="000A4ECB" w:rsidP="006B59B2">
      <w:pPr>
        <w:pStyle w:val="TOC2"/>
        <w:rPr>
          <w:noProof w:val="0"/>
        </w:rPr>
      </w:pPr>
      <w:r>
        <w:rPr>
          <w:noProof w:val="0"/>
          <w:sz w:val="24"/>
        </w:rPr>
        <w:fldChar w:fldCharType="end"/>
      </w:r>
    </w:p>
    <w:p w14:paraId="0B87F903" w14:textId="77777777" w:rsidR="006B59B2" w:rsidRDefault="006B59B2" w:rsidP="006B59B2">
      <w:pPr>
        <w:pStyle w:val="titretableau"/>
        <w:tabs>
          <w:tab w:val="left" w:pos="567"/>
          <w:tab w:val="left" w:pos="1560"/>
          <w:tab w:val="left" w:pos="1843"/>
        </w:tabs>
        <w:spacing w:before="0" w:after="0"/>
        <w:jc w:val="left"/>
        <w:rPr>
          <w:b w:val="0"/>
          <w:caps/>
          <w:lang w:val="en-US"/>
        </w:rPr>
      </w:pPr>
    </w:p>
    <w:p w14:paraId="7A689172" w14:textId="77777777" w:rsidR="006B59B2" w:rsidRDefault="006B59B2" w:rsidP="006B59B2">
      <w:pPr>
        <w:pStyle w:val="titretableau"/>
        <w:tabs>
          <w:tab w:val="left" w:pos="567"/>
          <w:tab w:val="left" w:pos="1560"/>
          <w:tab w:val="left" w:pos="1843"/>
        </w:tabs>
        <w:spacing w:before="0" w:after="0"/>
        <w:jc w:val="left"/>
        <w:rPr>
          <w:b w:val="0"/>
          <w:caps/>
          <w:lang w:val="en-US"/>
        </w:rPr>
      </w:pPr>
    </w:p>
    <w:p w14:paraId="18A0CCCF" w14:textId="77777777" w:rsidR="006B59B2" w:rsidRDefault="006B59B2" w:rsidP="006B59B2">
      <w:pPr>
        <w:pStyle w:val="Heading1"/>
      </w:pPr>
      <w:r>
        <w:br w:type="page"/>
      </w:r>
      <w:bookmarkStart w:id="46" w:name="_Toc4819094"/>
      <w:bookmarkStart w:id="47" w:name="_Toc4980803"/>
      <w:bookmarkStart w:id="48" w:name="_Toc315252659"/>
      <w:bookmarkStart w:id="49" w:name="_Toc396742483"/>
      <w:r>
        <w:lastRenderedPageBreak/>
        <w:t>Documentation</w:t>
      </w:r>
      <w:bookmarkEnd w:id="46"/>
      <w:bookmarkEnd w:id="47"/>
      <w:bookmarkEnd w:id="48"/>
      <w:bookmarkEnd w:id="49"/>
    </w:p>
    <w:p w14:paraId="6BDDE78E" w14:textId="77777777" w:rsidR="006B59B2" w:rsidRDefault="006B59B2" w:rsidP="006B59B2">
      <w:pPr>
        <w:pStyle w:val="Heading2"/>
      </w:pPr>
      <w:bookmarkStart w:id="50" w:name="_Toc4819095"/>
      <w:bookmarkStart w:id="51" w:name="_Toc4980804"/>
      <w:bookmarkStart w:id="52" w:name="_Toc315252660"/>
      <w:bookmarkStart w:id="53" w:name="_Toc396742484"/>
      <w:r>
        <w:t>Upper level relevant documents</w:t>
      </w:r>
      <w:bookmarkEnd w:id="50"/>
      <w:bookmarkEnd w:id="51"/>
      <w:bookmarkEnd w:id="52"/>
      <w:bookmarkEnd w:id="53"/>
    </w:p>
    <w:p w14:paraId="3B0921EE" w14:textId="77777777" w:rsidR="006B59B2" w:rsidRDefault="006B59B2" w:rsidP="006B59B2">
      <w:r>
        <w:t>This section presents all the documents needed to write the design document.</w:t>
      </w:r>
    </w:p>
    <w:p w14:paraId="68677E4D" w14:textId="77777777" w:rsidR="006B59B2" w:rsidRDefault="006B59B2" w:rsidP="006B59B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4820"/>
        <w:gridCol w:w="2551"/>
        <w:gridCol w:w="1626"/>
      </w:tblGrid>
      <w:tr w:rsidR="006B59B2" w14:paraId="277EC109" w14:textId="77777777">
        <w:tc>
          <w:tcPr>
            <w:tcW w:w="779" w:type="dxa"/>
            <w:tcBorders>
              <w:top w:val="single" w:sz="12" w:space="0" w:color="auto"/>
              <w:left w:val="single" w:sz="12" w:space="0" w:color="auto"/>
              <w:bottom w:val="single" w:sz="12" w:space="0" w:color="auto"/>
            </w:tcBorders>
            <w:shd w:val="pct5" w:color="auto" w:fill="FFFFFF"/>
            <w:vAlign w:val="center"/>
          </w:tcPr>
          <w:p w14:paraId="65653DD1" w14:textId="77777777" w:rsidR="006B59B2" w:rsidRDefault="006B59B2" w:rsidP="00312F38">
            <w:pPr>
              <w:pStyle w:val="titretableau"/>
              <w:spacing w:before="0" w:after="0"/>
              <w:rPr>
                <w:lang w:val="en-US"/>
              </w:rPr>
            </w:pPr>
            <w:r>
              <w:rPr>
                <w:lang w:val="en-US"/>
              </w:rPr>
              <w:t>Nb</w:t>
            </w:r>
          </w:p>
        </w:tc>
        <w:tc>
          <w:tcPr>
            <w:tcW w:w="4820" w:type="dxa"/>
            <w:tcBorders>
              <w:top w:val="single" w:sz="12" w:space="0" w:color="auto"/>
              <w:bottom w:val="single" w:sz="12" w:space="0" w:color="auto"/>
            </w:tcBorders>
            <w:shd w:val="pct5" w:color="auto" w:fill="FFFFFF"/>
            <w:vAlign w:val="center"/>
          </w:tcPr>
          <w:p w14:paraId="78015FB4" w14:textId="77777777" w:rsidR="006B59B2" w:rsidRDefault="006B59B2" w:rsidP="00312F38">
            <w:pPr>
              <w:jc w:val="center"/>
              <w:rPr>
                <w:b/>
              </w:rPr>
            </w:pPr>
            <w:r>
              <w:rPr>
                <w:b/>
              </w:rPr>
              <w:t>Document</w:t>
            </w:r>
          </w:p>
        </w:tc>
        <w:tc>
          <w:tcPr>
            <w:tcW w:w="2551" w:type="dxa"/>
            <w:tcBorders>
              <w:top w:val="single" w:sz="12" w:space="0" w:color="auto"/>
              <w:bottom w:val="single" w:sz="12" w:space="0" w:color="auto"/>
            </w:tcBorders>
            <w:shd w:val="pct5" w:color="auto" w:fill="FFFFFF"/>
            <w:vAlign w:val="center"/>
          </w:tcPr>
          <w:p w14:paraId="67C161FE" w14:textId="77777777" w:rsidR="006B59B2" w:rsidRDefault="006B59B2" w:rsidP="00312F38">
            <w:pPr>
              <w:jc w:val="center"/>
              <w:rPr>
                <w:b/>
              </w:rPr>
            </w:pPr>
            <w:r>
              <w:rPr>
                <w:b/>
              </w:rPr>
              <w:t>Reference</w:t>
            </w:r>
          </w:p>
        </w:tc>
        <w:tc>
          <w:tcPr>
            <w:tcW w:w="1626" w:type="dxa"/>
            <w:tcBorders>
              <w:top w:val="single" w:sz="12" w:space="0" w:color="auto"/>
              <w:bottom w:val="single" w:sz="12" w:space="0" w:color="auto"/>
              <w:right w:val="single" w:sz="12" w:space="0" w:color="auto"/>
            </w:tcBorders>
            <w:shd w:val="pct5" w:color="auto" w:fill="FFFFFF"/>
            <w:vAlign w:val="center"/>
          </w:tcPr>
          <w:p w14:paraId="00D932CE" w14:textId="77777777" w:rsidR="006B59B2" w:rsidRDefault="006B59B2" w:rsidP="00312F38">
            <w:pPr>
              <w:jc w:val="center"/>
              <w:rPr>
                <w:b/>
              </w:rPr>
            </w:pPr>
            <w:r>
              <w:rPr>
                <w:b/>
              </w:rPr>
              <w:t>Company</w:t>
            </w:r>
          </w:p>
        </w:tc>
      </w:tr>
      <w:tr w:rsidR="006B59B2" w14:paraId="22A4645B" w14:textId="77777777">
        <w:tc>
          <w:tcPr>
            <w:tcW w:w="779" w:type="dxa"/>
            <w:tcBorders>
              <w:top w:val="nil"/>
            </w:tcBorders>
          </w:tcPr>
          <w:p w14:paraId="44C03297" w14:textId="77777777" w:rsidR="006B59B2" w:rsidRPr="00E07DB8" w:rsidRDefault="002A6D6E" w:rsidP="00E07DB8">
            <w:pPr>
              <w:jc w:val="center"/>
              <w:rPr>
                <w:b/>
              </w:rPr>
            </w:pPr>
            <w:r w:rsidRPr="00E07DB8">
              <w:rPr>
                <w:b/>
              </w:rPr>
              <w:t>[A0]</w:t>
            </w:r>
          </w:p>
        </w:tc>
        <w:tc>
          <w:tcPr>
            <w:tcW w:w="4820" w:type="dxa"/>
            <w:tcBorders>
              <w:top w:val="nil"/>
            </w:tcBorders>
          </w:tcPr>
          <w:p w14:paraId="1C61924D" w14:textId="77777777" w:rsidR="006B59B2" w:rsidRDefault="002A6D6E" w:rsidP="00312F38">
            <w:r>
              <w:t>DSD – Design Specification Document</w:t>
            </w:r>
          </w:p>
        </w:tc>
        <w:tc>
          <w:tcPr>
            <w:tcW w:w="2551" w:type="dxa"/>
            <w:tcBorders>
              <w:top w:val="nil"/>
            </w:tcBorders>
          </w:tcPr>
          <w:p w14:paraId="6636620C" w14:textId="77777777" w:rsidR="006B59B2" w:rsidRDefault="002A6D6E" w:rsidP="00312F38">
            <w:r>
              <w:t>E-XXXXXXX</w:t>
            </w:r>
          </w:p>
        </w:tc>
        <w:tc>
          <w:tcPr>
            <w:tcW w:w="1626" w:type="dxa"/>
            <w:tcBorders>
              <w:top w:val="nil"/>
            </w:tcBorders>
          </w:tcPr>
          <w:p w14:paraId="4F5C4A8A" w14:textId="77777777" w:rsidR="006B59B2" w:rsidRDefault="002A6D6E" w:rsidP="00312F38">
            <w:r>
              <w:t>AEE-C</w:t>
            </w:r>
          </w:p>
        </w:tc>
      </w:tr>
      <w:tr w:rsidR="006B59B2" w14:paraId="37AD528B" w14:textId="77777777">
        <w:tc>
          <w:tcPr>
            <w:tcW w:w="779" w:type="dxa"/>
          </w:tcPr>
          <w:p w14:paraId="17AAB0D5" w14:textId="77777777" w:rsidR="006B59B2" w:rsidRPr="00E07DB8" w:rsidRDefault="00CF724B" w:rsidP="00E07DB8">
            <w:pPr>
              <w:jc w:val="center"/>
              <w:rPr>
                <w:b/>
              </w:rPr>
            </w:pPr>
            <w:r w:rsidRPr="00E07DB8">
              <w:rPr>
                <w:b/>
              </w:rPr>
              <w:t>[A1]</w:t>
            </w:r>
          </w:p>
        </w:tc>
        <w:tc>
          <w:tcPr>
            <w:tcW w:w="4820" w:type="dxa"/>
          </w:tcPr>
          <w:p w14:paraId="0A4E9095" w14:textId="77777777" w:rsidR="006B59B2" w:rsidRDefault="00CF724B" w:rsidP="00312F38">
            <w:r>
              <w:t>Technical Function G Specification document</w:t>
            </w:r>
          </w:p>
        </w:tc>
        <w:tc>
          <w:tcPr>
            <w:tcW w:w="2551" w:type="dxa"/>
          </w:tcPr>
          <w:p w14:paraId="030D5643" w14:textId="77777777" w:rsidR="006B59B2" w:rsidRDefault="00CF724B" w:rsidP="00312F38">
            <w:r>
              <w:t>Doors</w:t>
            </w:r>
          </w:p>
        </w:tc>
        <w:tc>
          <w:tcPr>
            <w:tcW w:w="1626" w:type="dxa"/>
          </w:tcPr>
          <w:p w14:paraId="31B2E94F" w14:textId="77777777" w:rsidR="006B59B2" w:rsidRDefault="00CF724B" w:rsidP="00312F38">
            <w:r>
              <w:t>AEE-C</w:t>
            </w:r>
          </w:p>
        </w:tc>
      </w:tr>
      <w:tr w:rsidR="006B59B2" w14:paraId="04594FCA" w14:textId="77777777">
        <w:tc>
          <w:tcPr>
            <w:tcW w:w="779" w:type="dxa"/>
          </w:tcPr>
          <w:p w14:paraId="0F447CFC" w14:textId="77777777" w:rsidR="006B59B2" w:rsidRPr="00E07DB8" w:rsidRDefault="00B26C6D" w:rsidP="00E07DB8">
            <w:pPr>
              <w:jc w:val="center"/>
              <w:rPr>
                <w:b/>
              </w:rPr>
            </w:pPr>
            <w:r w:rsidRPr="00E07DB8">
              <w:rPr>
                <w:b/>
              </w:rPr>
              <w:t>[A2]</w:t>
            </w:r>
          </w:p>
        </w:tc>
        <w:tc>
          <w:tcPr>
            <w:tcW w:w="4820" w:type="dxa"/>
          </w:tcPr>
          <w:p w14:paraId="517B84E5" w14:textId="77777777" w:rsidR="006B59B2" w:rsidRPr="003203D1" w:rsidRDefault="00B26C6D" w:rsidP="00312F38">
            <w:pPr>
              <w:rPr>
                <w:i/>
              </w:rPr>
            </w:pPr>
            <w:r w:rsidRPr="003203D1">
              <w:rPr>
                <w:i/>
                <w:color w:val="4F81BD" w:themeColor="accent1"/>
              </w:rPr>
              <w:t>PP black box Architecture document</w:t>
            </w:r>
          </w:p>
        </w:tc>
        <w:tc>
          <w:tcPr>
            <w:tcW w:w="2551" w:type="dxa"/>
          </w:tcPr>
          <w:p w14:paraId="0AA62B9F" w14:textId="77777777" w:rsidR="006B59B2" w:rsidRDefault="00B26C6D" w:rsidP="00312F38">
            <w:r>
              <w:t>MKS ref</w:t>
            </w:r>
          </w:p>
        </w:tc>
        <w:tc>
          <w:tcPr>
            <w:tcW w:w="1626" w:type="dxa"/>
          </w:tcPr>
          <w:p w14:paraId="23E431DA" w14:textId="77777777" w:rsidR="006B59B2" w:rsidRDefault="00B26C6D" w:rsidP="00312F38">
            <w:r>
              <w:t>AEE-C</w:t>
            </w:r>
          </w:p>
        </w:tc>
      </w:tr>
      <w:tr w:rsidR="00B26C6D" w14:paraId="79B41608" w14:textId="77777777">
        <w:tc>
          <w:tcPr>
            <w:tcW w:w="779" w:type="dxa"/>
          </w:tcPr>
          <w:p w14:paraId="7156B8D2" w14:textId="77777777" w:rsidR="00B26C6D" w:rsidRPr="00E07DB8" w:rsidRDefault="00E07DB8" w:rsidP="00E07DB8">
            <w:pPr>
              <w:jc w:val="center"/>
              <w:rPr>
                <w:b/>
              </w:rPr>
            </w:pPr>
            <w:r w:rsidRPr="00E07DB8">
              <w:rPr>
                <w:b/>
              </w:rPr>
              <w:t>[A3]</w:t>
            </w:r>
          </w:p>
        </w:tc>
        <w:tc>
          <w:tcPr>
            <w:tcW w:w="4820" w:type="dxa"/>
          </w:tcPr>
          <w:p w14:paraId="26FD3239" w14:textId="77777777" w:rsidR="00B26C6D" w:rsidRDefault="00E07DB8" w:rsidP="00312F38">
            <w:r>
              <w:t>HWS_ECU_PP_HPP_Boost_Design_Module</w:t>
            </w:r>
          </w:p>
        </w:tc>
        <w:tc>
          <w:tcPr>
            <w:tcW w:w="2551" w:type="dxa"/>
          </w:tcPr>
          <w:p w14:paraId="5A7C77C4" w14:textId="77777777" w:rsidR="00B26C6D" w:rsidRDefault="00E07DB8" w:rsidP="00312F38">
            <w:r>
              <w:t>PLM - E1120062</w:t>
            </w:r>
          </w:p>
        </w:tc>
        <w:tc>
          <w:tcPr>
            <w:tcW w:w="1626" w:type="dxa"/>
          </w:tcPr>
          <w:p w14:paraId="740B89D8" w14:textId="77777777" w:rsidR="00B26C6D" w:rsidRDefault="00E07DB8" w:rsidP="00312F38">
            <w:r>
              <w:t>AEE-C</w:t>
            </w:r>
          </w:p>
        </w:tc>
      </w:tr>
    </w:tbl>
    <w:p w14:paraId="0CBE26C6" w14:textId="77777777" w:rsidR="006B59B2" w:rsidRDefault="006B59B2" w:rsidP="006B59B2"/>
    <w:p w14:paraId="75E222C3" w14:textId="77777777" w:rsidR="006B59B2" w:rsidRDefault="006B59B2" w:rsidP="006B59B2">
      <w:pPr>
        <w:pStyle w:val="Heading2"/>
      </w:pPr>
      <w:bookmarkStart w:id="54" w:name="_Toc4819096"/>
      <w:bookmarkStart w:id="55" w:name="_Toc4980805"/>
      <w:bookmarkStart w:id="56" w:name="_Toc315252661"/>
      <w:bookmarkStart w:id="57" w:name="_Toc396742485"/>
      <w:r>
        <w:t>Design Specification documents</w:t>
      </w:r>
      <w:bookmarkEnd w:id="54"/>
      <w:bookmarkEnd w:id="55"/>
      <w:bookmarkEnd w:id="56"/>
      <w:bookmarkEnd w:id="57"/>
    </w:p>
    <w:p w14:paraId="7F5C92D0" w14:textId="77777777" w:rsidR="006B59B2" w:rsidRDefault="006B59B2" w:rsidP="006B59B2">
      <w:r>
        <w:t>This section presents all the documents that complete this design document.</w:t>
      </w:r>
    </w:p>
    <w:p w14:paraId="1D793F0F" w14:textId="77777777" w:rsidR="006B59B2" w:rsidRDefault="006B59B2" w:rsidP="006B59B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4820"/>
        <w:gridCol w:w="2551"/>
        <w:gridCol w:w="1626"/>
      </w:tblGrid>
      <w:tr w:rsidR="006B59B2" w14:paraId="116FEB3B" w14:textId="77777777">
        <w:tc>
          <w:tcPr>
            <w:tcW w:w="779" w:type="dxa"/>
            <w:tcBorders>
              <w:top w:val="single" w:sz="12" w:space="0" w:color="auto"/>
              <w:left w:val="single" w:sz="12" w:space="0" w:color="auto"/>
              <w:bottom w:val="single" w:sz="12" w:space="0" w:color="auto"/>
            </w:tcBorders>
            <w:shd w:val="pct5" w:color="auto" w:fill="FFFFFF"/>
            <w:vAlign w:val="center"/>
          </w:tcPr>
          <w:p w14:paraId="4F74E1EA" w14:textId="77777777" w:rsidR="006B59B2" w:rsidRDefault="006B59B2" w:rsidP="00312F38">
            <w:pPr>
              <w:pStyle w:val="titretableau"/>
              <w:spacing w:before="0" w:after="0"/>
              <w:rPr>
                <w:lang w:val="en-US"/>
              </w:rPr>
            </w:pPr>
            <w:r>
              <w:rPr>
                <w:lang w:val="en-US"/>
              </w:rPr>
              <w:t>Nb</w:t>
            </w:r>
          </w:p>
        </w:tc>
        <w:tc>
          <w:tcPr>
            <w:tcW w:w="4820" w:type="dxa"/>
            <w:tcBorders>
              <w:top w:val="single" w:sz="12" w:space="0" w:color="auto"/>
              <w:bottom w:val="single" w:sz="12" w:space="0" w:color="auto"/>
            </w:tcBorders>
            <w:shd w:val="pct5" w:color="auto" w:fill="FFFFFF"/>
            <w:vAlign w:val="center"/>
          </w:tcPr>
          <w:p w14:paraId="520BA214" w14:textId="77777777" w:rsidR="006B59B2" w:rsidRDefault="006B59B2" w:rsidP="00312F38">
            <w:pPr>
              <w:jc w:val="center"/>
              <w:rPr>
                <w:b/>
              </w:rPr>
            </w:pPr>
            <w:r>
              <w:rPr>
                <w:b/>
              </w:rPr>
              <w:t>Document</w:t>
            </w:r>
          </w:p>
        </w:tc>
        <w:tc>
          <w:tcPr>
            <w:tcW w:w="2551" w:type="dxa"/>
            <w:tcBorders>
              <w:top w:val="single" w:sz="12" w:space="0" w:color="auto"/>
              <w:bottom w:val="single" w:sz="12" w:space="0" w:color="auto"/>
            </w:tcBorders>
            <w:shd w:val="pct5" w:color="auto" w:fill="FFFFFF"/>
            <w:vAlign w:val="center"/>
          </w:tcPr>
          <w:p w14:paraId="2355AB77" w14:textId="77777777" w:rsidR="006B59B2" w:rsidRDefault="006B59B2" w:rsidP="00312F38">
            <w:pPr>
              <w:jc w:val="center"/>
              <w:rPr>
                <w:b/>
              </w:rPr>
            </w:pPr>
            <w:r>
              <w:rPr>
                <w:b/>
              </w:rPr>
              <w:t>Reference</w:t>
            </w:r>
          </w:p>
        </w:tc>
        <w:tc>
          <w:tcPr>
            <w:tcW w:w="1626" w:type="dxa"/>
            <w:tcBorders>
              <w:top w:val="single" w:sz="12" w:space="0" w:color="auto"/>
              <w:bottom w:val="single" w:sz="12" w:space="0" w:color="auto"/>
              <w:right w:val="single" w:sz="12" w:space="0" w:color="auto"/>
            </w:tcBorders>
            <w:shd w:val="pct5" w:color="auto" w:fill="FFFFFF"/>
            <w:vAlign w:val="center"/>
          </w:tcPr>
          <w:p w14:paraId="289FB1AC" w14:textId="77777777" w:rsidR="006B59B2" w:rsidRDefault="006B59B2" w:rsidP="00312F38">
            <w:pPr>
              <w:jc w:val="center"/>
              <w:rPr>
                <w:b/>
              </w:rPr>
            </w:pPr>
            <w:r>
              <w:rPr>
                <w:b/>
              </w:rPr>
              <w:t>Company</w:t>
            </w:r>
          </w:p>
        </w:tc>
      </w:tr>
      <w:tr w:rsidR="006B59B2" w14:paraId="2A7E4D77" w14:textId="77777777">
        <w:tc>
          <w:tcPr>
            <w:tcW w:w="779" w:type="dxa"/>
            <w:tcBorders>
              <w:top w:val="nil"/>
            </w:tcBorders>
          </w:tcPr>
          <w:p w14:paraId="0D9FDE73" w14:textId="77777777" w:rsidR="006B59B2" w:rsidRPr="00E07DB8" w:rsidRDefault="00CF724B" w:rsidP="00E07DB8">
            <w:pPr>
              <w:jc w:val="center"/>
              <w:rPr>
                <w:b/>
              </w:rPr>
            </w:pPr>
            <w:r w:rsidRPr="00E07DB8">
              <w:rPr>
                <w:b/>
              </w:rPr>
              <w:t>[B0]</w:t>
            </w:r>
          </w:p>
        </w:tc>
        <w:tc>
          <w:tcPr>
            <w:tcW w:w="4820" w:type="dxa"/>
            <w:tcBorders>
              <w:top w:val="nil"/>
            </w:tcBorders>
          </w:tcPr>
          <w:p w14:paraId="4925951A" w14:textId="77777777" w:rsidR="006B59B2" w:rsidRDefault="00AD727C" w:rsidP="00312F38">
            <w:r>
              <w:t>PAL actuator design document</w:t>
            </w:r>
          </w:p>
        </w:tc>
        <w:tc>
          <w:tcPr>
            <w:tcW w:w="2551" w:type="dxa"/>
            <w:tcBorders>
              <w:top w:val="nil"/>
            </w:tcBorders>
          </w:tcPr>
          <w:p w14:paraId="41D5F08B" w14:textId="77777777" w:rsidR="006B59B2" w:rsidRDefault="00AD727C" w:rsidP="00312F38">
            <w:r>
              <w:t>MKS</w:t>
            </w:r>
          </w:p>
        </w:tc>
        <w:tc>
          <w:tcPr>
            <w:tcW w:w="1626" w:type="dxa"/>
            <w:tcBorders>
              <w:top w:val="nil"/>
            </w:tcBorders>
          </w:tcPr>
          <w:p w14:paraId="4779E621" w14:textId="77777777" w:rsidR="006B59B2" w:rsidRDefault="00AD727C" w:rsidP="00312F38">
            <w:r>
              <w:t>AEFC</w:t>
            </w:r>
          </w:p>
        </w:tc>
      </w:tr>
      <w:tr w:rsidR="006B59B2" w14:paraId="367BAEB5" w14:textId="77777777">
        <w:tc>
          <w:tcPr>
            <w:tcW w:w="779" w:type="dxa"/>
          </w:tcPr>
          <w:p w14:paraId="4A6EA107" w14:textId="77777777" w:rsidR="006B59B2" w:rsidRPr="00E07DB8" w:rsidRDefault="006B59B2" w:rsidP="00E07DB8">
            <w:pPr>
              <w:jc w:val="center"/>
              <w:rPr>
                <w:b/>
              </w:rPr>
            </w:pPr>
          </w:p>
        </w:tc>
        <w:tc>
          <w:tcPr>
            <w:tcW w:w="4820" w:type="dxa"/>
          </w:tcPr>
          <w:p w14:paraId="1124585F" w14:textId="77777777" w:rsidR="006B59B2" w:rsidRDefault="006B59B2" w:rsidP="00312F38"/>
        </w:tc>
        <w:tc>
          <w:tcPr>
            <w:tcW w:w="2551" w:type="dxa"/>
          </w:tcPr>
          <w:p w14:paraId="3A5EEB49" w14:textId="77777777" w:rsidR="006B59B2" w:rsidRDefault="006B59B2" w:rsidP="00312F38"/>
        </w:tc>
        <w:tc>
          <w:tcPr>
            <w:tcW w:w="1626" w:type="dxa"/>
          </w:tcPr>
          <w:p w14:paraId="667520E4" w14:textId="77777777" w:rsidR="006B59B2" w:rsidRDefault="006B59B2" w:rsidP="00312F38"/>
        </w:tc>
      </w:tr>
      <w:tr w:rsidR="006B59B2" w14:paraId="578200DA" w14:textId="77777777">
        <w:tc>
          <w:tcPr>
            <w:tcW w:w="779" w:type="dxa"/>
          </w:tcPr>
          <w:p w14:paraId="41EA3477" w14:textId="77777777" w:rsidR="006B59B2" w:rsidRPr="00E07DB8" w:rsidRDefault="006B59B2" w:rsidP="00E07DB8">
            <w:pPr>
              <w:jc w:val="center"/>
              <w:rPr>
                <w:b/>
              </w:rPr>
            </w:pPr>
          </w:p>
        </w:tc>
        <w:tc>
          <w:tcPr>
            <w:tcW w:w="4820" w:type="dxa"/>
          </w:tcPr>
          <w:p w14:paraId="50EB837C" w14:textId="77777777" w:rsidR="006B59B2" w:rsidRDefault="006B59B2" w:rsidP="00312F38"/>
        </w:tc>
        <w:tc>
          <w:tcPr>
            <w:tcW w:w="2551" w:type="dxa"/>
          </w:tcPr>
          <w:p w14:paraId="7620061C" w14:textId="77777777" w:rsidR="006B59B2" w:rsidRDefault="006B59B2" w:rsidP="00312F38"/>
        </w:tc>
        <w:tc>
          <w:tcPr>
            <w:tcW w:w="1626" w:type="dxa"/>
          </w:tcPr>
          <w:p w14:paraId="459746C0" w14:textId="77777777" w:rsidR="006B59B2" w:rsidRDefault="006B59B2" w:rsidP="00312F38"/>
        </w:tc>
      </w:tr>
    </w:tbl>
    <w:p w14:paraId="31678184" w14:textId="77777777" w:rsidR="006B59B2" w:rsidRDefault="006B59B2" w:rsidP="006B59B2"/>
    <w:p w14:paraId="6AE06204" w14:textId="77777777" w:rsidR="006B59B2" w:rsidRDefault="006B59B2" w:rsidP="006B59B2">
      <w:pPr>
        <w:pStyle w:val="Heading2"/>
      </w:pPr>
      <w:bookmarkStart w:id="58" w:name="_Toc4819097"/>
      <w:bookmarkStart w:id="59" w:name="_Toc4980806"/>
      <w:bookmarkStart w:id="60" w:name="_Toc315252662"/>
      <w:bookmarkStart w:id="61" w:name="_Toc396742486"/>
      <w:r>
        <w:t>Other documents</w:t>
      </w:r>
      <w:bookmarkEnd w:id="58"/>
      <w:bookmarkEnd w:id="59"/>
      <w:bookmarkEnd w:id="60"/>
      <w:bookmarkEnd w:id="61"/>
    </w:p>
    <w:p w14:paraId="3D1D3514" w14:textId="77777777" w:rsidR="006B59B2" w:rsidRDefault="006B59B2" w:rsidP="006B59B2">
      <w:r>
        <w:t>This section presents all the documents that also have been needed to write this design document.</w:t>
      </w:r>
    </w:p>
    <w:p w14:paraId="248A2366" w14:textId="77777777" w:rsidR="006B59B2" w:rsidRDefault="006B59B2" w:rsidP="006B59B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4820"/>
        <w:gridCol w:w="2551"/>
        <w:gridCol w:w="1626"/>
      </w:tblGrid>
      <w:tr w:rsidR="006B59B2" w14:paraId="47445C66" w14:textId="77777777">
        <w:tc>
          <w:tcPr>
            <w:tcW w:w="779" w:type="dxa"/>
            <w:tcBorders>
              <w:top w:val="single" w:sz="12" w:space="0" w:color="auto"/>
              <w:left w:val="single" w:sz="12" w:space="0" w:color="auto"/>
              <w:bottom w:val="single" w:sz="12" w:space="0" w:color="auto"/>
            </w:tcBorders>
            <w:shd w:val="pct5" w:color="auto" w:fill="FFFFFF"/>
            <w:vAlign w:val="center"/>
          </w:tcPr>
          <w:p w14:paraId="627CBF71" w14:textId="77777777" w:rsidR="006B59B2" w:rsidRDefault="006B59B2" w:rsidP="00312F38">
            <w:pPr>
              <w:pStyle w:val="titretableau"/>
              <w:spacing w:before="0" w:after="0"/>
              <w:rPr>
                <w:lang w:val="en-US"/>
              </w:rPr>
            </w:pPr>
            <w:r>
              <w:rPr>
                <w:lang w:val="en-US"/>
              </w:rPr>
              <w:t>Nb</w:t>
            </w:r>
          </w:p>
        </w:tc>
        <w:tc>
          <w:tcPr>
            <w:tcW w:w="4820" w:type="dxa"/>
            <w:tcBorders>
              <w:top w:val="single" w:sz="12" w:space="0" w:color="auto"/>
              <w:bottom w:val="single" w:sz="12" w:space="0" w:color="auto"/>
            </w:tcBorders>
            <w:shd w:val="pct5" w:color="auto" w:fill="FFFFFF"/>
            <w:vAlign w:val="center"/>
          </w:tcPr>
          <w:p w14:paraId="66C94583" w14:textId="77777777" w:rsidR="006B59B2" w:rsidRDefault="006B59B2" w:rsidP="00312F38">
            <w:pPr>
              <w:jc w:val="center"/>
              <w:rPr>
                <w:b/>
              </w:rPr>
            </w:pPr>
            <w:r>
              <w:rPr>
                <w:b/>
              </w:rPr>
              <w:t>Document</w:t>
            </w:r>
          </w:p>
        </w:tc>
        <w:tc>
          <w:tcPr>
            <w:tcW w:w="2551" w:type="dxa"/>
            <w:tcBorders>
              <w:top w:val="single" w:sz="12" w:space="0" w:color="auto"/>
              <w:bottom w:val="single" w:sz="12" w:space="0" w:color="auto"/>
            </w:tcBorders>
            <w:shd w:val="pct5" w:color="auto" w:fill="FFFFFF"/>
            <w:vAlign w:val="center"/>
          </w:tcPr>
          <w:p w14:paraId="527CAF45" w14:textId="77777777" w:rsidR="006B59B2" w:rsidRDefault="006B59B2" w:rsidP="00312F38">
            <w:pPr>
              <w:jc w:val="center"/>
              <w:rPr>
                <w:b/>
              </w:rPr>
            </w:pPr>
            <w:r>
              <w:rPr>
                <w:b/>
              </w:rPr>
              <w:t>Reference</w:t>
            </w:r>
          </w:p>
        </w:tc>
        <w:tc>
          <w:tcPr>
            <w:tcW w:w="1626" w:type="dxa"/>
            <w:tcBorders>
              <w:top w:val="single" w:sz="12" w:space="0" w:color="auto"/>
              <w:bottom w:val="single" w:sz="12" w:space="0" w:color="auto"/>
              <w:right w:val="single" w:sz="12" w:space="0" w:color="auto"/>
            </w:tcBorders>
            <w:shd w:val="pct5" w:color="auto" w:fill="FFFFFF"/>
            <w:vAlign w:val="center"/>
          </w:tcPr>
          <w:p w14:paraId="145CCD80" w14:textId="77777777" w:rsidR="006B59B2" w:rsidRDefault="006B59B2" w:rsidP="00312F38">
            <w:pPr>
              <w:jc w:val="center"/>
              <w:rPr>
                <w:b/>
              </w:rPr>
            </w:pPr>
            <w:r>
              <w:rPr>
                <w:b/>
              </w:rPr>
              <w:t>Company</w:t>
            </w:r>
          </w:p>
        </w:tc>
      </w:tr>
      <w:tr w:rsidR="006B59B2" w14:paraId="39F6BDAC" w14:textId="77777777">
        <w:tc>
          <w:tcPr>
            <w:tcW w:w="779" w:type="dxa"/>
            <w:tcBorders>
              <w:top w:val="nil"/>
            </w:tcBorders>
          </w:tcPr>
          <w:p w14:paraId="24999809" w14:textId="77777777" w:rsidR="006B59B2" w:rsidRPr="00E07DB8" w:rsidRDefault="00CF724B" w:rsidP="00E07DB8">
            <w:pPr>
              <w:jc w:val="center"/>
              <w:rPr>
                <w:b/>
              </w:rPr>
            </w:pPr>
            <w:r w:rsidRPr="00E07DB8">
              <w:rPr>
                <w:b/>
              </w:rPr>
              <w:t>[C0]</w:t>
            </w:r>
          </w:p>
        </w:tc>
        <w:tc>
          <w:tcPr>
            <w:tcW w:w="4820" w:type="dxa"/>
            <w:tcBorders>
              <w:top w:val="nil"/>
            </w:tcBorders>
          </w:tcPr>
          <w:p w14:paraId="336A6916" w14:textId="77777777" w:rsidR="006B59B2" w:rsidRDefault="00CF724B" w:rsidP="00312F38">
            <w:r>
              <w:t>Post Builds Parameters specification</w:t>
            </w:r>
          </w:p>
        </w:tc>
        <w:tc>
          <w:tcPr>
            <w:tcW w:w="2551" w:type="dxa"/>
            <w:tcBorders>
              <w:top w:val="nil"/>
            </w:tcBorders>
          </w:tcPr>
          <w:p w14:paraId="144E4657" w14:textId="77777777" w:rsidR="006B59B2" w:rsidRDefault="00F11407" w:rsidP="00312F38">
            <w:r>
              <w:t>E-XXXXXXX</w:t>
            </w:r>
          </w:p>
        </w:tc>
        <w:tc>
          <w:tcPr>
            <w:tcW w:w="1626" w:type="dxa"/>
            <w:tcBorders>
              <w:top w:val="nil"/>
            </w:tcBorders>
          </w:tcPr>
          <w:p w14:paraId="19ED26D0" w14:textId="77777777" w:rsidR="006B59B2" w:rsidRDefault="00CF724B" w:rsidP="00312F38">
            <w:r>
              <w:t>AEE-C</w:t>
            </w:r>
          </w:p>
        </w:tc>
      </w:tr>
      <w:tr w:rsidR="006B59B2" w14:paraId="1D47847F" w14:textId="77777777">
        <w:tc>
          <w:tcPr>
            <w:tcW w:w="779" w:type="dxa"/>
          </w:tcPr>
          <w:p w14:paraId="49D74D98" w14:textId="77777777" w:rsidR="006B59B2" w:rsidRPr="00E07DB8" w:rsidRDefault="006B59B2" w:rsidP="00E07DB8">
            <w:pPr>
              <w:jc w:val="center"/>
              <w:rPr>
                <w:b/>
              </w:rPr>
            </w:pPr>
          </w:p>
        </w:tc>
        <w:tc>
          <w:tcPr>
            <w:tcW w:w="4820" w:type="dxa"/>
          </w:tcPr>
          <w:p w14:paraId="63C89F73" w14:textId="77777777" w:rsidR="006B59B2" w:rsidRDefault="006B59B2" w:rsidP="00312F38"/>
        </w:tc>
        <w:tc>
          <w:tcPr>
            <w:tcW w:w="2551" w:type="dxa"/>
          </w:tcPr>
          <w:p w14:paraId="2299F9D0" w14:textId="77777777" w:rsidR="006B59B2" w:rsidRDefault="006B59B2" w:rsidP="00312F38"/>
        </w:tc>
        <w:tc>
          <w:tcPr>
            <w:tcW w:w="1626" w:type="dxa"/>
          </w:tcPr>
          <w:p w14:paraId="08115DC8" w14:textId="77777777" w:rsidR="006B59B2" w:rsidRDefault="006B59B2" w:rsidP="00312F38"/>
        </w:tc>
      </w:tr>
      <w:tr w:rsidR="006B59B2" w14:paraId="2B8AD12D" w14:textId="77777777">
        <w:tc>
          <w:tcPr>
            <w:tcW w:w="779" w:type="dxa"/>
          </w:tcPr>
          <w:p w14:paraId="5BB2B083" w14:textId="77777777" w:rsidR="006B59B2" w:rsidRPr="00E07DB8" w:rsidRDefault="006B59B2" w:rsidP="00E07DB8">
            <w:pPr>
              <w:jc w:val="center"/>
              <w:rPr>
                <w:b/>
              </w:rPr>
            </w:pPr>
          </w:p>
        </w:tc>
        <w:tc>
          <w:tcPr>
            <w:tcW w:w="4820" w:type="dxa"/>
          </w:tcPr>
          <w:p w14:paraId="712A6A27" w14:textId="77777777" w:rsidR="006B59B2" w:rsidRDefault="006B59B2" w:rsidP="00312F38"/>
        </w:tc>
        <w:tc>
          <w:tcPr>
            <w:tcW w:w="2551" w:type="dxa"/>
          </w:tcPr>
          <w:p w14:paraId="03374ED6" w14:textId="77777777" w:rsidR="006B59B2" w:rsidRDefault="006B59B2" w:rsidP="00312F38"/>
        </w:tc>
        <w:tc>
          <w:tcPr>
            <w:tcW w:w="1626" w:type="dxa"/>
          </w:tcPr>
          <w:p w14:paraId="7BD8142C" w14:textId="77777777" w:rsidR="006B59B2" w:rsidRDefault="006B59B2" w:rsidP="00312F38"/>
        </w:tc>
      </w:tr>
    </w:tbl>
    <w:p w14:paraId="07877934" w14:textId="77777777" w:rsidR="006B59B2" w:rsidRDefault="006B59B2" w:rsidP="006B59B2"/>
    <w:p w14:paraId="734168CC" w14:textId="77777777" w:rsidR="006B59B2" w:rsidRDefault="006B59B2" w:rsidP="006B59B2">
      <w:pPr>
        <w:pStyle w:val="Heading2"/>
      </w:pPr>
      <w:bookmarkStart w:id="62" w:name="_Toc4819098"/>
      <w:bookmarkStart w:id="63" w:name="_Toc4980807"/>
      <w:bookmarkStart w:id="64" w:name="_Toc315252663"/>
      <w:bookmarkStart w:id="65" w:name="_Toc396742487"/>
      <w:r>
        <w:t>Glossary and definition</w:t>
      </w:r>
      <w:bookmarkEnd w:id="62"/>
      <w:bookmarkEnd w:id="63"/>
      <w:bookmarkEnd w:id="64"/>
      <w:bookmarkEnd w:id="65"/>
    </w:p>
    <w:p w14:paraId="2F5E610E" w14:textId="77777777" w:rsidR="006B59B2" w:rsidRDefault="006B59B2" w:rsidP="006B59B2">
      <w:r>
        <w:t>This section presents all the definitions and/or abbreviations used in this design document.</w:t>
      </w:r>
    </w:p>
    <w:p w14:paraId="52BE352B" w14:textId="77777777" w:rsidR="00B0280E" w:rsidRDefault="00B0280E" w:rsidP="006B59B2"/>
    <w:p w14:paraId="660A9FB7" w14:textId="77777777" w:rsidR="00C92192" w:rsidRDefault="00C92192" w:rsidP="00B0280E">
      <w:r>
        <w:t>ADC</w:t>
      </w:r>
      <w:r>
        <w:tab/>
        <w:t>Analog</w:t>
      </w:r>
      <w:r w:rsidR="00E07DB8">
        <w:t>ic-</w:t>
      </w:r>
      <w:r>
        <w:t>Digital Convertor</w:t>
      </w:r>
    </w:p>
    <w:p w14:paraId="409E1B4D" w14:textId="77777777" w:rsidR="00C92192" w:rsidRDefault="00C92192" w:rsidP="00B0280E">
      <w:r>
        <w:t>ATM</w:t>
      </w:r>
      <w:r>
        <w:tab/>
        <w:t>Auto Tests Manager</w:t>
      </w:r>
    </w:p>
    <w:p w14:paraId="0C8A416D" w14:textId="06F1F933" w:rsidR="00C92192" w:rsidDel="005D3B84" w:rsidRDefault="00C92192" w:rsidP="00B0280E">
      <w:pPr>
        <w:rPr>
          <w:del w:id="66" w:author="Sabine Flechelle" w:date="2014-12-09T14:35:00Z"/>
        </w:rPr>
      </w:pPr>
      <w:del w:id="67" w:author="Sabine Flechelle" w:date="2014-12-09T14:35:00Z">
        <w:r w:rsidDel="005D3B84">
          <w:delText>BDS</w:delText>
        </w:r>
        <w:r w:rsidDel="005D3B84">
          <w:tab/>
          <w:delText>Belt Displacement Sensor</w:delText>
        </w:r>
      </w:del>
    </w:p>
    <w:p w14:paraId="2EFCAE04" w14:textId="77777777" w:rsidR="00C92192" w:rsidRDefault="00C92192" w:rsidP="00B0280E">
      <w:r>
        <w:t>BFS</w:t>
      </w:r>
      <w:r>
        <w:tab/>
        <w:t>Belt Function Selection</w:t>
      </w:r>
    </w:p>
    <w:p w14:paraId="0BF1DE8A" w14:textId="01A35412" w:rsidR="005D3B84" w:rsidRDefault="005D3B84" w:rsidP="00B0280E">
      <w:pPr>
        <w:rPr>
          <w:ins w:id="68" w:author="Sabine Flechelle" w:date="2014-12-09T14:36:00Z"/>
        </w:rPr>
      </w:pPr>
      <w:ins w:id="69" w:author="Sabine Flechelle" w:date="2014-12-09T14:36:00Z">
        <w:r>
          <w:t>BMM</w:t>
        </w:r>
        <w:r>
          <w:tab/>
          <w:t>Belt Movement Monitoring</w:t>
        </w:r>
      </w:ins>
    </w:p>
    <w:p w14:paraId="2EACAADE" w14:textId="58F312C6" w:rsidR="00C92192" w:rsidRDefault="00C92192" w:rsidP="00B0280E">
      <w:r>
        <w:t>BSR</w:t>
      </w:r>
      <w:r>
        <w:tab/>
        <w:t>Belt Slack Reduction</w:t>
      </w:r>
    </w:p>
    <w:p w14:paraId="3123D134" w14:textId="77777777" w:rsidR="00C34FBE" w:rsidRDefault="00C34FBE" w:rsidP="00B0280E">
      <w:r>
        <w:t>COTS</w:t>
      </w:r>
      <w:r>
        <w:tab/>
        <w:t>Component On The Shell</w:t>
      </w:r>
    </w:p>
    <w:p w14:paraId="461D8777" w14:textId="77777777" w:rsidR="00B0280E" w:rsidRDefault="00B0280E" w:rsidP="00B0280E">
      <w:r>
        <w:t>ECU</w:t>
      </w:r>
      <w:r>
        <w:tab/>
        <w:t>Electronic Controller Unit</w:t>
      </w:r>
    </w:p>
    <w:p w14:paraId="75E2B652" w14:textId="77777777" w:rsidR="00C159F6" w:rsidRDefault="00C159F6" w:rsidP="00B0280E">
      <w:r>
        <w:t>MBD</w:t>
      </w:r>
      <w:r>
        <w:tab/>
        <w:t>Model Based Design</w:t>
      </w:r>
    </w:p>
    <w:p w14:paraId="15795CAE" w14:textId="77777777" w:rsidR="00C92192" w:rsidRDefault="00C92192" w:rsidP="00B0280E">
      <w:r>
        <w:t>NVM</w:t>
      </w:r>
      <w:r>
        <w:tab/>
        <w:t>Non Volatile Memory</w:t>
      </w:r>
    </w:p>
    <w:p w14:paraId="6BE54079" w14:textId="77777777" w:rsidR="00225D62" w:rsidRDefault="00225D62" w:rsidP="00B0280E">
      <w:r>
        <w:t>NVP</w:t>
      </w:r>
      <w:r>
        <w:tab/>
        <w:t>Non Volatile Parameters</w:t>
      </w:r>
    </w:p>
    <w:p w14:paraId="54E743D0" w14:textId="77777777" w:rsidR="00C92192" w:rsidRDefault="00C92192" w:rsidP="00B0280E">
      <w:r>
        <w:t>PAL</w:t>
      </w:r>
      <w:r>
        <w:tab/>
        <w:t>Power Abstraction Layer</w:t>
      </w:r>
    </w:p>
    <w:p w14:paraId="47216518" w14:textId="77777777" w:rsidR="00C92192" w:rsidRDefault="00C92192" w:rsidP="00B0280E">
      <w:r>
        <w:t>REL</w:t>
      </w:r>
      <w:r>
        <w:tab/>
        <w:t>Release</w:t>
      </w:r>
    </w:p>
    <w:p w14:paraId="67301E16" w14:textId="77777777" w:rsidR="00C92192" w:rsidRDefault="00C92192" w:rsidP="00B0280E">
      <w:r>
        <w:t>SFR</w:t>
      </w:r>
      <w:r>
        <w:tab/>
        <w:t>Software Function Recovery</w:t>
      </w:r>
      <w:r w:rsidR="006F5D31">
        <w:t xml:space="preserve"> (i.e. release belt functions)</w:t>
      </w:r>
    </w:p>
    <w:p w14:paraId="3BFF2010" w14:textId="77777777" w:rsidR="00B0280E" w:rsidRDefault="00B0280E" w:rsidP="006B59B2">
      <w:r>
        <w:t>SW</w:t>
      </w:r>
      <w:r>
        <w:tab/>
        <w:t>Software</w:t>
      </w:r>
    </w:p>
    <w:p w14:paraId="457DD922" w14:textId="77777777" w:rsidR="00C92192" w:rsidRDefault="00C92192" w:rsidP="006B59B2">
      <w:r>
        <w:t>VAL</w:t>
      </w:r>
      <w:r>
        <w:tab/>
        <w:t>Vehicle Abstraction Layer</w:t>
      </w:r>
    </w:p>
    <w:p w14:paraId="07FFC698" w14:textId="77777777" w:rsidR="006B59B2" w:rsidRDefault="006B59B2" w:rsidP="006B59B2"/>
    <w:p w14:paraId="7A727581" w14:textId="77777777" w:rsidR="006B59B2" w:rsidRDefault="006B59B2" w:rsidP="006B59B2">
      <w:pPr>
        <w:pStyle w:val="Heading1"/>
      </w:pPr>
      <w:r>
        <w:br w:type="page"/>
      </w:r>
      <w:bookmarkStart w:id="70" w:name="_Toc4980808"/>
      <w:bookmarkStart w:id="71" w:name="_Toc315252664"/>
      <w:bookmarkStart w:id="72" w:name="_Toc396742488"/>
      <w:r>
        <w:lastRenderedPageBreak/>
        <w:t>overview</w:t>
      </w:r>
      <w:bookmarkEnd w:id="70"/>
      <w:bookmarkEnd w:id="71"/>
      <w:bookmarkEnd w:id="72"/>
    </w:p>
    <w:p w14:paraId="1412D039" w14:textId="77777777" w:rsidR="006B59B2" w:rsidRDefault="006B59B2" w:rsidP="006B59B2">
      <w:r>
        <w:t>The purpose of this section is to present and define all the services reali</w:t>
      </w:r>
      <w:r w:rsidR="0034631B">
        <w:t>z</w:t>
      </w:r>
      <w:r>
        <w:t xml:space="preserve">ed by </w:t>
      </w:r>
      <w:r w:rsidR="00286ADA">
        <w:fldChar w:fldCharType="begin"/>
      </w:r>
      <w:r w:rsidR="00286ADA">
        <w:instrText xml:space="preserve"> SUBJECT  \* MERGEFORMAT </w:instrText>
      </w:r>
      <w:r w:rsidR="00286ADA">
        <w:fldChar w:fldCharType="separate"/>
      </w:r>
      <w:r w:rsidR="00834BB3">
        <w:t>BFE</w:t>
      </w:r>
      <w:r w:rsidR="00286ADA">
        <w:fldChar w:fldCharType="end"/>
      </w:r>
      <w:r>
        <w:t>.</w:t>
      </w:r>
    </w:p>
    <w:p w14:paraId="30CAE603" w14:textId="77777777" w:rsidR="006B59B2" w:rsidRDefault="006B59B2" w:rsidP="006B59B2">
      <w:pPr>
        <w:pStyle w:val="Heading2"/>
        <w:tabs>
          <w:tab w:val="clear" w:pos="792"/>
          <w:tab w:val="num" w:pos="709"/>
        </w:tabs>
      </w:pPr>
      <w:bookmarkStart w:id="73" w:name="_Toc4980809"/>
      <w:bookmarkStart w:id="74" w:name="_Toc315252665"/>
      <w:bookmarkStart w:id="75" w:name="_Toc396742489"/>
      <w:r>
        <w:t>Description of the component</w:t>
      </w:r>
      <w:bookmarkEnd w:id="73"/>
      <w:bookmarkEnd w:id="74"/>
      <w:bookmarkEnd w:id="75"/>
    </w:p>
    <w:p w14:paraId="72E6C99E" w14:textId="77777777" w:rsidR="006B59B2" w:rsidRDefault="006B59B2" w:rsidP="006B59B2"/>
    <w:p w14:paraId="1AD1AC02" w14:textId="77777777" w:rsidR="00A10EAB" w:rsidRPr="005613D2" w:rsidRDefault="00A10EAB" w:rsidP="00A10EAB">
      <w:r w:rsidRPr="005613D2">
        <w:t xml:space="preserve">The </w:t>
      </w:r>
      <w:r w:rsidR="00286ADA">
        <w:fldChar w:fldCharType="begin"/>
      </w:r>
      <w:r w:rsidR="00286ADA">
        <w:instrText xml:space="preserve"> SUBJECT  \* MERGEFORMAT </w:instrText>
      </w:r>
      <w:r w:rsidR="00286ADA">
        <w:fldChar w:fldCharType="separate"/>
      </w:r>
      <w:r w:rsidR="00834BB3">
        <w:t>BFE</w:t>
      </w:r>
      <w:r w:rsidR="00286ADA">
        <w:fldChar w:fldCharType="end"/>
      </w:r>
      <w:r>
        <w:t xml:space="preserve"> is used</w:t>
      </w:r>
      <w:r w:rsidRPr="005613D2">
        <w:t>:</w:t>
      </w:r>
    </w:p>
    <w:p w14:paraId="78C09B12" w14:textId="77777777" w:rsidR="00A10EAB" w:rsidRDefault="00A10EAB" w:rsidP="009E19C4">
      <w:pPr>
        <w:pStyle w:val="ListParagraph"/>
        <w:numPr>
          <w:ilvl w:val="0"/>
          <w:numId w:val="38"/>
        </w:numPr>
      </w:pPr>
      <w:r>
        <w:t>To manage cycles execution</w:t>
      </w:r>
    </w:p>
    <w:p w14:paraId="1009F349" w14:textId="77777777" w:rsidR="00A10EAB" w:rsidRDefault="00A10EAB" w:rsidP="009E19C4">
      <w:pPr>
        <w:pStyle w:val="ListParagraph"/>
        <w:numPr>
          <w:ilvl w:val="0"/>
          <w:numId w:val="38"/>
        </w:numPr>
      </w:pPr>
      <w:r>
        <w:t>To schedule and execute steps</w:t>
      </w:r>
    </w:p>
    <w:p w14:paraId="68C6E0CE" w14:textId="77777777" w:rsidR="00A10EAB" w:rsidRDefault="00A10EAB" w:rsidP="009E19C4">
      <w:pPr>
        <w:pStyle w:val="ListParagraph"/>
        <w:numPr>
          <w:ilvl w:val="0"/>
          <w:numId w:val="38"/>
        </w:numPr>
      </w:pPr>
      <w:r>
        <w:t>To increment executed cycles counters</w:t>
      </w:r>
    </w:p>
    <w:p w14:paraId="30AB1BE6" w14:textId="77777777" w:rsidR="00A10EAB" w:rsidRPr="005613D2" w:rsidRDefault="00A10EAB" w:rsidP="009E19C4">
      <w:pPr>
        <w:pStyle w:val="ListParagraph"/>
        <w:numPr>
          <w:ilvl w:val="0"/>
          <w:numId w:val="38"/>
        </w:numPr>
      </w:pPr>
      <w:r>
        <w:t xml:space="preserve">To provide the executed step and cycle and PWM consign for the </w:t>
      </w:r>
      <w:r w:rsidR="003203D1">
        <w:t xml:space="preserve">other </w:t>
      </w:r>
      <w:r>
        <w:t>application parts</w:t>
      </w:r>
    </w:p>
    <w:p w14:paraId="2F5A10F6" w14:textId="77777777" w:rsidR="00A10EAB" w:rsidRPr="005613D2" w:rsidRDefault="00A10EAB" w:rsidP="00A10EAB"/>
    <w:p w14:paraId="2D496F01" w14:textId="77777777" w:rsidR="00A10EAB" w:rsidRPr="005613D2" w:rsidRDefault="00A10EAB" w:rsidP="00A10EAB">
      <w:r w:rsidRPr="005613D2">
        <w:t>The prefix of the component is “</w:t>
      </w:r>
      <w:r>
        <w:rPr>
          <w:b/>
        </w:rPr>
        <w:t>BFE</w:t>
      </w:r>
      <w:r w:rsidRPr="005613D2">
        <w:t>”.</w:t>
      </w:r>
    </w:p>
    <w:p w14:paraId="753457B2" w14:textId="77777777" w:rsidR="006B59B2" w:rsidRDefault="006B59B2" w:rsidP="006B59B2"/>
    <w:p w14:paraId="74153BCD" w14:textId="77777777" w:rsidR="002D3427" w:rsidRDefault="002D3427" w:rsidP="006B59B2">
      <w:r>
        <w:t>BFE is a MBD component which has been designed with a main model that includes some referenced model.</w:t>
      </w:r>
    </w:p>
    <w:p w14:paraId="6DA4164A" w14:textId="77777777" w:rsidR="002D3427" w:rsidRDefault="002D3427" w:rsidP="006B59B2">
      <w:r>
        <w:t xml:space="preserve">Each referenced model will be generated in his own source/header file, </w:t>
      </w:r>
      <w:r w:rsidR="00184710">
        <w:t>like</w:t>
      </w:r>
      <w:r>
        <w:t xml:space="preserve"> the main model.</w:t>
      </w:r>
      <w:r w:rsidR="00F231F4">
        <w:t xml:space="preserve"> </w:t>
      </w:r>
      <w:r w:rsidR="00A73E8F">
        <w:t>But</w:t>
      </w:r>
      <w:r w:rsidR="00F231F4">
        <w:t xml:space="preserve"> these models (and source files)</w:t>
      </w:r>
      <w:r w:rsidR="00A73E8F">
        <w:t xml:space="preserve"> need </w:t>
      </w:r>
      <w:r w:rsidR="00963F63">
        <w:t>to exchange some data so a BFE_I</w:t>
      </w:r>
      <w:r w:rsidR="00A73E8F">
        <w:t>nternal module will contain shared data between all of these modules.</w:t>
      </w:r>
    </w:p>
    <w:p w14:paraId="4AF80799" w14:textId="77777777" w:rsidR="00DE0728" w:rsidRDefault="00DE0728" w:rsidP="006B59B2">
      <w:r>
        <w:t xml:space="preserve">This implementation allows </w:t>
      </w:r>
      <w:r w:rsidR="00871F8F">
        <w:t>working</w:t>
      </w:r>
      <w:r>
        <w:t xml:space="preserve"> in parallel on different parts of the BFE.</w:t>
      </w:r>
    </w:p>
    <w:p w14:paraId="28485605" w14:textId="77777777" w:rsidR="002D3427" w:rsidRDefault="002D3427" w:rsidP="006B59B2"/>
    <w:p w14:paraId="7A18C4B2" w14:textId="77777777" w:rsidR="00DF0380" w:rsidRDefault="00DF0380" w:rsidP="006B59B2">
      <w:r>
        <w:t xml:space="preserve">The BFE is split into many </w:t>
      </w:r>
      <w:r w:rsidR="00871F8F">
        <w:t>parts:</w:t>
      </w:r>
    </w:p>
    <w:p w14:paraId="233EDA6D" w14:textId="77777777" w:rsidR="002D3427" w:rsidRDefault="002D3427" w:rsidP="002D3427">
      <w:pPr>
        <w:pStyle w:val="ListParagraph"/>
        <w:numPr>
          <w:ilvl w:val="0"/>
          <w:numId w:val="22"/>
        </w:numPr>
      </w:pPr>
      <w:r>
        <w:t>A</w:t>
      </w:r>
      <w:r w:rsidR="002B7B56">
        <w:t>n</w:t>
      </w:r>
      <w:r>
        <w:t xml:space="preserve"> “</w:t>
      </w:r>
      <w:r w:rsidR="002B7B56">
        <w:t>engine</w:t>
      </w:r>
      <w:r>
        <w:t>” part that will be provided as a COT</w:t>
      </w:r>
      <w:r w:rsidR="00C34FBE">
        <w:t>S</w:t>
      </w:r>
      <w:r>
        <w:t xml:space="preserve"> to other projects</w:t>
      </w:r>
    </w:p>
    <w:p w14:paraId="3D4E4185" w14:textId="77777777" w:rsidR="002D3427" w:rsidRDefault="00064EA3" w:rsidP="002D3427">
      <w:pPr>
        <w:pStyle w:val="ListParagraph"/>
        <w:numPr>
          <w:ilvl w:val="0"/>
          <w:numId w:val="22"/>
        </w:numPr>
      </w:pPr>
      <w:r>
        <w:t>Some</w:t>
      </w:r>
      <w:r w:rsidR="002D3427">
        <w:t xml:space="preserve"> configuration file</w:t>
      </w:r>
      <w:r>
        <w:t>s</w:t>
      </w:r>
      <w:r w:rsidR="002D3427">
        <w:t xml:space="preserve"> outside of the folder containing the “core” and that shall be adapted by other projects (See </w:t>
      </w:r>
      <w:r w:rsidR="002D3427">
        <w:fldChar w:fldCharType="begin"/>
      </w:r>
      <w:r w:rsidR="002D3427">
        <w:instrText xml:space="preserve"> REF _Ref314030239 \h </w:instrText>
      </w:r>
      <w:r w:rsidR="002D3427">
        <w:fldChar w:fldCharType="separate"/>
      </w:r>
      <w:r w:rsidR="00834BB3">
        <w:t>Compilation options</w:t>
      </w:r>
      <w:r w:rsidR="002D3427">
        <w:fldChar w:fldCharType="end"/>
      </w:r>
      <w:r w:rsidR="002D3427">
        <w:t xml:space="preserve">) to </w:t>
      </w:r>
      <w:r w:rsidR="004D2BA9">
        <w:t>fulfil</w:t>
      </w:r>
      <w:r w:rsidR="002D3427">
        <w:t xml:space="preserve"> their needs</w:t>
      </w:r>
      <w:r w:rsidR="00963F63">
        <w:t xml:space="preserve"> (a template is available on the platform MKS project)</w:t>
      </w:r>
      <w:r w:rsidR="002D3427">
        <w:t>.</w:t>
      </w:r>
    </w:p>
    <w:p w14:paraId="7E344E73" w14:textId="77777777" w:rsidR="002D3427" w:rsidRDefault="00DE0728" w:rsidP="002D3427">
      <w:r>
        <w:t>Static file organization of the BFE component</w:t>
      </w:r>
      <w:r w:rsidR="00871F8F">
        <w:t>:</w:t>
      </w:r>
    </w:p>
    <w:p w14:paraId="37B28864" w14:textId="77777777" w:rsidR="00DE0728" w:rsidRDefault="00184710" w:rsidP="002D3427">
      <w:r>
        <w:rPr>
          <w:noProof/>
          <w:lang w:val="fr-FR" w:eastAsia="fr-FR"/>
        </w:rPr>
        <mc:AlternateContent>
          <mc:Choice Requires="wpc">
            <w:drawing>
              <wp:inline distT="0" distB="0" distL="0" distR="0" wp14:anchorId="2E7CD2D4" wp14:editId="05B0E749">
                <wp:extent cx="6060558" cy="4362627"/>
                <wp:effectExtent l="0" t="0" r="0" b="0"/>
                <wp:docPr id="82" name="Zone de dessin 8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5" name="Carré corné 85"/>
                        <wps:cNvSpPr/>
                        <wps:spPr>
                          <a:xfrm rot="10800000" flipV="1">
                            <a:off x="2976030" y="2973704"/>
                            <a:ext cx="276450" cy="425300"/>
                          </a:xfrm>
                          <a:prstGeom prst="foldedCorner">
                            <a:avLst>
                              <a:gd name="adj" fmla="val 18230"/>
                            </a:avLst>
                          </a:prstGeom>
                        </wps:spPr>
                        <wps:style>
                          <a:lnRef idx="1">
                            <a:schemeClr val="dk1"/>
                          </a:lnRef>
                          <a:fillRef idx="2">
                            <a:schemeClr val="dk1"/>
                          </a:fillRef>
                          <a:effectRef idx="1">
                            <a:schemeClr val="dk1"/>
                          </a:effectRef>
                          <a:fontRef idx="minor">
                            <a:schemeClr val="dk1"/>
                          </a:fontRef>
                        </wps:style>
                        <wps:txbx>
                          <w:txbxContent>
                            <w:p w14:paraId="67C3E80B" w14:textId="77777777" w:rsidR="001C49CD" w:rsidRPr="001E12C1" w:rsidRDefault="001C49CD" w:rsidP="00184710">
                              <w:pPr>
                                <w:jc w:val="center"/>
                                <w:rPr>
                                  <w:sz w:val="16"/>
                                  <w:szCs w:val="16"/>
                                  <w:lang w:val="fr-FR"/>
                                </w:rPr>
                              </w:pPr>
                              <w:r>
                                <w:rPr>
                                  <w:sz w:val="16"/>
                                  <w:szCs w:val="16"/>
                                  <w:lang w:val="fr-FR"/>
                                </w:rPr>
                                <w:t>*.</w:t>
                              </w:r>
                              <w:r w:rsidRPr="001E12C1">
                                <w:rPr>
                                  <w:sz w:val="16"/>
                                  <w:szCs w:val="16"/>
                                  <w:lang w:val="fr-FR"/>
                                </w:rPr>
                                <w:t>C</w:t>
                              </w:r>
                              <w:r>
                                <w:rPr>
                                  <w:sz w:val="16"/>
                                  <w:szCs w:val="16"/>
                                  <w:lang w:val="fr-FR"/>
                                </w:rPr>
                                <w:br/>
                                <w:t>*.H</w:t>
                              </w:r>
                            </w:p>
                          </w:txbxContent>
                        </wps:txbx>
                        <wps:bodyPr rot="0" spcFirstLastPara="0" vertOverflow="overflow" horzOverflow="overflow" vert="horz" wrap="square" lIns="36000" tIns="36000" rIns="36000" bIns="36000" numCol="1" spcCol="0" rtlCol="0" fromWordArt="0" anchor="t" anchorCtr="0" forceAA="0" compatLnSpc="1">
                          <a:prstTxWarp prst="textNoShape">
                            <a:avLst/>
                          </a:prstTxWarp>
                          <a:noAutofit/>
                        </wps:bodyPr>
                      </wps:wsp>
                      <wps:wsp>
                        <wps:cNvPr id="86" name="Rectangle à coins arrondis 86"/>
                        <wps:cNvSpPr/>
                        <wps:spPr>
                          <a:xfrm>
                            <a:off x="2095500" y="58028"/>
                            <a:ext cx="3909060" cy="3991838"/>
                          </a:xfrm>
                          <a:prstGeom prst="roundRect">
                            <a:avLst>
                              <a:gd name="adj" fmla="val 5439"/>
                            </a:avLst>
                          </a:prstGeom>
                          <a:noFill/>
                          <a:ln w="15875">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4C3B6DB2" w14:textId="77777777" w:rsidR="001C49CD" w:rsidRPr="001E12C1" w:rsidRDefault="001C49CD" w:rsidP="001E12C1">
                              <w:pPr>
                                <w:jc w:val="center"/>
                                <w:rPr>
                                  <w:b/>
                                  <w:color w:val="000000" w:themeColor="text1"/>
                                </w:rPr>
                              </w:pPr>
                              <w:r w:rsidRPr="001E12C1">
                                <w:rPr>
                                  <w:b/>
                                  <w:color w:val="000000" w:themeColor="text1"/>
                                </w:rPr>
                                <w:t>BFE « </w:t>
                              </w:r>
                              <w:r>
                                <w:rPr>
                                  <w:b/>
                                  <w:color w:val="000000" w:themeColor="text1"/>
                                </w:rPr>
                                <w:t>engine</w:t>
                              </w:r>
                              <w:r w:rsidRPr="001E12C1">
                                <w:rPr>
                                  <w:b/>
                                  <w:color w:val="000000" w:themeColor="text1"/>
                                </w:rPr>
                                <w:t> »</w:t>
                              </w:r>
                              <w:r>
                                <w:rPr>
                                  <w:b/>
                                  <w:color w:val="000000" w:themeColor="text1"/>
                                </w:rPr>
                                <w:t xml:space="preserve"> - directly provided by PP platform</w:t>
                              </w:r>
                            </w:p>
                          </w:txbxContent>
                        </wps:txbx>
                        <wps:bodyPr rot="0" spcFirstLastPara="0" vertOverflow="overflow" horzOverflow="overflow" vert="horz" wrap="square" lIns="36000" tIns="36000" rIns="36000" bIns="36000" numCol="1" spcCol="0" rtlCol="0" fromWordArt="0" anchor="t" anchorCtr="0" forceAA="0" compatLnSpc="1">
                          <a:prstTxWarp prst="textNoShape">
                            <a:avLst/>
                          </a:prstTxWarp>
                          <a:noAutofit/>
                        </wps:bodyPr>
                      </wps:wsp>
                      <wps:wsp>
                        <wps:cNvPr id="124" name="Carré corné 124"/>
                        <wps:cNvSpPr/>
                        <wps:spPr>
                          <a:xfrm rot="10800000" flipV="1">
                            <a:off x="2600526" y="2493776"/>
                            <a:ext cx="276450" cy="425300"/>
                          </a:xfrm>
                          <a:prstGeom prst="foldedCorner">
                            <a:avLst>
                              <a:gd name="adj" fmla="val 18230"/>
                            </a:avLst>
                          </a:prstGeom>
                        </wps:spPr>
                        <wps:style>
                          <a:lnRef idx="1">
                            <a:schemeClr val="dk1"/>
                          </a:lnRef>
                          <a:fillRef idx="2">
                            <a:schemeClr val="dk1"/>
                          </a:fillRef>
                          <a:effectRef idx="1">
                            <a:schemeClr val="dk1"/>
                          </a:effectRef>
                          <a:fontRef idx="minor">
                            <a:schemeClr val="dk1"/>
                          </a:fontRef>
                        </wps:style>
                        <wps:txbx>
                          <w:txbxContent>
                            <w:p w14:paraId="626A9614" w14:textId="77777777" w:rsidR="001C49CD" w:rsidRPr="001E12C1" w:rsidRDefault="001C49CD" w:rsidP="00184710">
                              <w:pPr>
                                <w:jc w:val="center"/>
                                <w:rPr>
                                  <w:sz w:val="16"/>
                                  <w:szCs w:val="16"/>
                                  <w:lang w:val="fr-FR"/>
                                </w:rPr>
                              </w:pPr>
                              <w:r>
                                <w:rPr>
                                  <w:sz w:val="16"/>
                                  <w:szCs w:val="16"/>
                                  <w:lang w:val="fr-FR"/>
                                </w:rPr>
                                <w:t>*.</w:t>
                              </w:r>
                              <w:r w:rsidRPr="001E12C1">
                                <w:rPr>
                                  <w:sz w:val="16"/>
                                  <w:szCs w:val="16"/>
                                  <w:lang w:val="fr-FR"/>
                                </w:rPr>
                                <w:t>C</w:t>
                              </w:r>
                              <w:r>
                                <w:rPr>
                                  <w:sz w:val="16"/>
                                  <w:szCs w:val="16"/>
                                  <w:lang w:val="fr-FR"/>
                                </w:rPr>
                                <w:br/>
                                <w:t>*.H</w:t>
                              </w:r>
                            </w:p>
                          </w:txbxContent>
                        </wps:txbx>
                        <wps:bodyPr rot="0" spcFirstLastPara="0" vertOverflow="overflow" horzOverflow="overflow" vert="horz" wrap="square" lIns="36000" tIns="36000" rIns="36000" bIns="36000" numCol="1" spcCol="0" rtlCol="0" fromWordArt="0" anchor="t" anchorCtr="0" forceAA="0" compatLnSpc="1">
                          <a:prstTxWarp prst="textNoShape">
                            <a:avLst/>
                          </a:prstTxWarp>
                          <a:noAutofit/>
                        </wps:bodyPr>
                      </wps:wsp>
                      <wpg:wgp>
                        <wpg:cNvPr id="102" name="Groupe 102"/>
                        <wpg:cNvGrpSpPr/>
                        <wpg:grpSpPr>
                          <a:xfrm>
                            <a:off x="3632636" y="1490017"/>
                            <a:ext cx="1230630" cy="425300"/>
                            <a:chOff x="2820286" y="1412181"/>
                            <a:chExt cx="1230630" cy="425300"/>
                          </a:xfrm>
                        </wpg:grpSpPr>
                        <wps:wsp>
                          <wps:cNvPr id="137" name="Carré corné 137"/>
                          <wps:cNvSpPr/>
                          <wps:spPr>
                            <a:xfrm rot="10800000" flipV="1">
                              <a:off x="2820286" y="1412181"/>
                              <a:ext cx="276450" cy="425300"/>
                            </a:xfrm>
                            <a:prstGeom prst="foldedCorner">
                              <a:avLst>
                                <a:gd name="adj" fmla="val 18230"/>
                              </a:avLst>
                            </a:prstGeom>
                          </wps:spPr>
                          <wps:style>
                            <a:lnRef idx="1">
                              <a:schemeClr val="dk1"/>
                            </a:lnRef>
                            <a:fillRef idx="2">
                              <a:schemeClr val="dk1"/>
                            </a:fillRef>
                            <a:effectRef idx="1">
                              <a:schemeClr val="dk1"/>
                            </a:effectRef>
                            <a:fontRef idx="minor">
                              <a:schemeClr val="dk1"/>
                            </a:fontRef>
                          </wps:style>
                          <wps:txbx>
                            <w:txbxContent>
                              <w:p w14:paraId="2CCF3D74" w14:textId="77777777" w:rsidR="001C49CD" w:rsidRDefault="001C49CD" w:rsidP="00184710">
                                <w:pPr>
                                  <w:jc w:val="center"/>
                                  <w:rPr>
                                    <w:sz w:val="16"/>
                                    <w:szCs w:val="16"/>
                                    <w:lang w:val="fr-FR"/>
                                  </w:rPr>
                                </w:pPr>
                                <w:r>
                                  <w:rPr>
                                    <w:sz w:val="16"/>
                                    <w:szCs w:val="16"/>
                                    <w:lang w:val="fr-FR"/>
                                  </w:rPr>
                                  <w:t>*.</w:t>
                                </w:r>
                                <w:r w:rsidRPr="001E12C1">
                                  <w:rPr>
                                    <w:sz w:val="16"/>
                                    <w:szCs w:val="16"/>
                                    <w:lang w:val="fr-FR"/>
                                  </w:rPr>
                                  <w:t>C</w:t>
                                </w:r>
                                <w:r>
                                  <w:rPr>
                                    <w:sz w:val="16"/>
                                    <w:szCs w:val="16"/>
                                    <w:lang w:val="fr-FR"/>
                                  </w:rPr>
                                  <w:br/>
                                  <w:t>*.H</w:t>
                                </w:r>
                              </w:p>
                              <w:p w14:paraId="25755339" w14:textId="77777777" w:rsidR="001C49CD" w:rsidRPr="001E12C1" w:rsidRDefault="001C49CD" w:rsidP="00184710">
                                <w:pPr>
                                  <w:jc w:val="center"/>
                                  <w:rPr>
                                    <w:sz w:val="16"/>
                                    <w:szCs w:val="16"/>
                                    <w:lang w:val="fr-FR"/>
                                  </w:rPr>
                                </w:pPr>
                              </w:p>
                            </w:txbxContent>
                          </wps:txbx>
                          <wps:bodyPr rot="0" spcFirstLastPara="0" vertOverflow="overflow" horzOverflow="overflow" vert="horz" wrap="square" lIns="36000" tIns="36000" rIns="36000" bIns="36000" numCol="1" spcCol="0" rtlCol="0" fromWordArt="0" anchor="t" anchorCtr="0" forceAA="0" compatLnSpc="1">
                            <a:prstTxWarp prst="textNoShape">
                              <a:avLst/>
                            </a:prstTxWarp>
                            <a:noAutofit/>
                          </wps:bodyPr>
                        </wps:wsp>
                        <wps:wsp>
                          <wps:cNvPr id="99" name="Zone de texte 99"/>
                          <wps:cNvSpPr txBox="1"/>
                          <wps:spPr>
                            <a:xfrm>
                              <a:off x="3037456" y="1484571"/>
                              <a:ext cx="1013460" cy="2804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A31CDD" w14:textId="77777777" w:rsidR="001C49CD" w:rsidRPr="00923AD2" w:rsidRDefault="001C49CD">
                                <w:pPr>
                                  <w:rPr>
                                    <w:lang w:val="fr-FR"/>
                                  </w:rPr>
                                </w:pPr>
                                <w:r>
                                  <w:rPr>
                                    <w:lang w:val="fr-FR"/>
                                  </w:rPr>
                                  <w:t>BFE_Internal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139" name="Carré corné 139"/>
                        <wps:cNvSpPr/>
                        <wps:spPr>
                          <a:xfrm rot="10800000" flipV="1">
                            <a:off x="3651731" y="399473"/>
                            <a:ext cx="276450" cy="424815"/>
                          </a:xfrm>
                          <a:prstGeom prst="foldedCorner">
                            <a:avLst>
                              <a:gd name="adj" fmla="val 18230"/>
                            </a:avLst>
                          </a:prstGeom>
                        </wps:spPr>
                        <wps:style>
                          <a:lnRef idx="1">
                            <a:schemeClr val="dk1"/>
                          </a:lnRef>
                          <a:fillRef idx="2">
                            <a:schemeClr val="dk1"/>
                          </a:fillRef>
                          <a:effectRef idx="1">
                            <a:schemeClr val="dk1"/>
                          </a:effectRef>
                          <a:fontRef idx="minor">
                            <a:schemeClr val="dk1"/>
                          </a:fontRef>
                        </wps:style>
                        <wps:txbx>
                          <w:txbxContent>
                            <w:p w14:paraId="72C55A29" w14:textId="77777777" w:rsidR="001C49CD" w:rsidRDefault="001C49CD" w:rsidP="00923AD2">
                              <w:pPr>
                                <w:pStyle w:val="NormalWeb"/>
                                <w:spacing w:before="0" w:beforeAutospacing="0" w:after="0" w:afterAutospacing="0"/>
                                <w:jc w:val="center"/>
                              </w:pPr>
                              <w:r>
                                <w:rPr>
                                  <w:rFonts w:ascii="Arial" w:eastAsia="Times New Roman" w:hAnsi="Arial"/>
                                  <w:sz w:val="16"/>
                                  <w:szCs w:val="16"/>
                                  <w:lang w:val="fr-FR"/>
                                </w:rPr>
                                <w:t>*.C</w:t>
                              </w:r>
                              <w:r>
                                <w:rPr>
                                  <w:rFonts w:ascii="Arial" w:eastAsia="Times New Roman" w:hAnsi="Arial"/>
                                  <w:sz w:val="16"/>
                                  <w:szCs w:val="16"/>
                                  <w:lang w:val="fr-FR"/>
                                </w:rPr>
                                <w:br/>
                                <w:t>*.H</w:t>
                              </w:r>
                            </w:p>
                            <w:p w14:paraId="1820D48D" w14:textId="77777777" w:rsidR="001C49CD" w:rsidRDefault="001C49CD" w:rsidP="00923AD2">
                              <w:pPr>
                                <w:pStyle w:val="NormalWeb"/>
                                <w:spacing w:before="0" w:beforeAutospacing="0" w:after="0" w:afterAutospacing="0"/>
                                <w:jc w:val="center"/>
                              </w:pPr>
                              <w:r>
                                <w:rPr>
                                  <w:rFonts w:ascii="Arial" w:eastAsia="Times New Roman" w:hAnsi="Arial"/>
                                  <w:sz w:val="16"/>
                                  <w:szCs w:val="16"/>
                                  <w:lang w:val="fr-FR"/>
                                </w:rPr>
                                <w:t> </w:t>
                              </w:r>
                            </w:p>
                          </w:txbxContent>
                        </wps:txbx>
                        <wps:bodyPr rot="0" spcFirstLastPara="0" vert="horz" wrap="square" lIns="36000" tIns="36000" rIns="36000" bIns="36000" numCol="1" spcCol="0" rtlCol="0" fromWordArt="0" anchor="t" anchorCtr="0" forceAA="0" compatLnSpc="1">
                          <a:prstTxWarp prst="textNoShape">
                            <a:avLst/>
                          </a:prstTxWarp>
                          <a:noAutofit/>
                        </wps:bodyPr>
                      </wps:wsp>
                      <wps:wsp>
                        <wps:cNvPr id="140" name="Zone de texte 3"/>
                        <wps:cNvSpPr txBox="1"/>
                        <wps:spPr>
                          <a:xfrm>
                            <a:off x="3868751" y="471741"/>
                            <a:ext cx="1845280" cy="5771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BAB417" w14:textId="77777777" w:rsidR="001C49CD" w:rsidRPr="004D2BA9" w:rsidRDefault="001C49CD" w:rsidP="00923AD2">
                              <w:pPr>
                                <w:pStyle w:val="NormalWeb"/>
                                <w:spacing w:before="0" w:beforeAutospacing="0" w:after="0" w:afterAutospacing="0"/>
                                <w:jc w:val="both"/>
                                <w:rPr>
                                  <w:rFonts w:ascii="Arial" w:eastAsia="Times New Roman" w:hAnsi="Arial"/>
                                  <w:sz w:val="20"/>
                                  <w:szCs w:val="20"/>
                                  <w:lang w:val="en-US"/>
                                </w:rPr>
                              </w:pPr>
                              <w:r w:rsidRPr="004D2BA9">
                                <w:rPr>
                                  <w:rFonts w:ascii="Arial" w:eastAsia="Times New Roman" w:hAnsi="Arial"/>
                                  <w:sz w:val="20"/>
                                  <w:szCs w:val="20"/>
                                  <w:lang w:val="en-US"/>
                                </w:rPr>
                                <w:t>BFE_BeltFunctionExecution</w:t>
                              </w:r>
                            </w:p>
                            <w:p w14:paraId="6A9BBA15" w14:textId="77777777" w:rsidR="001C49CD" w:rsidRPr="004D2BA9" w:rsidRDefault="001C49CD" w:rsidP="004D2BA9">
                              <w:pPr>
                                <w:pStyle w:val="NormalWeb"/>
                                <w:spacing w:before="0" w:beforeAutospacing="0" w:after="0" w:afterAutospacing="0"/>
                                <w:rPr>
                                  <w:i/>
                                  <w:lang w:val="en-US"/>
                                </w:rPr>
                              </w:pPr>
                              <w:r w:rsidRPr="004D2BA9">
                                <w:rPr>
                                  <w:rFonts w:ascii="Arial" w:eastAsia="Times New Roman" w:hAnsi="Arial"/>
                                  <w:i/>
                                  <w:sz w:val="20"/>
                                  <w:szCs w:val="20"/>
                                  <w:lang w:val="en-US"/>
                                </w:rPr>
                                <w:t>(main file</w:t>
                              </w:r>
                              <w:r>
                                <w:rPr>
                                  <w:rFonts w:ascii="Arial" w:eastAsia="Times New Roman" w:hAnsi="Arial"/>
                                  <w:i/>
                                  <w:sz w:val="20"/>
                                  <w:szCs w:val="20"/>
                                  <w:lang w:val="en-US"/>
                                </w:rPr>
                                <w:t>s</w:t>
                              </w:r>
                              <w:r w:rsidRPr="004D2BA9">
                                <w:rPr>
                                  <w:rFonts w:ascii="Arial" w:eastAsia="Times New Roman" w:hAnsi="Arial"/>
                                  <w:i/>
                                  <w:sz w:val="20"/>
                                  <w:szCs w:val="20"/>
                                  <w:lang w:val="en-US"/>
                                </w:rPr>
                                <w:t xml:space="preserve"> with the 3 exported functions)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 name="Double flèche verticale 103"/>
                        <wps:cNvSpPr/>
                        <wps:spPr>
                          <a:xfrm>
                            <a:off x="3740965" y="824288"/>
                            <a:ext cx="100473" cy="665728"/>
                          </a:xfrm>
                          <a:prstGeom prst="up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Zone de texte 3"/>
                        <wps:cNvSpPr txBox="1"/>
                        <wps:spPr>
                          <a:xfrm>
                            <a:off x="2854776" y="2575559"/>
                            <a:ext cx="1844675" cy="2800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C367B3" w14:textId="77777777" w:rsidR="001C49CD" w:rsidRPr="00EB560B" w:rsidRDefault="001C49CD" w:rsidP="00EB560B">
                              <w:pPr>
                                <w:pStyle w:val="NormalWeb"/>
                                <w:spacing w:before="0" w:beforeAutospacing="0" w:after="0" w:afterAutospacing="0"/>
                                <w:jc w:val="both"/>
                                <w:rPr>
                                  <w:lang w:val="fr-FR"/>
                                </w:rPr>
                              </w:pPr>
                              <w:r w:rsidRPr="00EB560B">
                                <w:rPr>
                                  <w:rFonts w:ascii="Arial" w:eastAsia="Times New Roman" w:hAnsi="Arial"/>
                                  <w:sz w:val="20"/>
                                  <w:szCs w:val="20"/>
                                  <w:lang w:val="fr-FR"/>
                                </w:rPr>
                                <w:t>BFE_ManageStepConstraint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2" name="Zone de texte 3"/>
                        <wps:cNvSpPr txBox="1"/>
                        <wps:spPr>
                          <a:xfrm>
                            <a:off x="3216726" y="3060850"/>
                            <a:ext cx="1751355" cy="2800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85321A" w14:textId="77777777" w:rsidR="001C49CD" w:rsidRPr="00EB560B" w:rsidRDefault="001C49CD" w:rsidP="00EB560B">
                              <w:pPr>
                                <w:pStyle w:val="NormalWeb"/>
                                <w:spacing w:before="0" w:beforeAutospacing="0" w:after="0" w:afterAutospacing="0"/>
                                <w:jc w:val="both"/>
                                <w:rPr>
                                  <w:lang w:val="fr-FR"/>
                                </w:rPr>
                              </w:pPr>
                              <w:r w:rsidRPr="00EB560B">
                                <w:rPr>
                                  <w:rFonts w:ascii="Arial" w:eastAsia="Times New Roman" w:hAnsi="Arial"/>
                                  <w:sz w:val="20"/>
                                  <w:szCs w:val="20"/>
                                  <w:lang w:val="fr-FR"/>
                                </w:rPr>
                                <w:t>BFE_ProvideStepConfig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 name="Carré corné 143"/>
                        <wps:cNvSpPr/>
                        <wps:spPr>
                          <a:xfrm rot="10800000" flipV="1">
                            <a:off x="3361507" y="3444239"/>
                            <a:ext cx="276225" cy="424815"/>
                          </a:xfrm>
                          <a:prstGeom prst="foldedCorner">
                            <a:avLst>
                              <a:gd name="adj" fmla="val 18230"/>
                            </a:avLst>
                          </a:prstGeom>
                        </wps:spPr>
                        <wps:style>
                          <a:lnRef idx="1">
                            <a:schemeClr val="dk1"/>
                          </a:lnRef>
                          <a:fillRef idx="2">
                            <a:schemeClr val="dk1"/>
                          </a:fillRef>
                          <a:effectRef idx="1">
                            <a:schemeClr val="dk1"/>
                          </a:effectRef>
                          <a:fontRef idx="minor">
                            <a:schemeClr val="dk1"/>
                          </a:fontRef>
                        </wps:style>
                        <wps:txbx>
                          <w:txbxContent>
                            <w:p w14:paraId="702941B8" w14:textId="77777777" w:rsidR="001C49CD" w:rsidRDefault="001C49CD" w:rsidP="00EB560B">
                              <w:pPr>
                                <w:pStyle w:val="NormalWeb"/>
                                <w:spacing w:before="0" w:beforeAutospacing="0" w:after="0" w:afterAutospacing="0"/>
                                <w:jc w:val="center"/>
                              </w:pPr>
                              <w:r>
                                <w:rPr>
                                  <w:rFonts w:ascii="Arial" w:eastAsia="Times New Roman" w:hAnsi="Arial"/>
                                  <w:sz w:val="16"/>
                                  <w:szCs w:val="16"/>
                                  <w:lang w:val="fr-FR"/>
                                </w:rPr>
                                <w:t>*.C</w:t>
                              </w:r>
                              <w:r>
                                <w:rPr>
                                  <w:rFonts w:ascii="Arial" w:eastAsia="Times New Roman" w:hAnsi="Arial"/>
                                  <w:sz w:val="16"/>
                                  <w:szCs w:val="16"/>
                                  <w:lang w:val="fr-FR"/>
                                </w:rPr>
                                <w:br/>
                                <w:t>*.H</w:t>
                              </w:r>
                            </w:p>
                          </w:txbxContent>
                        </wps:txbx>
                        <wps:bodyPr rot="0" spcFirstLastPara="0" vert="horz" wrap="square" lIns="36000" tIns="36000" rIns="36000" bIns="36000" numCol="1" spcCol="0" rtlCol="0" fromWordArt="0" anchor="t" anchorCtr="0" forceAA="0" compatLnSpc="1">
                          <a:prstTxWarp prst="textNoShape">
                            <a:avLst/>
                          </a:prstTxWarp>
                          <a:noAutofit/>
                        </wps:bodyPr>
                      </wps:wsp>
                      <wps:wsp>
                        <wps:cNvPr id="144" name="Rectangle à coins arrondis 144"/>
                        <wps:cNvSpPr/>
                        <wps:spPr>
                          <a:xfrm>
                            <a:off x="2385088" y="2244575"/>
                            <a:ext cx="3329054" cy="1703737"/>
                          </a:xfrm>
                          <a:prstGeom prst="roundRect">
                            <a:avLst>
                              <a:gd name="adj" fmla="val 5439"/>
                            </a:avLst>
                          </a:prstGeom>
                          <a:noFill/>
                          <a:ln w="15875">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7E4D8429" w14:textId="77777777" w:rsidR="001C49CD" w:rsidRPr="008C7652" w:rsidRDefault="001C49CD" w:rsidP="00EB560B">
                              <w:pPr>
                                <w:pStyle w:val="NormalWeb"/>
                                <w:spacing w:before="0" w:beforeAutospacing="0" w:after="0" w:afterAutospacing="0"/>
                                <w:jc w:val="center"/>
                                <w:rPr>
                                  <w:rFonts w:ascii="Arial" w:hAnsi="Arial" w:cs="Arial"/>
                                  <w:i/>
                                  <w:color w:val="000000" w:themeColor="text1"/>
                                  <w:sz w:val="20"/>
                                  <w:szCs w:val="20"/>
                                </w:rPr>
                              </w:pPr>
                              <w:r w:rsidRPr="008C7652">
                                <w:rPr>
                                  <w:rFonts w:ascii="Arial" w:hAnsi="Arial" w:cs="Arial"/>
                                  <w:i/>
                                  <w:color w:val="000000" w:themeColor="text1"/>
                                  <w:sz w:val="20"/>
                                  <w:szCs w:val="20"/>
                                </w:rPr>
                                <w:t>BFE sub modules</w:t>
                              </w:r>
                            </w:p>
                          </w:txbxContent>
                        </wps:txbx>
                        <wps:bodyPr rot="0" spcFirstLastPara="0" vert="horz" wrap="square" lIns="36000" tIns="36000" rIns="36000" bIns="36000" numCol="1" spcCol="0" rtlCol="0" fromWordArt="0" anchor="t" anchorCtr="0" forceAA="0" compatLnSpc="1">
                          <a:prstTxWarp prst="textNoShape">
                            <a:avLst/>
                          </a:prstTxWarp>
                          <a:noAutofit/>
                        </wps:bodyPr>
                      </wps:wsp>
                      <wps:wsp>
                        <wps:cNvPr id="145" name="Double flèche verticale 145"/>
                        <wps:cNvSpPr/>
                        <wps:spPr>
                          <a:xfrm>
                            <a:off x="3741108" y="1915317"/>
                            <a:ext cx="100330" cy="329349"/>
                          </a:xfrm>
                          <a:prstGeom prst="upDownArrow">
                            <a:avLst/>
                          </a:prstGeom>
                        </wps:spPr>
                        <wps:style>
                          <a:lnRef idx="1">
                            <a:schemeClr val="accent1"/>
                          </a:lnRef>
                          <a:fillRef idx="3">
                            <a:schemeClr val="accent1"/>
                          </a:fillRef>
                          <a:effectRef idx="2">
                            <a:schemeClr val="accent1"/>
                          </a:effectRef>
                          <a:fontRef idx="minor">
                            <a:schemeClr val="lt1"/>
                          </a:fontRef>
                        </wps:style>
                        <wps:txbx>
                          <w:txbxContent>
                            <w:p w14:paraId="2A40E0EB" w14:textId="77777777" w:rsidR="001C49CD" w:rsidRDefault="001C49CD" w:rsidP="00EB560B"/>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Zone de texte 3"/>
                        <wps:cNvSpPr txBox="1"/>
                        <wps:spPr>
                          <a:xfrm>
                            <a:off x="3614871" y="3511491"/>
                            <a:ext cx="902926" cy="2800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25728E" w14:textId="77777777" w:rsidR="001C49CD" w:rsidRDefault="001C49CD" w:rsidP="00EB560B">
                              <w:pPr>
                                <w:pStyle w:val="NormalWeb"/>
                                <w:spacing w:before="0" w:beforeAutospacing="0" w:after="0" w:afterAutospacing="0"/>
                                <w:jc w:val="both"/>
                              </w:pPr>
                              <w:r>
                                <w:rPr>
                                  <w:rFonts w:ascii="Arial" w:eastAsia="Times New Roman" w:hAnsi="Arial"/>
                                  <w:sz w:val="20"/>
                                  <w:szCs w:val="20"/>
                                  <w:lang w:val="fr-FR"/>
                                </w:rPr>
                                <w:t>BFE_....</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Zone de texte 106"/>
                        <wps:cNvSpPr txBox="1"/>
                        <wps:spPr>
                          <a:xfrm>
                            <a:off x="1045764" y="4049866"/>
                            <a:ext cx="1831156" cy="2533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3EA32B" w14:textId="77777777" w:rsidR="001C49CD" w:rsidRPr="00A73E8F" w:rsidRDefault="001C49CD">
                              <w:r w:rsidRPr="00A73E8F">
                                <w:t>Data flows exchanged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 name="Carré corné 148"/>
                        <wps:cNvSpPr/>
                        <wps:spPr>
                          <a:xfrm rot="10800000" flipV="1">
                            <a:off x="180000" y="2429423"/>
                            <a:ext cx="275590" cy="424180"/>
                          </a:xfrm>
                          <a:prstGeom prst="foldedCorner">
                            <a:avLst>
                              <a:gd name="adj" fmla="val 18230"/>
                            </a:avLst>
                          </a:prstGeom>
                        </wps:spPr>
                        <wps:style>
                          <a:lnRef idx="1">
                            <a:schemeClr val="dk1"/>
                          </a:lnRef>
                          <a:fillRef idx="2">
                            <a:schemeClr val="dk1"/>
                          </a:fillRef>
                          <a:effectRef idx="1">
                            <a:schemeClr val="dk1"/>
                          </a:effectRef>
                          <a:fontRef idx="minor">
                            <a:schemeClr val="dk1"/>
                          </a:fontRef>
                        </wps:style>
                        <wps:txbx>
                          <w:txbxContent>
                            <w:p w14:paraId="2A696157" w14:textId="77777777" w:rsidR="001C49CD" w:rsidRDefault="001C49CD" w:rsidP="00963F63">
                              <w:pPr>
                                <w:pStyle w:val="NormalWeb"/>
                                <w:spacing w:before="0" w:beforeAutospacing="0" w:after="0" w:afterAutospacing="0"/>
                                <w:jc w:val="center"/>
                              </w:pPr>
                              <w:r>
                                <w:rPr>
                                  <w:rFonts w:ascii="Arial" w:eastAsia="Times New Roman" w:hAnsi="Arial"/>
                                  <w:sz w:val="16"/>
                                  <w:szCs w:val="16"/>
                                  <w:lang w:val="fr-FR"/>
                                </w:rPr>
                                <w:t>*.H</w:t>
                              </w:r>
                            </w:p>
                          </w:txbxContent>
                        </wps:txbx>
                        <wps:bodyPr rot="0" spcFirstLastPara="0" vert="horz" wrap="square" lIns="36000" tIns="36000" rIns="36000" bIns="36000" numCol="1" spcCol="0" rtlCol="0" fromWordArt="0" anchor="t" anchorCtr="0" forceAA="0" compatLnSpc="1">
                          <a:prstTxWarp prst="textNoShape">
                            <a:avLst/>
                          </a:prstTxWarp>
                          <a:noAutofit/>
                        </wps:bodyPr>
                      </wps:wsp>
                      <wps:wsp>
                        <wps:cNvPr id="149" name="Zone de texte 3"/>
                        <wps:cNvSpPr txBox="1"/>
                        <wps:spPr>
                          <a:xfrm>
                            <a:off x="455586" y="2495864"/>
                            <a:ext cx="902335" cy="279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13BAD1" w14:textId="77777777" w:rsidR="001C49CD" w:rsidRDefault="001C49CD" w:rsidP="00963F63">
                              <w:pPr>
                                <w:pStyle w:val="NormalWeb"/>
                                <w:spacing w:before="0" w:beforeAutospacing="0" w:after="0" w:afterAutospacing="0"/>
                                <w:jc w:val="both"/>
                              </w:pPr>
                              <w:r>
                                <w:rPr>
                                  <w:rFonts w:ascii="Arial" w:eastAsia="Times New Roman" w:hAnsi="Arial"/>
                                  <w:sz w:val="20"/>
                                  <w:szCs w:val="20"/>
                                  <w:lang w:val="fr-FR"/>
                                </w:rPr>
                                <w:t>BFE_Config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0" name="Rectangle à coins arrondis 150"/>
                        <wps:cNvSpPr/>
                        <wps:spPr>
                          <a:xfrm>
                            <a:off x="68578" y="52259"/>
                            <a:ext cx="1448657" cy="3991610"/>
                          </a:xfrm>
                          <a:prstGeom prst="roundRect">
                            <a:avLst>
                              <a:gd name="adj" fmla="val 5439"/>
                            </a:avLst>
                          </a:prstGeom>
                          <a:noFill/>
                          <a:ln w="15875">
                            <a:gradFill>
                              <a:gsLst>
                                <a:gs pos="0">
                                  <a:srgbClr val="DDEBCF"/>
                                </a:gs>
                                <a:gs pos="50000">
                                  <a:srgbClr val="9CB86E"/>
                                </a:gs>
                                <a:gs pos="100000">
                                  <a:srgbClr val="156B13"/>
                                </a:gs>
                              </a:gsLst>
                              <a:lin ang="5400000" scaled="0"/>
                            </a:gra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65279CB8" w14:textId="77777777" w:rsidR="001C49CD" w:rsidRDefault="001C49CD" w:rsidP="00963F63">
                              <w:pPr>
                                <w:pStyle w:val="NormalWeb"/>
                                <w:spacing w:before="0" w:beforeAutospacing="0" w:after="0" w:afterAutospacing="0"/>
                                <w:jc w:val="center"/>
                              </w:pPr>
                              <w:r>
                                <w:rPr>
                                  <w:rFonts w:ascii="Arial" w:eastAsia="Times New Roman" w:hAnsi="Arial"/>
                                  <w:b/>
                                  <w:bCs/>
                                  <w:color w:val="000000"/>
                                  <w:sz w:val="20"/>
                                  <w:szCs w:val="20"/>
                                </w:rPr>
                                <w:t>BFE configuration to be adapted by project</w:t>
                              </w:r>
                            </w:p>
                          </w:txbxContent>
                        </wps:txbx>
                        <wps:bodyPr rot="0" spcFirstLastPara="0" vert="horz" wrap="square" lIns="36000" tIns="36000" rIns="36000" bIns="36000" numCol="1" spcCol="0" rtlCol="0" fromWordArt="0" anchor="t" anchorCtr="0" forceAA="0" compatLnSpc="1">
                          <a:prstTxWarp prst="textNoShape">
                            <a:avLst/>
                          </a:prstTxWarp>
                          <a:noAutofit/>
                        </wps:bodyPr>
                      </wps:wsp>
                      <wps:wsp>
                        <wps:cNvPr id="110" name="Double flèche horizontale 110"/>
                        <wps:cNvSpPr/>
                        <wps:spPr>
                          <a:xfrm>
                            <a:off x="1517266" y="1915162"/>
                            <a:ext cx="578152" cy="78542"/>
                          </a:xfrm>
                          <a:prstGeom prst="leftRightArrow">
                            <a:avLst/>
                          </a:prstGeom>
                        </wps:spPr>
                        <wps:style>
                          <a:lnRef idx="1">
                            <a:schemeClr val="accent4"/>
                          </a:lnRef>
                          <a:fillRef idx="3">
                            <a:schemeClr val="accent4"/>
                          </a:fillRef>
                          <a:effectRef idx="2">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Double flèche horizontale 151"/>
                        <wps:cNvSpPr/>
                        <wps:spPr>
                          <a:xfrm>
                            <a:off x="297716" y="4129294"/>
                            <a:ext cx="725805" cy="78105"/>
                          </a:xfrm>
                          <a:prstGeom prst="leftRightArrow">
                            <a:avLst/>
                          </a:prstGeom>
                        </wps:spPr>
                        <wps:style>
                          <a:lnRef idx="1">
                            <a:schemeClr val="accent1"/>
                          </a:lnRef>
                          <a:fillRef idx="3">
                            <a:schemeClr val="accent1"/>
                          </a:fillRef>
                          <a:effectRef idx="2">
                            <a:schemeClr val="accent1"/>
                          </a:effectRef>
                          <a:fontRef idx="minor">
                            <a:schemeClr val="lt1"/>
                          </a:fontRef>
                        </wps:style>
                        <wps:txbx>
                          <w:txbxContent>
                            <w:p w14:paraId="09292BF9" w14:textId="77777777" w:rsidR="001C49CD" w:rsidRDefault="001C49CD" w:rsidP="00963F63"/>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2" name="Double flèche horizontale 152"/>
                        <wps:cNvSpPr/>
                        <wps:spPr>
                          <a:xfrm>
                            <a:off x="3251835" y="4122420"/>
                            <a:ext cx="725805" cy="78105"/>
                          </a:xfrm>
                          <a:prstGeom prst="leftRightArrow">
                            <a:avLst/>
                          </a:prstGeom>
                        </wps:spPr>
                        <wps:style>
                          <a:lnRef idx="1">
                            <a:schemeClr val="accent4"/>
                          </a:lnRef>
                          <a:fillRef idx="3">
                            <a:schemeClr val="accent4"/>
                          </a:fillRef>
                          <a:effectRef idx="2">
                            <a:schemeClr val="accent4"/>
                          </a:effectRef>
                          <a:fontRef idx="minor">
                            <a:schemeClr val="lt1"/>
                          </a:fontRef>
                        </wps:style>
                        <wps:txbx>
                          <w:txbxContent>
                            <w:p w14:paraId="11DFD385" w14:textId="77777777" w:rsidR="001C49CD" w:rsidRDefault="001C49CD" w:rsidP="008A4179"/>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Zone de texte 106"/>
                        <wps:cNvSpPr txBox="1"/>
                        <wps:spPr>
                          <a:xfrm>
                            <a:off x="4014725" y="4050344"/>
                            <a:ext cx="1830705"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105E2E" w14:textId="77777777" w:rsidR="001C49CD" w:rsidRPr="008A4179" w:rsidRDefault="001C49CD" w:rsidP="008A4179">
                              <w:pPr>
                                <w:pStyle w:val="NormalWeb"/>
                                <w:spacing w:before="0" w:beforeAutospacing="0" w:after="0" w:afterAutospacing="0"/>
                                <w:jc w:val="both"/>
                              </w:pPr>
                              <w:r w:rsidRPr="008A4179">
                                <w:rPr>
                                  <w:rFonts w:ascii="Arial" w:eastAsia="Times New Roman" w:hAnsi="Arial"/>
                                  <w:sz w:val="20"/>
                                  <w:szCs w:val="20"/>
                                </w:rPr>
                                <w:t>Compilation options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Carré corné 425"/>
                        <wps:cNvSpPr/>
                        <wps:spPr>
                          <a:xfrm rot="10800000" flipV="1">
                            <a:off x="179999" y="1820963"/>
                            <a:ext cx="274955" cy="423545"/>
                          </a:xfrm>
                          <a:prstGeom prst="foldedCorner">
                            <a:avLst>
                              <a:gd name="adj" fmla="val 18230"/>
                            </a:avLst>
                          </a:prstGeom>
                        </wps:spPr>
                        <wps:style>
                          <a:lnRef idx="1">
                            <a:schemeClr val="dk1"/>
                          </a:lnRef>
                          <a:fillRef idx="2">
                            <a:schemeClr val="dk1"/>
                          </a:fillRef>
                          <a:effectRef idx="1">
                            <a:schemeClr val="dk1"/>
                          </a:effectRef>
                          <a:fontRef idx="minor">
                            <a:schemeClr val="dk1"/>
                          </a:fontRef>
                        </wps:style>
                        <wps:txbx>
                          <w:txbxContent>
                            <w:p w14:paraId="78D9CAEB" w14:textId="77777777" w:rsidR="001C49CD" w:rsidRDefault="001C49CD" w:rsidP="00064EA3">
                              <w:pPr>
                                <w:pStyle w:val="NormalWeb"/>
                                <w:spacing w:before="0" w:beforeAutospacing="0" w:after="0" w:afterAutospacing="0"/>
                                <w:jc w:val="center"/>
                              </w:pPr>
                              <w:r>
                                <w:rPr>
                                  <w:rFonts w:ascii="Arial" w:eastAsia="Times New Roman" w:hAnsi="Arial"/>
                                  <w:sz w:val="16"/>
                                  <w:szCs w:val="16"/>
                                  <w:lang w:val="fr-FR"/>
                                </w:rPr>
                                <w:t>*.C</w:t>
                              </w:r>
                              <w:r>
                                <w:rPr>
                                  <w:rFonts w:ascii="Arial" w:eastAsia="Times New Roman" w:hAnsi="Arial"/>
                                  <w:sz w:val="16"/>
                                  <w:szCs w:val="16"/>
                                  <w:lang w:val="fr-FR"/>
                                </w:rPr>
                                <w:br/>
                                <w:t>*.H</w:t>
                              </w:r>
                            </w:p>
                          </w:txbxContent>
                        </wps:txbx>
                        <wps:bodyPr rot="0" spcFirstLastPara="0" vert="horz" wrap="square" lIns="36000" tIns="36000" rIns="36000" bIns="36000" numCol="1" spcCol="0" rtlCol="0" fromWordArt="0" anchor="t" anchorCtr="0" forceAA="0" compatLnSpc="1">
                          <a:prstTxWarp prst="textNoShape">
                            <a:avLst/>
                          </a:prstTxWarp>
                          <a:noAutofit/>
                        </wps:bodyPr>
                      </wps:wsp>
                      <wps:wsp>
                        <wps:cNvPr id="426" name="Zone de texte 3"/>
                        <wps:cNvSpPr txBox="1"/>
                        <wps:spPr>
                          <a:xfrm>
                            <a:off x="455580" y="1887561"/>
                            <a:ext cx="1061626" cy="278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798826" w14:textId="77777777" w:rsidR="001C49CD" w:rsidRDefault="001C49CD" w:rsidP="00064EA3">
                              <w:pPr>
                                <w:pStyle w:val="NormalWeb"/>
                                <w:spacing w:before="0" w:beforeAutospacing="0" w:after="0" w:afterAutospacing="0"/>
                                <w:jc w:val="both"/>
                              </w:pPr>
                              <w:r>
                                <w:rPr>
                                  <w:rFonts w:ascii="Arial" w:eastAsia="Times New Roman" w:hAnsi="Arial"/>
                                  <w:sz w:val="20"/>
                                  <w:szCs w:val="20"/>
                                  <w:lang w:val="fr-FR"/>
                                </w:rPr>
                                <w:t>BFE_Interfaces</w:t>
                              </w:r>
                            </w:p>
                          </w:txbxContent>
                        </wps:txbx>
                        <wps:bodyPr rot="0" spcFirstLastPara="0" vert="horz" wrap="square" lIns="91440" tIns="45720" rIns="0" bIns="45720" numCol="1" spcCol="0" rtlCol="0" fromWordArt="0" anchor="t" anchorCtr="0" forceAA="0" compatLnSpc="1">
                          <a:prstTxWarp prst="textNoShape">
                            <a:avLst/>
                          </a:prstTxWarp>
                          <a:noAutofit/>
                        </wps:bodyPr>
                      </wps:wsp>
                    </wpc:wpc>
                  </a:graphicData>
                </a:graphic>
              </wp:inline>
            </w:drawing>
          </mc:Choice>
          <mc:Fallback>
            <w:pict>
              <v:group w14:anchorId="2E7CD2D4" id="Zone de dessin 82" o:spid="_x0000_s1026" editas="canvas" style="width:477.2pt;height:343.5pt;mso-position-horizontal-relative:char;mso-position-vertical-relative:line" coordsize="60604,43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604;height:43624;visibility:visible;mso-wrap-style:square">
                  <v:fill o:detectmouseclick="t"/>
                  <v:path o:connecttype="none"/>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Carré corné 85" o:spid="_x0000_s1028" type="#_x0000_t65" style="position:absolute;left:29760;top:29737;width:2764;height:4253;rotation:18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AX28IA&#10;AADbAAAADwAAAGRycy9kb3ducmV2LnhtbESPQYvCMBSE74L/ITxhL7Kmu6Ar1SiyKHiTasHrI3m2&#10;xealNLHt/vuNIHgcZuYbZr0dbC06an3lWMHXLAFBrJ2puFCQXw6fSxA+IBusHZOCP/Kw3YxHa0yN&#10;6zmj7hwKESHsU1RQhtCkUnpdkkU/cw1x9G6utRiibAtpWuwj3NbyO0kW0mLFcaHEhn5L0vfzwyrI&#10;9CHf/Rz3OnO307RLer6a4arUx2TYrUAEGsI7/GofjYLlHJ5f4g+Qm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0BfbwgAAANsAAAAPAAAAAAAAAAAAAAAAAJgCAABkcnMvZG93&#10;bnJldi54bWxQSwUGAAAAAAQABAD1AAAAhwMAAAAA&#10;" adj="17662" fillcolor="gray [1616]" strokecolor="black [3040]">
                  <v:fill color2="#d9d9d9 [496]" rotate="t" angle="180" colors="0 #bcbcbc;22938f #d0d0d0;1 #ededed" focus="100%" type="gradient"/>
                  <v:shadow on="t" color="black" opacity="24903f" origin=",.5" offset="0,.55556mm"/>
                  <v:textbox inset="1mm,1mm,1mm,1mm">
                    <w:txbxContent>
                      <w:p w14:paraId="67C3E80B" w14:textId="77777777" w:rsidR="001C49CD" w:rsidRPr="001E12C1" w:rsidRDefault="001C49CD" w:rsidP="00184710">
                        <w:pPr>
                          <w:jc w:val="center"/>
                          <w:rPr>
                            <w:sz w:val="16"/>
                            <w:szCs w:val="16"/>
                            <w:lang w:val="fr-FR"/>
                          </w:rPr>
                        </w:pPr>
                        <w:r>
                          <w:rPr>
                            <w:sz w:val="16"/>
                            <w:szCs w:val="16"/>
                            <w:lang w:val="fr-FR"/>
                          </w:rPr>
                          <w:t>*.</w:t>
                        </w:r>
                        <w:r w:rsidRPr="001E12C1">
                          <w:rPr>
                            <w:sz w:val="16"/>
                            <w:szCs w:val="16"/>
                            <w:lang w:val="fr-FR"/>
                          </w:rPr>
                          <w:t>C</w:t>
                        </w:r>
                        <w:r>
                          <w:rPr>
                            <w:sz w:val="16"/>
                            <w:szCs w:val="16"/>
                            <w:lang w:val="fr-FR"/>
                          </w:rPr>
                          <w:br/>
                          <w:t>*.H</w:t>
                        </w:r>
                      </w:p>
                    </w:txbxContent>
                  </v:textbox>
                </v:shape>
                <v:roundrect id="Rectangle à coins arrondis 86" o:spid="_x0000_s1029" style="position:absolute;left:20955;top:580;width:39090;height:39918;visibility:visible;mso-wrap-style:square;v-text-anchor:top" arcsize="356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ClOcUA&#10;AADbAAAADwAAAGRycy9kb3ducmV2LnhtbESPzW7CMBCE75X6DtZW6g2c9hChNCZCUBCHciitel7i&#10;zY+I16ltSODpcSWkHkcz840mL0bTiTM531pW8DJNQBCXVrdcK/j+Wk9mIHxA1thZJgUX8lDMHx9y&#10;zLQd+JPO+1CLCGGfoYImhD6T0pcNGfRT2xNHr7LOYIjS1VI7HCLcdPI1SVJpsOW40GBPy4bK4/5k&#10;FKwPHR93/erHvV93H2V1+h2um1Sp56dx8QYi0Bj+w/f2ViuYpfD3Jf4A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YKU5xQAAANsAAAAPAAAAAAAAAAAAAAAAAJgCAABkcnMv&#10;ZG93bnJldi54bWxQSwUGAAAAAAQABAD1AAAAigMAAAAA&#10;" filled="f" strokeweight="1.25pt">
                  <v:stroke dashstyle="3 1"/>
                  <v:textbox inset="1mm,1mm,1mm,1mm">
                    <w:txbxContent>
                      <w:p w14:paraId="4C3B6DB2" w14:textId="77777777" w:rsidR="001C49CD" w:rsidRPr="001E12C1" w:rsidRDefault="001C49CD" w:rsidP="001E12C1">
                        <w:pPr>
                          <w:jc w:val="center"/>
                          <w:rPr>
                            <w:b/>
                            <w:color w:val="000000" w:themeColor="text1"/>
                          </w:rPr>
                        </w:pPr>
                        <w:r w:rsidRPr="001E12C1">
                          <w:rPr>
                            <w:b/>
                            <w:color w:val="000000" w:themeColor="text1"/>
                          </w:rPr>
                          <w:t>BFE « </w:t>
                        </w:r>
                        <w:r>
                          <w:rPr>
                            <w:b/>
                            <w:color w:val="000000" w:themeColor="text1"/>
                          </w:rPr>
                          <w:t>engine</w:t>
                        </w:r>
                        <w:r w:rsidRPr="001E12C1">
                          <w:rPr>
                            <w:b/>
                            <w:color w:val="000000" w:themeColor="text1"/>
                          </w:rPr>
                          <w:t> »</w:t>
                        </w:r>
                        <w:r>
                          <w:rPr>
                            <w:b/>
                            <w:color w:val="000000" w:themeColor="text1"/>
                          </w:rPr>
                          <w:t xml:space="preserve"> - directly provided by PP platform</w:t>
                        </w:r>
                      </w:p>
                    </w:txbxContent>
                  </v:textbox>
                </v:roundrect>
                <v:shape id="Carré corné 124" o:spid="_x0000_s1030" type="#_x0000_t65" style="position:absolute;left:26005;top:24937;width:2764;height:4253;rotation:18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AS+cAA&#10;AADcAAAADwAAAGRycy9kb3ducmV2LnhtbERPTYvCMBC9C/sfwgh7EU0VcZdqFFlW8CbVgtchGdti&#10;MylNbLv/fiMI3ubxPmezG2wtOmp95VjBfJaAINbOVFwoyC+H6TcIH5AN1o5JwR952G0/RhtMjes5&#10;o+4cChFD2KeooAyhSaX0uiSLfuYa4sjdXGsxRNgW0rTYx3Bby0WSrKTFimNDiQ39lKTv54dVkOlD&#10;vv86/urM3U6TLun5aoarUp/jYb8GEWgIb/HLfTRx/mIJz2fiBXL7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XAS+cAAAADcAAAADwAAAAAAAAAAAAAAAACYAgAAZHJzL2Rvd25y&#10;ZXYueG1sUEsFBgAAAAAEAAQA9QAAAIUDAAAAAA==&#10;" adj="17662" fillcolor="gray [1616]" strokecolor="black [3040]">
                  <v:fill color2="#d9d9d9 [496]" rotate="t" angle="180" colors="0 #bcbcbc;22938f #d0d0d0;1 #ededed" focus="100%" type="gradient"/>
                  <v:shadow on="t" color="black" opacity="24903f" origin=",.5" offset="0,.55556mm"/>
                  <v:textbox inset="1mm,1mm,1mm,1mm">
                    <w:txbxContent>
                      <w:p w14:paraId="626A9614" w14:textId="77777777" w:rsidR="001C49CD" w:rsidRPr="001E12C1" w:rsidRDefault="001C49CD" w:rsidP="00184710">
                        <w:pPr>
                          <w:jc w:val="center"/>
                          <w:rPr>
                            <w:sz w:val="16"/>
                            <w:szCs w:val="16"/>
                            <w:lang w:val="fr-FR"/>
                          </w:rPr>
                        </w:pPr>
                        <w:r>
                          <w:rPr>
                            <w:sz w:val="16"/>
                            <w:szCs w:val="16"/>
                            <w:lang w:val="fr-FR"/>
                          </w:rPr>
                          <w:t>*.</w:t>
                        </w:r>
                        <w:r w:rsidRPr="001E12C1">
                          <w:rPr>
                            <w:sz w:val="16"/>
                            <w:szCs w:val="16"/>
                            <w:lang w:val="fr-FR"/>
                          </w:rPr>
                          <w:t>C</w:t>
                        </w:r>
                        <w:r>
                          <w:rPr>
                            <w:sz w:val="16"/>
                            <w:szCs w:val="16"/>
                            <w:lang w:val="fr-FR"/>
                          </w:rPr>
                          <w:br/>
                          <w:t>*.H</w:t>
                        </w:r>
                      </w:p>
                    </w:txbxContent>
                  </v:textbox>
                </v:shape>
                <v:group id="Groupe 102" o:spid="_x0000_s1031" style="position:absolute;left:36326;top:14900;width:12306;height:4253" coordorigin="28202,14121" coordsize="12306,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UWqGwwwAAANwAAAAP&#10;AAAAAAAAAAAAAAAAAKoCAABkcnMvZG93bnJldi54bWxQSwUGAAAAAAQABAD6AAAAmgMAAAAA&#10;">
                  <v:shape id="Carré corné 137" o:spid="_x0000_s1032" type="#_x0000_t65" style="position:absolute;left:28202;top:14121;width:2765;height:4253;rotation:18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saU8AA&#10;AADcAAAADwAAAGRycy9kb3ducmV2LnhtbERPTYvCMBC9C/6HMMJeZE13BbtUo8ii4E2qgtchGdti&#10;MylNbLv/fiMI3ubxPme1GWwtOmp95VjB1ywBQaydqbhQcDnvP39A+IBssHZMCv7Iw2Y9Hq0wM67n&#10;nLpTKEQMYZ+hgjKEJpPS65Is+plriCN3c63FEGFbSNNiH8NtLb+TZCEtVhwbSmzotyR9Pz2sglzv&#10;L9v0sNO5ux2nXdLz1QxXpT4mw3YJItAQ3uKX+2Di/HkKz2fiBXL9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HsaU8AAAADcAAAADwAAAAAAAAAAAAAAAACYAgAAZHJzL2Rvd25y&#10;ZXYueG1sUEsFBgAAAAAEAAQA9QAAAIUDAAAAAA==&#10;" adj="17662" fillcolor="gray [1616]" strokecolor="black [3040]">
                    <v:fill color2="#d9d9d9 [496]" rotate="t" angle="180" colors="0 #bcbcbc;22938f #d0d0d0;1 #ededed" focus="100%" type="gradient"/>
                    <v:shadow on="t" color="black" opacity="24903f" origin=",.5" offset="0,.55556mm"/>
                    <v:textbox inset="1mm,1mm,1mm,1mm">
                      <w:txbxContent>
                        <w:p w14:paraId="2CCF3D74" w14:textId="77777777" w:rsidR="001C49CD" w:rsidRDefault="001C49CD" w:rsidP="00184710">
                          <w:pPr>
                            <w:jc w:val="center"/>
                            <w:rPr>
                              <w:sz w:val="16"/>
                              <w:szCs w:val="16"/>
                              <w:lang w:val="fr-FR"/>
                            </w:rPr>
                          </w:pPr>
                          <w:r>
                            <w:rPr>
                              <w:sz w:val="16"/>
                              <w:szCs w:val="16"/>
                              <w:lang w:val="fr-FR"/>
                            </w:rPr>
                            <w:t>*.</w:t>
                          </w:r>
                          <w:r w:rsidRPr="001E12C1">
                            <w:rPr>
                              <w:sz w:val="16"/>
                              <w:szCs w:val="16"/>
                              <w:lang w:val="fr-FR"/>
                            </w:rPr>
                            <w:t>C</w:t>
                          </w:r>
                          <w:r>
                            <w:rPr>
                              <w:sz w:val="16"/>
                              <w:szCs w:val="16"/>
                              <w:lang w:val="fr-FR"/>
                            </w:rPr>
                            <w:br/>
                            <w:t>*.H</w:t>
                          </w:r>
                        </w:p>
                        <w:p w14:paraId="25755339" w14:textId="77777777" w:rsidR="001C49CD" w:rsidRPr="001E12C1" w:rsidRDefault="001C49CD" w:rsidP="00184710">
                          <w:pPr>
                            <w:jc w:val="center"/>
                            <w:rPr>
                              <w:sz w:val="16"/>
                              <w:szCs w:val="16"/>
                              <w:lang w:val="fr-FR"/>
                            </w:rPr>
                          </w:pPr>
                        </w:p>
                      </w:txbxContent>
                    </v:textbox>
                  </v:shape>
                  <v:shapetype id="_x0000_t202" coordsize="21600,21600" o:spt="202" path="m,l,21600r21600,l21600,xe">
                    <v:stroke joinstyle="miter"/>
                    <v:path gradientshapeok="t" o:connecttype="rect"/>
                  </v:shapetype>
                  <v:shape id="Zone de texte 99" o:spid="_x0000_s1033" type="#_x0000_t202" style="position:absolute;left:30374;top:14845;width:10135;height:28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6wSMUA&#10;AADbAAAADwAAAGRycy9kb3ducmV2LnhtbESPQWvCQBSE7wX/w/IEb3VjQNHUVSQgFWkPWi/entln&#10;Err7Nma3MfXXdwuFHoeZ+YZZrntrREetrx0rmIwTEMSF0zWXCk4f2+c5CB+QNRrHpOCbPKxXg6cl&#10;Ztrd+UDdMZQiQthnqKAKocmk9EVFFv3YNcTRu7rWYoiyLaVu8R7h1sg0SWbSYs1xocKG8oqKz+OX&#10;VbDPt+94uKR2/jD569t109xO56lSo2G/eQERqA//4b/2TitYLOD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BIxQAAANsAAAAPAAAAAAAAAAAAAAAAAJgCAABkcnMv&#10;ZG93bnJldi54bWxQSwUGAAAAAAQABAD1AAAAigMAAAAA&#10;" filled="f" stroked="f" strokeweight=".5pt">
                    <v:textbox>
                      <w:txbxContent>
                        <w:p w14:paraId="11A31CDD" w14:textId="77777777" w:rsidR="001C49CD" w:rsidRPr="00923AD2" w:rsidRDefault="001C49CD">
                          <w:pPr>
                            <w:rPr>
                              <w:lang w:val="fr-FR"/>
                            </w:rPr>
                          </w:pPr>
                          <w:r>
                            <w:rPr>
                              <w:lang w:val="fr-FR"/>
                            </w:rPr>
                            <w:t>BFE_Internal</w:t>
                          </w:r>
                        </w:p>
                      </w:txbxContent>
                    </v:textbox>
                  </v:shape>
                </v:group>
                <v:shape id="Carré corné 139" o:spid="_x0000_s1034" type="#_x0000_t65" style="position:absolute;left:36517;top:3994;width:2764;height:4248;rotation:18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grusAA&#10;AADcAAAADwAAAGRycy9kb3ducmV2LnhtbERPTYvCMBC9L/gfwgh7WTR1F1atRhFR8CZVweuQjG2x&#10;mZQmtvXfmwVhb/N4n7Nc97YSLTW+dKxgMk5AEGtnSs4VXM770QyED8gGK8ek4Eke1qvBxxJT4zrO&#10;qD2FXMQQ9ikqKEKoUym9LsiiH7uaOHI311gMETa5NA12MdxW8jtJfqXFkmNDgTVtC9L308MqyPT+&#10;spkedjpzt+NXm3R8Nf1Vqc9hv1mACNSHf/HbfTBx/s8c/p6JF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qgrusAAAADcAAAADwAAAAAAAAAAAAAAAACYAgAAZHJzL2Rvd25y&#10;ZXYueG1sUEsFBgAAAAAEAAQA9QAAAIUDAAAAAA==&#10;" adj="17662" fillcolor="gray [1616]" strokecolor="black [3040]">
                  <v:fill color2="#d9d9d9 [496]" rotate="t" angle="180" colors="0 #bcbcbc;22938f #d0d0d0;1 #ededed" focus="100%" type="gradient"/>
                  <v:shadow on="t" color="black" opacity="24903f" origin=",.5" offset="0,.55556mm"/>
                  <v:textbox inset="1mm,1mm,1mm,1mm">
                    <w:txbxContent>
                      <w:p w14:paraId="72C55A29" w14:textId="77777777" w:rsidR="001C49CD" w:rsidRDefault="001C49CD" w:rsidP="00923AD2">
                        <w:pPr>
                          <w:pStyle w:val="NormalWeb"/>
                          <w:spacing w:before="0" w:beforeAutospacing="0" w:after="0" w:afterAutospacing="0"/>
                          <w:jc w:val="center"/>
                        </w:pPr>
                        <w:r>
                          <w:rPr>
                            <w:rFonts w:ascii="Arial" w:eastAsia="Times New Roman" w:hAnsi="Arial"/>
                            <w:sz w:val="16"/>
                            <w:szCs w:val="16"/>
                            <w:lang w:val="fr-FR"/>
                          </w:rPr>
                          <w:t>*.C</w:t>
                        </w:r>
                        <w:r>
                          <w:rPr>
                            <w:rFonts w:ascii="Arial" w:eastAsia="Times New Roman" w:hAnsi="Arial"/>
                            <w:sz w:val="16"/>
                            <w:szCs w:val="16"/>
                            <w:lang w:val="fr-FR"/>
                          </w:rPr>
                          <w:br/>
                          <w:t>*.H</w:t>
                        </w:r>
                      </w:p>
                      <w:p w14:paraId="1820D48D" w14:textId="77777777" w:rsidR="001C49CD" w:rsidRDefault="001C49CD" w:rsidP="00923AD2">
                        <w:pPr>
                          <w:pStyle w:val="NormalWeb"/>
                          <w:spacing w:before="0" w:beforeAutospacing="0" w:after="0" w:afterAutospacing="0"/>
                          <w:jc w:val="center"/>
                        </w:pPr>
                        <w:r>
                          <w:rPr>
                            <w:rFonts w:ascii="Arial" w:eastAsia="Times New Roman" w:hAnsi="Arial"/>
                            <w:sz w:val="16"/>
                            <w:szCs w:val="16"/>
                            <w:lang w:val="fr-FR"/>
                          </w:rPr>
                          <w:t> </w:t>
                        </w:r>
                      </w:p>
                    </w:txbxContent>
                  </v:textbox>
                </v:shape>
                <v:shape id="Zone de texte 3" o:spid="_x0000_s1035" type="#_x0000_t202" style="position:absolute;left:38687;top:4717;width:18453;height:5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w8YA&#10;AADcAAAADwAAAGRycy9kb3ducmV2LnhtbESPQWvCQBCF7wX/wzKCt7pRtEh0FQlIRdqD1ou3MTsm&#10;wexszG419dd3DoXeZnhv3vtmsepcre7UhsqzgdEwAUWce1txYeD4tXmdgQoR2WLtmQz8UIDVsvey&#10;wNT6B+/pfoiFkhAOKRooY2xSrUNeksMw9A2xaBffOoyytoW2LT4k3NV6nCRv2mHF0lBiQ1lJ+fXw&#10;7Qzsss0n7s9jN3vW2fvHZd3cjqepMYN+t56DitTFf/Pf9dYK/kTw5RmZ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zw8YAAADcAAAADwAAAAAAAAAAAAAAAACYAgAAZHJz&#10;L2Rvd25yZXYueG1sUEsFBgAAAAAEAAQA9QAAAIsDAAAAAA==&#10;" filled="f" stroked="f" strokeweight=".5pt">
                  <v:textbox>
                    <w:txbxContent>
                      <w:p w14:paraId="59BAB417" w14:textId="77777777" w:rsidR="001C49CD" w:rsidRPr="004D2BA9" w:rsidRDefault="001C49CD" w:rsidP="00923AD2">
                        <w:pPr>
                          <w:pStyle w:val="NormalWeb"/>
                          <w:spacing w:before="0" w:beforeAutospacing="0" w:after="0" w:afterAutospacing="0"/>
                          <w:jc w:val="both"/>
                          <w:rPr>
                            <w:rFonts w:ascii="Arial" w:eastAsia="Times New Roman" w:hAnsi="Arial"/>
                            <w:sz w:val="20"/>
                            <w:szCs w:val="20"/>
                            <w:lang w:val="en-US"/>
                          </w:rPr>
                        </w:pPr>
                        <w:r w:rsidRPr="004D2BA9">
                          <w:rPr>
                            <w:rFonts w:ascii="Arial" w:eastAsia="Times New Roman" w:hAnsi="Arial"/>
                            <w:sz w:val="20"/>
                            <w:szCs w:val="20"/>
                            <w:lang w:val="en-US"/>
                          </w:rPr>
                          <w:t>BFE_BeltFunctionExecution</w:t>
                        </w:r>
                      </w:p>
                      <w:p w14:paraId="6A9BBA15" w14:textId="77777777" w:rsidR="001C49CD" w:rsidRPr="004D2BA9" w:rsidRDefault="001C49CD" w:rsidP="004D2BA9">
                        <w:pPr>
                          <w:pStyle w:val="NormalWeb"/>
                          <w:spacing w:before="0" w:beforeAutospacing="0" w:after="0" w:afterAutospacing="0"/>
                          <w:rPr>
                            <w:i/>
                            <w:lang w:val="en-US"/>
                          </w:rPr>
                        </w:pPr>
                        <w:r w:rsidRPr="004D2BA9">
                          <w:rPr>
                            <w:rFonts w:ascii="Arial" w:eastAsia="Times New Roman" w:hAnsi="Arial"/>
                            <w:i/>
                            <w:sz w:val="20"/>
                            <w:szCs w:val="20"/>
                            <w:lang w:val="en-US"/>
                          </w:rPr>
                          <w:t>(main file</w:t>
                        </w:r>
                        <w:r>
                          <w:rPr>
                            <w:rFonts w:ascii="Arial" w:eastAsia="Times New Roman" w:hAnsi="Arial"/>
                            <w:i/>
                            <w:sz w:val="20"/>
                            <w:szCs w:val="20"/>
                            <w:lang w:val="en-US"/>
                          </w:rPr>
                          <w:t>s</w:t>
                        </w:r>
                        <w:r w:rsidRPr="004D2BA9">
                          <w:rPr>
                            <w:rFonts w:ascii="Arial" w:eastAsia="Times New Roman" w:hAnsi="Arial"/>
                            <w:i/>
                            <w:sz w:val="20"/>
                            <w:szCs w:val="20"/>
                            <w:lang w:val="en-US"/>
                          </w:rPr>
                          <w:t xml:space="preserve"> with the 3 exported functions)</w:t>
                        </w:r>
                      </w:p>
                    </w:txbxContent>
                  </v:textbox>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Double flèche verticale 103" o:spid="_x0000_s1036" type="#_x0000_t70" style="position:absolute;left:37409;top:8242;width:1005;height:6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eg8EA&#10;AADcAAAADwAAAGRycy9kb3ducmV2LnhtbERPS4vCMBC+C/sfwix400QF0WqUdcFVPAg+8Dw0Y1va&#10;TEqT1eqvNwsL3ubje8582dpK3KjxhWMNg74CQZw6U3Cm4Xxa9yYgfEA2WDkmDQ/ysFx8dOaYGHfn&#10;A92OIRMxhH2CGvIQ6kRKn+Zk0fddTRy5q2sshgibTJoG7zHcVnKo1FhaLDg25FjTd05pefy1Gsq9&#10;XT2lumRusNpbM/4xm3I31br72X7NQARqw1v8796aOF+N4O+ZeIF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PnoPBAAAA3AAAAA8AAAAAAAAAAAAAAAAAmAIAAGRycy9kb3du&#10;cmV2LnhtbFBLBQYAAAAABAAEAPUAAACGAwAAAAA=&#10;" adj=",1630" fillcolor="#254163 [1636]" strokecolor="#4579b8 [3044]">
                  <v:fill color2="#4477b6 [3012]" rotate="t" angle="180" colors="0 #2c5d98;52429f #3c7bc7;1 #3a7ccb" focus="100%" type="gradient">
                    <o:fill v:ext="view" type="gradientUnscaled"/>
                  </v:fill>
                  <v:shadow on="t" color="black" opacity="22937f" origin=",.5" offset="0,.63889mm"/>
                </v:shape>
                <v:shape id="Zone de texte 3" o:spid="_x0000_s1037" type="#_x0000_t202" style="position:absolute;left:28547;top:25755;width:18447;height:2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IWWMQA&#10;AADcAAAADwAAAGRycy9kb3ducmV2LnhtbERPS2vCQBC+F/wPywje6iZii6SuEgJSkfbg4+JtzI5J&#10;aHY2za5J7K/vFgre5uN7znI9mFp01LrKsoJ4GoEgzq2uuFBwOm6eFyCcR9ZYWyYFd3KwXo2elpho&#10;2/OeuoMvRAhhl6CC0vsmkdLlJRl0U9sQB+5qW4M+wLaQusU+hJtazqLoVRqsODSU2FBWUv51uBkF&#10;u2zzifvLzCx+6uz945o236fzi1KT8ZC+gfA0+If4373VYf48hr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yFljEAAAA3AAAAA8AAAAAAAAAAAAAAAAAmAIAAGRycy9k&#10;b3ducmV2LnhtbFBLBQYAAAAABAAEAPUAAACJAwAAAAA=&#10;" filled="f" stroked="f" strokeweight=".5pt">
                  <v:textbox>
                    <w:txbxContent>
                      <w:p w14:paraId="46C367B3" w14:textId="77777777" w:rsidR="001C49CD" w:rsidRPr="00EB560B" w:rsidRDefault="001C49CD" w:rsidP="00EB560B">
                        <w:pPr>
                          <w:pStyle w:val="NormalWeb"/>
                          <w:spacing w:before="0" w:beforeAutospacing="0" w:after="0" w:afterAutospacing="0"/>
                          <w:jc w:val="both"/>
                          <w:rPr>
                            <w:lang w:val="fr-FR"/>
                          </w:rPr>
                        </w:pPr>
                        <w:r w:rsidRPr="00EB560B">
                          <w:rPr>
                            <w:rFonts w:ascii="Arial" w:eastAsia="Times New Roman" w:hAnsi="Arial"/>
                            <w:sz w:val="20"/>
                            <w:szCs w:val="20"/>
                            <w:lang w:val="fr-FR"/>
                          </w:rPr>
                          <w:t>BFE_ManageStepConstraint</w:t>
                        </w:r>
                      </w:p>
                    </w:txbxContent>
                  </v:textbox>
                </v:shape>
                <v:shape id="Zone de texte 3" o:spid="_x0000_s1038" type="#_x0000_t202" style="position:absolute;left:32167;top:30608;width:17513;height:2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CIL8MA&#10;AADcAAAADwAAAGRycy9kb3ducmV2LnhtbERPS4vCMBC+L+x/CLPgbU0tKtI1ihRkRfTg4+Jtthnb&#10;YjPpNlGrv94Igrf5+J4znramEhdqXGlZQa8bgSDOrC45V7Dfzb9HIJxH1lhZJgU3cjCdfH6MMdH2&#10;yhu6bH0uQgi7BBUU3teJlC4ryKDr2po4cEfbGPQBNrnUDV5DuKlkHEVDabDk0FBgTWlB2Wl7NgqW&#10;6XyNm7/YjO5V+rs6zur//WGgVOernf2A8NT6t/jlXugwvx/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GCIL8MAAADcAAAADwAAAAAAAAAAAAAAAACYAgAAZHJzL2Rv&#10;d25yZXYueG1sUEsFBgAAAAAEAAQA9QAAAIgDAAAAAA==&#10;" filled="f" stroked="f" strokeweight=".5pt">
                  <v:textbox>
                    <w:txbxContent>
                      <w:p w14:paraId="0785321A" w14:textId="77777777" w:rsidR="001C49CD" w:rsidRPr="00EB560B" w:rsidRDefault="001C49CD" w:rsidP="00EB560B">
                        <w:pPr>
                          <w:pStyle w:val="NormalWeb"/>
                          <w:spacing w:before="0" w:beforeAutospacing="0" w:after="0" w:afterAutospacing="0"/>
                          <w:jc w:val="both"/>
                          <w:rPr>
                            <w:lang w:val="fr-FR"/>
                          </w:rPr>
                        </w:pPr>
                        <w:r w:rsidRPr="00EB560B">
                          <w:rPr>
                            <w:rFonts w:ascii="Arial" w:eastAsia="Times New Roman" w:hAnsi="Arial"/>
                            <w:sz w:val="20"/>
                            <w:szCs w:val="20"/>
                            <w:lang w:val="fr-FR"/>
                          </w:rPr>
                          <w:t>BFE_ProvideStepConfig</w:t>
                        </w:r>
                      </w:p>
                    </w:txbxContent>
                  </v:textbox>
                </v:shape>
                <v:shape id="Carré corné 143" o:spid="_x0000_s1039" type="#_x0000_t65" style="position:absolute;left:33615;top:34442;width:2762;height:4248;rotation:18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ZvLcAA&#10;AADcAAAADwAAAGRycy9kb3ducmV2LnhtbERPTYvCMBC9L/gfwgh7WTR1d1GpRhFR8CZVweuQjG2x&#10;mZQmtvXfmwVhb/N4n7Nc97YSLTW+dKxgMk5AEGtnSs4VXM770RyED8gGK8ek4Eke1qvBxxJT4zrO&#10;qD2FXMQQ9ikqKEKoUym9LsiiH7uaOHI311gMETa5NA12MdxW8jtJptJiybGhwJq2Ben76WEVZHp/&#10;2cwOO5252/GrTTq+mv6q1Oew3yxABOrDv/jtPpg4//cH/p6JF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0ZvLcAAAADcAAAADwAAAAAAAAAAAAAAAACYAgAAZHJzL2Rvd25y&#10;ZXYueG1sUEsFBgAAAAAEAAQA9QAAAIUDAAAAAA==&#10;" adj="17662" fillcolor="gray [1616]" strokecolor="black [3040]">
                  <v:fill color2="#d9d9d9 [496]" rotate="t" angle="180" colors="0 #bcbcbc;22938f #d0d0d0;1 #ededed" focus="100%" type="gradient"/>
                  <v:shadow on="t" color="black" opacity="24903f" origin=",.5" offset="0,.55556mm"/>
                  <v:textbox inset="1mm,1mm,1mm,1mm">
                    <w:txbxContent>
                      <w:p w14:paraId="702941B8" w14:textId="77777777" w:rsidR="001C49CD" w:rsidRDefault="001C49CD" w:rsidP="00EB560B">
                        <w:pPr>
                          <w:pStyle w:val="NormalWeb"/>
                          <w:spacing w:before="0" w:beforeAutospacing="0" w:after="0" w:afterAutospacing="0"/>
                          <w:jc w:val="center"/>
                        </w:pPr>
                        <w:r>
                          <w:rPr>
                            <w:rFonts w:ascii="Arial" w:eastAsia="Times New Roman" w:hAnsi="Arial"/>
                            <w:sz w:val="16"/>
                            <w:szCs w:val="16"/>
                            <w:lang w:val="fr-FR"/>
                          </w:rPr>
                          <w:t>*.C</w:t>
                        </w:r>
                        <w:r>
                          <w:rPr>
                            <w:rFonts w:ascii="Arial" w:eastAsia="Times New Roman" w:hAnsi="Arial"/>
                            <w:sz w:val="16"/>
                            <w:szCs w:val="16"/>
                            <w:lang w:val="fr-FR"/>
                          </w:rPr>
                          <w:br/>
                          <w:t>*.H</w:t>
                        </w:r>
                      </w:p>
                    </w:txbxContent>
                  </v:textbox>
                </v:shape>
                <v:roundrect id="Rectangle à coins arrondis 144" o:spid="_x0000_s1040" style="position:absolute;left:23850;top:22445;width:33291;height:17038;visibility:visible;mso-wrap-style:square;v-text-anchor:top" arcsize="356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vbpcMA&#10;AADcAAAADwAAAGRycy9kb3ducmV2LnhtbERPS2vCQBC+F/oflil4azYVEUldpdQHHvSgLT1Ps2MS&#10;zM7G3dVEf70rCN7m43vOeNqZWpzJ+cqygo8kBUGcW11xoeD3Z/E+AuEDssbaMim4kIfp5PVljJm2&#10;LW/pvAuFiCHsM1RQhtBkUvq8JIM+sQ1x5PbWGQwRukJqh20MN7Xsp+lQGqw4NpTY0HdJ+WF3MgoW&#10;/zUfNs3sz82vm3W+Px3b63KoVO+t+/oEEagLT/HDvdJx/mAA92fiBXJy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gvbpcMAAADcAAAADwAAAAAAAAAAAAAAAACYAgAAZHJzL2Rv&#10;d25yZXYueG1sUEsFBgAAAAAEAAQA9QAAAIgDAAAAAA==&#10;" filled="f" strokeweight="1.25pt">
                  <v:stroke dashstyle="3 1"/>
                  <v:textbox inset="1mm,1mm,1mm,1mm">
                    <w:txbxContent>
                      <w:p w14:paraId="7E4D8429" w14:textId="77777777" w:rsidR="001C49CD" w:rsidRPr="008C7652" w:rsidRDefault="001C49CD" w:rsidP="00EB560B">
                        <w:pPr>
                          <w:pStyle w:val="NormalWeb"/>
                          <w:spacing w:before="0" w:beforeAutospacing="0" w:after="0" w:afterAutospacing="0"/>
                          <w:jc w:val="center"/>
                          <w:rPr>
                            <w:rFonts w:ascii="Arial" w:hAnsi="Arial" w:cs="Arial"/>
                            <w:i/>
                            <w:color w:val="000000" w:themeColor="text1"/>
                            <w:sz w:val="20"/>
                            <w:szCs w:val="20"/>
                          </w:rPr>
                        </w:pPr>
                        <w:r w:rsidRPr="008C7652">
                          <w:rPr>
                            <w:rFonts w:ascii="Arial" w:hAnsi="Arial" w:cs="Arial"/>
                            <w:i/>
                            <w:color w:val="000000" w:themeColor="text1"/>
                            <w:sz w:val="20"/>
                            <w:szCs w:val="20"/>
                          </w:rPr>
                          <w:t>BFE sub modules</w:t>
                        </w:r>
                      </w:p>
                    </w:txbxContent>
                  </v:textbox>
                </v:roundrect>
                <v:shape id="Double flèche verticale 145" o:spid="_x0000_s1041" type="#_x0000_t70" style="position:absolute;left:37411;top:19153;width:1003;height:3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5FvMQA&#10;AADcAAAADwAAAGRycy9kb3ducmV2LnhtbERPTUsDMRC9C/6HMIXebLaLVdk2LWKRVujFVaTHcTPd&#10;hG4ma5K26783guBtHu9zFqvBdeJMIVrPCqaTAgRx47XlVsH72/PNA4iYkDV2nknBN0VYLa+vFlhp&#10;f+FXOtepFTmEY4UKTEp9JWVsDDmME98TZ+7gg8OUYWilDnjJ4a6TZVHcSYeWc4PBnp4MNcf65BTs&#10;1uXn/cv2YxPsev9VSlPvd1Or1Hg0PM5BJBrSv/jPvdV5/u0Mfp/JF8j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ORbzEAAAA3AAAAA8AAAAAAAAAAAAAAAAAmAIAAGRycy9k&#10;b3ducmV2LnhtbFBLBQYAAAAABAAEAPUAAACJAwAAAAA=&#10;" adj=",3290" fillcolor="#254163 [1636]" strokecolor="#4579b8 [3044]">
                  <v:fill color2="#4477b6 [3012]" rotate="t" angle="180" colors="0 #2c5d98;52429f #3c7bc7;1 #3a7ccb" focus="100%" type="gradient">
                    <o:fill v:ext="view" type="gradientUnscaled"/>
                  </v:fill>
                  <v:shadow on="t" color="black" opacity="22937f" origin=",.5" offset="0,.63889mm"/>
                  <v:textbox>
                    <w:txbxContent>
                      <w:p w14:paraId="2A40E0EB" w14:textId="77777777" w:rsidR="001C49CD" w:rsidRDefault="001C49CD" w:rsidP="00EB560B"/>
                    </w:txbxContent>
                  </v:textbox>
                </v:shape>
                <v:shape id="Zone de texte 3" o:spid="_x0000_s1042" type="#_x0000_t202" style="position:absolute;left:36148;top:35114;width:9029;height:2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uOLMUA&#10;AADcAAAADwAAAGRycy9kb3ducmV2LnhtbERPS2vCQBC+F/wPyxR6q5uGKiF1FQmIpdSDj0tv0+yY&#10;hO7OxuwaU3+9Wyh4m4/vObPFYI3oqfONYwUv4wQEcel0w5WCw371nIHwAVmjcUwKfsnDYj56mGGu&#10;3YW31O9CJWII+xwV1CG0uZS+rMmiH7uWOHJH11kMEXaV1B1eYrg1Mk2SqbTYcGyosaWipvJnd7YK&#10;PorVBrffqc2uplh/Hpft6fA1UerpcVi+gQg0hLv43/2u4/zXKf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W44sxQAAANwAAAAPAAAAAAAAAAAAAAAAAJgCAABkcnMv&#10;ZG93bnJldi54bWxQSwUGAAAAAAQABAD1AAAAigMAAAAA&#10;" filled="f" stroked="f" strokeweight=".5pt">
                  <v:textbox>
                    <w:txbxContent>
                      <w:p w14:paraId="4B25728E" w14:textId="77777777" w:rsidR="001C49CD" w:rsidRDefault="001C49CD" w:rsidP="00EB560B">
                        <w:pPr>
                          <w:pStyle w:val="NormalWeb"/>
                          <w:spacing w:before="0" w:beforeAutospacing="0" w:after="0" w:afterAutospacing="0"/>
                          <w:jc w:val="both"/>
                        </w:pPr>
                        <w:r>
                          <w:rPr>
                            <w:rFonts w:ascii="Arial" w:eastAsia="Times New Roman" w:hAnsi="Arial"/>
                            <w:sz w:val="20"/>
                            <w:szCs w:val="20"/>
                            <w:lang w:val="fr-FR"/>
                          </w:rPr>
                          <w:t>BFE_....</w:t>
                        </w:r>
                      </w:p>
                    </w:txbxContent>
                  </v:textbox>
                </v:shape>
                <v:shape id="Zone de texte 106" o:spid="_x0000_s1043" type="#_x0000_t202" style="position:absolute;left:10457;top:40498;width:18312;height:2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E37MQA&#10;AADcAAAADwAAAGRycy9kb3ducmV2LnhtbERPS2vCQBC+C/0PyxS8mU2FBkmzigTEUuxBm0tv0+zk&#10;QbOzMbs1aX99VxC8zcf3nGwzmU5caHCtZQVPUQyCuLS65VpB8bFbrEA4j6yxs0wKfsnBZv0wyzDV&#10;duQjXU6+FiGEXYoKGu/7VEpXNmTQRbYnDlxlB4M+wKGWesAxhJtOLuM4kQZbDg0N9pQ3VH6ffoyC&#10;t3z3jsevpVn9dfn+UG37c/H5rNT8cdq+gPA0+bv45n7VYX6cwPWZcIF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xN+zEAAAA3AAAAA8AAAAAAAAAAAAAAAAAmAIAAGRycy9k&#10;b3ducmV2LnhtbFBLBQYAAAAABAAEAPUAAACJAwAAAAA=&#10;" filled="f" stroked="f" strokeweight=".5pt">
                  <v:textbox>
                    <w:txbxContent>
                      <w:p w14:paraId="3B3EA32B" w14:textId="77777777" w:rsidR="001C49CD" w:rsidRPr="00A73E8F" w:rsidRDefault="001C49CD">
                        <w:r w:rsidRPr="00A73E8F">
                          <w:t>Data flows exchanged</w:t>
                        </w:r>
                      </w:p>
                    </w:txbxContent>
                  </v:textbox>
                </v:shape>
                <v:shape id="Carré corné 148" o:spid="_x0000_s1044" type="#_x0000_t65" style="position:absolute;left:1800;top:24294;width:2755;height:4242;rotation:18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L9XMQA&#10;AADcAAAADwAAAGRycy9kb3ducmV2LnhtbESPQWvCQBCF74X+h2UEL6VuKmJL6ipSFLxJVPA67I5J&#10;MDsbstsk/vvOoeBthvfmvW9Wm9E3qqcu1oENfMwyUMQ2uJpLA5fz/v0LVEzIDpvAZOBBETbr15cV&#10;5i4MXFB/SqWSEI45GqhSanOto63IY5yFlli0W+g8Jlm7UrsOBwn3jZ5n2VJ7rFkaKmzppyJ7P/16&#10;A4XdX7afh50twu341mcDX914NWY6GbffoBKN6Wn+vz44wV8IrTwjE+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i/VzEAAAA3AAAAA8AAAAAAAAAAAAAAAAAmAIAAGRycy9k&#10;b3ducmV2LnhtbFBLBQYAAAAABAAEAPUAAACJAwAAAAA=&#10;" adj="17662" fillcolor="gray [1616]" strokecolor="black [3040]">
                  <v:fill color2="#d9d9d9 [496]" rotate="t" angle="180" colors="0 #bcbcbc;22938f #d0d0d0;1 #ededed" focus="100%" type="gradient"/>
                  <v:shadow on="t" color="black" opacity="24903f" origin=",.5" offset="0,.55556mm"/>
                  <v:textbox inset="1mm,1mm,1mm,1mm">
                    <w:txbxContent>
                      <w:p w14:paraId="2A696157" w14:textId="77777777" w:rsidR="001C49CD" w:rsidRDefault="001C49CD" w:rsidP="00963F63">
                        <w:pPr>
                          <w:pStyle w:val="NormalWeb"/>
                          <w:spacing w:before="0" w:beforeAutospacing="0" w:after="0" w:afterAutospacing="0"/>
                          <w:jc w:val="center"/>
                        </w:pPr>
                        <w:r>
                          <w:rPr>
                            <w:rFonts w:ascii="Arial" w:eastAsia="Times New Roman" w:hAnsi="Arial"/>
                            <w:sz w:val="16"/>
                            <w:szCs w:val="16"/>
                            <w:lang w:val="fr-FR"/>
                          </w:rPr>
                          <w:t>*.H</w:t>
                        </w:r>
                      </w:p>
                    </w:txbxContent>
                  </v:textbox>
                </v:shape>
                <v:shape id="Zone de texte 3" o:spid="_x0000_s1045" type="#_x0000_t202" style="position:absolute;left:4555;top:24958;width:9024;height: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QaXsMA&#10;AADcAAAADwAAAGRycy9kb3ducmV2LnhtbERPS4vCMBC+L/gfwgje1lRZF61GkYKsiHvwcfE2NmNb&#10;bCa1iVr99ZsFwdt8fM+ZzBpTihvVrrCsoNeNQBCnVhecKdjvFp9DEM4jaywtk4IHOZhNWx8TjLW9&#10;84ZuW5+JEMIuRgW591UspUtzMui6tiIO3MnWBn2AdSZ1jfcQbkrZj6JvabDg0JBjRUlO6Xl7NQpW&#10;yeIXN8e+GT7L5Gd9mleX/WGgVKfdzMcgPDX+LX65lzrM/xr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sQaXsMAAADcAAAADwAAAAAAAAAAAAAAAACYAgAAZHJzL2Rv&#10;d25yZXYueG1sUEsFBgAAAAAEAAQA9QAAAIgDAAAAAA==&#10;" filled="f" stroked="f" strokeweight=".5pt">
                  <v:textbox>
                    <w:txbxContent>
                      <w:p w14:paraId="3F13BAD1" w14:textId="77777777" w:rsidR="001C49CD" w:rsidRDefault="001C49CD" w:rsidP="00963F63">
                        <w:pPr>
                          <w:pStyle w:val="NormalWeb"/>
                          <w:spacing w:before="0" w:beforeAutospacing="0" w:after="0" w:afterAutospacing="0"/>
                          <w:jc w:val="both"/>
                        </w:pPr>
                        <w:r>
                          <w:rPr>
                            <w:rFonts w:ascii="Arial" w:eastAsia="Times New Roman" w:hAnsi="Arial"/>
                            <w:sz w:val="20"/>
                            <w:szCs w:val="20"/>
                            <w:lang w:val="fr-FR"/>
                          </w:rPr>
                          <w:t>BFE_Config</w:t>
                        </w:r>
                      </w:p>
                    </w:txbxContent>
                  </v:textbox>
                </v:shape>
                <v:roundrect id="Rectangle à coins arrondis 150" o:spid="_x0000_s1046" style="position:absolute;left:685;top:522;width:14487;height:39916;visibility:visible;mso-wrap-style:square;v-text-anchor:top" arcsize="356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lLe8YA&#10;AADcAAAADwAAAGRycy9kb3ducmV2LnhtbESPQW/CMAyF75P2HyJP4jbSTQJNHQGhMRAHOIxNO5vG&#10;tBWNU5JAC79+PkziZus9v/d5Mutdoy4UYu3ZwMswA0VceFtzaeDne/n8BiomZIuNZzJwpQiz6ePD&#10;BHPrO/6iyy6VSkI45migSqnNtY5FRQ7j0LfEoh18cJhkDaW2ATsJd41+zbKxdlizNFTY0kdFxXF3&#10;dgaW+4aP23bxGz5v201xOJ+622pszOCpn7+DStSnu/n/em0FfyT48oxMoK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OlLe8YAAADcAAAADwAAAAAAAAAAAAAAAACYAgAAZHJz&#10;L2Rvd25yZXYueG1sUEsFBgAAAAAEAAQA9QAAAIsDAAAAAA==&#10;" filled="f" strokeweight="1.25pt">
                  <v:stroke dashstyle="3 1"/>
                  <v:textbox inset="1mm,1mm,1mm,1mm">
                    <w:txbxContent>
                      <w:p w14:paraId="65279CB8" w14:textId="77777777" w:rsidR="001C49CD" w:rsidRDefault="001C49CD" w:rsidP="00963F63">
                        <w:pPr>
                          <w:pStyle w:val="NormalWeb"/>
                          <w:spacing w:before="0" w:beforeAutospacing="0" w:after="0" w:afterAutospacing="0"/>
                          <w:jc w:val="center"/>
                        </w:pPr>
                        <w:r>
                          <w:rPr>
                            <w:rFonts w:ascii="Arial" w:eastAsia="Times New Roman" w:hAnsi="Arial"/>
                            <w:b/>
                            <w:bCs/>
                            <w:color w:val="000000"/>
                            <w:sz w:val="20"/>
                            <w:szCs w:val="20"/>
                          </w:rPr>
                          <w:t>BFE configuration to be adapted by project</w:t>
                        </w:r>
                      </w:p>
                    </w:txbxContent>
                  </v:textbox>
                </v:roundre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Double flèche horizontale 110" o:spid="_x0000_s1047" type="#_x0000_t69" style="position:absolute;left:15172;top:19151;width:5782;height:7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9qsMYA&#10;AADcAAAADwAAAGRycy9kb3ducmV2LnhtbESPQWvDMAyF74P9B6PBbqvTMMpI65bS0m5su7TpZTcR&#10;a0loLBvba9N/Px0Gu0m8p/c+LVajG9SFYuo9G5hOClDEjbc9twZO9e7pBVTKyBYHz2TgRglWy/u7&#10;BVbWX/lAl2NulYRwqtBAl3OotE5NRw7TxAdi0b59dJhlja22Ea8S7gZdFsVMO+xZGjoMtOmoOR9/&#10;nIHXerbbnm/+vfksn2Oov/YhfpTGPD6M6zmoTGP+N/9dv1nBnwq+PCMT6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r9qsMYAAADcAAAADwAAAAAAAAAAAAAAAACYAgAAZHJz&#10;L2Rvd25yZXYueG1sUEsFBgAAAAAEAAQA9QAAAIsDAAAAAA==&#10;" adj="1467" fillcolor="#413253 [1639]" strokecolor="#795d9b [3047]">
                  <v:fill color2="#775c99 [3015]" rotate="t" angle="180" colors="0 #5d417e;52429f #7b58a6;1 #7b57a8" focus="100%" type="gradient">
                    <o:fill v:ext="view" type="gradientUnscaled"/>
                  </v:fill>
                  <v:shadow on="t" color="black" opacity="22937f" origin=",.5" offset="0,.63889mm"/>
                </v:shape>
                <v:shape id="Double flèche horizontale 151" o:spid="_x0000_s1048" type="#_x0000_t69" style="position:absolute;left:2977;top:41292;width:7258;height: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ySi8EA&#10;AADcAAAADwAAAGRycy9kb3ducmV2LnhtbERPTWvCQBC9F/wPywi91Y1SpUZXUUvFq7GUHofsmI1m&#10;Z0N2a1J/vSsI3ubxPme+7GwlLtT40rGC4SABQZw7XXKh4Pvw9fYBwgdkjZVjUvBPHpaL3sscU+1a&#10;3tMlC4WIIexTVGBCqFMpfW7Ioh+4mjhyR9dYDBE2hdQNtjHcVnKUJBNpseTYYLCmjaH8nP1ZBdV7&#10;538/r9map1Mzntj2x512W6Ve+91qBiJQF57ih3un4/zxEO7PxAvk4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78kovBAAAA3AAAAA8AAAAAAAAAAAAAAAAAmAIAAGRycy9kb3du&#10;cmV2LnhtbFBLBQYAAAAABAAEAPUAAACGAwAAAAA=&#10;" adj="1162" fillcolor="#254163 [1636]" strokecolor="#4579b8 [3044]">
                  <v:fill color2="#4477b6 [3012]" rotate="t" angle="180" colors="0 #2c5d98;52429f #3c7bc7;1 #3a7ccb" focus="100%" type="gradient">
                    <o:fill v:ext="view" type="gradientUnscaled"/>
                  </v:fill>
                  <v:shadow on="t" color="black" opacity="22937f" origin=",.5" offset="0,.63889mm"/>
                  <v:textbox>
                    <w:txbxContent>
                      <w:p w14:paraId="09292BF9" w14:textId="77777777" w:rsidR="001C49CD" w:rsidRDefault="001C49CD" w:rsidP="00963F63"/>
                    </w:txbxContent>
                  </v:textbox>
                </v:shape>
                <v:shape id="Double flèche horizontale 152" o:spid="_x0000_s1049" type="#_x0000_t69" style="position:absolute;left:32518;top:41224;width:7258;height: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ciZMEA&#10;AADcAAAADwAAAGRycy9kb3ducmV2LnhtbERPTYvCMBC9L/gfwgh7W1O1ilSjSGFFb1bF89CMbbGZ&#10;dJtUu//eCAt7m8f7nNWmN7V4UOsqywrGowgEcW51xYWCy/n7awHCeWSNtWVS8EsONuvBxwoTbZ+c&#10;0ePkCxFC2CWooPS+SaR0eUkG3cg2xIG72dagD7AtpG7xGcJNLSdRNJcGKw4NJTaUlpTfT51REM/j&#10;7njfz/Jddp7+XOMs9d0hVepz2G+XIDz1/l/8597rMH82gfcz4QK5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3ImTBAAAA3AAAAA8AAAAAAAAAAAAAAAAAmAIAAGRycy9kb3du&#10;cmV2LnhtbFBLBQYAAAAABAAEAPUAAACGAwAAAAA=&#10;" adj="1162" fillcolor="#413253 [1639]" strokecolor="#795d9b [3047]">
                  <v:fill color2="#775c99 [3015]" rotate="t" angle="180" colors="0 #5d417e;52429f #7b58a6;1 #7b57a8" focus="100%" type="gradient">
                    <o:fill v:ext="view" type="gradientUnscaled"/>
                  </v:fill>
                  <v:shadow on="t" color="black" opacity="22937f" origin=",.5" offset="0,.63889mm"/>
                  <v:textbox>
                    <w:txbxContent>
                      <w:p w14:paraId="11DFD385" w14:textId="77777777" w:rsidR="001C49CD" w:rsidRDefault="001C49CD" w:rsidP="008A4179"/>
                    </w:txbxContent>
                  </v:textbox>
                </v:shape>
                <v:shape id="Zone de texte 106" o:spid="_x0000_s1050" type="#_x0000_t202" style="position:absolute;left:40147;top:40503;width:18307;height:25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W7acMA&#10;AADcAAAADwAAAGRycy9kb3ducmV2LnhtbERPS4vCMBC+C/6HMII3TVVcStcoUhBF1oOPi7exGduy&#10;zaQ2Ubv76zfCgrf5+J4zW7SmEg9qXGlZwWgYgSDOrC45V3A6rgYxCOeRNVaWScEPOVjMu50ZJto+&#10;eU+Pg89FCGGXoILC+zqR0mUFGXRDWxMH7mobgz7AJpe6wWcIN5UcR9GHNFhyaCiwprSg7PtwNwq2&#10;6WqH+8vYxL9Vuv66Luvb6TxVqt9rl58gPLX+Lf53b3SYP53A65lwgZ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W7acMAAADcAAAADwAAAAAAAAAAAAAAAACYAgAAZHJzL2Rv&#10;d25yZXYueG1sUEsFBgAAAAAEAAQA9QAAAIgDAAAAAA==&#10;" filled="f" stroked="f" strokeweight=".5pt">
                  <v:textbox>
                    <w:txbxContent>
                      <w:p w14:paraId="03105E2E" w14:textId="77777777" w:rsidR="001C49CD" w:rsidRPr="008A4179" w:rsidRDefault="001C49CD" w:rsidP="008A4179">
                        <w:pPr>
                          <w:pStyle w:val="NormalWeb"/>
                          <w:spacing w:before="0" w:beforeAutospacing="0" w:after="0" w:afterAutospacing="0"/>
                          <w:jc w:val="both"/>
                        </w:pPr>
                        <w:r w:rsidRPr="008A4179">
                          <w:rPr>
                            <w:rFonts w:ascii="Arial" w:eastAsia="Times New Roman" w:hAnsi="Arial"/>
                            <w:sz w:val="20"/>
                            <w:szCs w:val="20"/>
                          </w:rPr>
                          <w:t>Compilation options</w:t>
                        </w:r>
                      </w:p>
                    </w:txbxContent>
                  </v:textbox>
                </v:shape>
                <v:shape id="Carré corné 425" o:spid="_x0000_s1051" type="#_x0000_t65" style="position:absolute;left:1799;top:18209;width:2750;height:4236;rotation:18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IU5sMA&#10;AADcAAAADwAAAGRycy9kb3ducmV2LnhtbESPQYvCMBSE78L+h/CEvciarqgr1SgiK3iTquD1kTzb&#10;YvNSmth2//1GEDwOM/MNs9r0thItNb50rOB7nIAg1s6UnCu4nPdfCxA+IBusHJOCP/KwWX8MVpga&#10;13FG7SnkIkLYp6igCKFOpfS6IIt+7Gri6N1cYzFE2eTSNNhFuK3kJEnm0mLJcaHAmnYF6fvpYRVk&#10;en/Z/hx+deZux1GbdHw1/VWpz2G/XYII1Id3+NU+GAXTyQyeZ+IR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1IU5sMAAADcAAAADwAAAAAAAAAAAAAAAACYAgAAZHJzL2Rv&#10;d25yZXYueG1sUEsFBgAAAAAEAAQA9QAAAIgDAAAAAA==&#10;" adj="17662" fillcolor="gray [1616]" strokecolor="black [3040]">
                  <v:fill color2="#d9d9d9 [496]" rotate="t" angle="180" colors="0 #bcbcbc;22938f #d0d0d0;1 #ededed" focus="100%" type="gradient"/>
                  <v:shadow on="t" color="black" opacity="24903f" origin=",.5" offset="0,.55556mm"/>
                  <v:textbox inset="1mm,1mm,1mm,1mm">
                    <w:txbxContent>
                      <w:p w14:paraId="78D9CAEB" w14:textId="77777777" w:rsidR="001C49CD" w:rsidRDefault="001C49CD" w:rsidP="00064EA3">
                        <w:pPr>
                          <w:pStyle w:val="NormalWeb"/>
                          <w:spacing w:before="0" w:beforeAutospacing="0" w:after="0" w:afterAutospacing="0"/>
                          <w:jc w:val="center"/>
                        </w:pPr>
                        <w:r>
                          <w:rPr>
                            <w:rFonts w:ascii="Arial" w:eastAsia="Times New Roman" w:hAnsi="Arial"/>
                            <w:sz w:val="16"/>
                            <w:szCs w:val="16"/>
                            <w:lang w:val="fr-FR"/>
                          </w:rPr>
                          <w:t>*.C</w:t>
                        </w:r>
                        <w:r>
                          <w:rPr>
                            <w:rFonts w:ascii="Arial" w:eastAsia="Times New Roman" w:hAnsi="Arial"/>
                            <w:sz w:val="16"/>
                            <w:szCs w:val="16"/>
                            <w:lang w:val="fr-FR"/>
                          </w:rPr>
                          <w:br/>
                          <w:t>*.H</w:t>
                        </w:r>
                      </w:p>
                    </w:txbxContent>
                  </v:textbox>
                </v:shape>
                <v:shape id="Zone de texte 3" o:spid="_x0000_s1052" type="#_x0000_t202" style="position:absolute;left:4555;top:18875;width:10617;height:2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ssSMIA&#10;AADcAAAADwAAAGRycy9kb3ducmV2LnhtbESPzYrCMBSF98K8Q7jC7GxqR2ToGEsRHLpw4d8DXJpr&#10;W21uOk1G69sbQXB5OD8fZ5ENphVX6l1jWcE0ikEQl1Y3XCk4HtaTbxDOI2tsLZOCOznIlh+jBaba&#10;3nhH172vRBhhl6KC2vsuldKVNRl0ke2Ig3eyvUEfZF9J3eMtjJtWJnE8lwYbDoQaO1rVVF72/yZw&#10;i+1mm5zlXxETd3mTfP22U1bqczzkPyA8Df4dfrULrWCWzOF5Jhw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iyxIwgAAANwAAAAPAAAAAAAAAAAAAAAAAJgCAABkcnMvZG93&#10;bnJldi54bWxQSwUGAAAAAAQABAD1AAAAhwMAAAAA&#10;" filled="f" stroked="f" strokeweight=".5pt">
                  <v:textbox inset=",,0">
                    <w:txbxContent>
                      <w:p w14:paraId="07798826" w14:textId="77777777" w:rsidR="001C49CD" w:rsidRDefault="001C49CD" w:rsidP="00064EA3">
                        <w:pPr>
                          <w:pStyle w:val="NormalWeb"/>
                          <w:spacing w:before="0" w:beforeAutospacing="0" w:after="0" w:afterAutospacing="0"/>
                          <w:jc w:val="both"/>
                        </w:pPr>
                        <w:r>
                          <w:rPr>
                            <w:rFonts w:ascii="Arial" w:eastAsia="Times New Roman" w:hAnsi="Arial"/>
                            <w:sz w:val="20"/>
                            <w:szCs w:val="20"/>
                            <w:lang w:val="fr-FR"/>
                          </w:rPr>
                          <w:t>BFE_Interfaces</w:t>
                        </w:r>
                      </w:p>
                    </w:txbxContent>
                  </v:textbox>
                </v:shape>
                <w10:anchorlock/>
              </v:group>
            </w:pict>
          </mc:Fallback>
        </mc:AlternateContent>
      </w:r>
    </w:p>
    <w:p w14:paraId="57272C7C" w14:textId="77777777" w:rsidR="00DF0380" w:rsidRDefault="00DF0380" w:rsidP="006B59B2"/>
    <w:p w14:paraId="14E267D1" w14:textId="77777777" w:rsidR="006B59B2" w:rsidRDefault="006B59B2" w:rsidP="006B59B2">
      <w:pPr>
        <w:pStyle w:val="Heading2"/>
      </w:pPr>
      <w:bookmarkStart w:id="76" w:name="_Toc4980810"/>
      <w:bookmarkStart w:id="77" w:name="_Toc315252666"/>
      <w:bookmarkStart w:id="78" w:name="_Toc396742490"/>
      <w:r>
        <w:t>Context diagram</w:t>
      </w:r>
      <w:bookmarkEnd w:id="76"/>
      <w:bookmarkEnd w:id="77"/>
      <w:bookmarkEnd w:id="78"/>
    </w:p>
    <w:p w14:paraId="4CB57D70" w14:textId="77777777" w:rsidR="006B59B2" w:rsidRDefault="006B59B2" w:rsidP="006B59B2">
      <w:r>
        <w:t xml:space="preserve">This diagram describes the main flows between </w:t>
      </w:r>
      <w:r w:rsidR="00286ADA">
        <w:fldChar w:fldCharType="begin"/>
      </w:r>
      <w:r w:rsidR="00286ADA">
        <w:instrText xml:space="preserve"> SUBJECT  \* MERGEFORMAT </w:instrText>
      </w:r>
      <w:r w:rsidR="00286ADA">
        <w:fldChar w:fldCharType="separate"/>
      </w:r>
      <w:r w:rsidR="00834BB3">
        <w:t>BFE</w:t>
      </w:r>
      <w:r w:rsidR="00286ADA">
        <w:fldChar w:fldCharType="end"/>
      </w:r>
      <w:r>
        <w:t xml:space="preserve"> modules and other modules.</w:t>
      </w:r>
    </w:p>
    <w:p w14:paraId="699A1A96" w14:textId="77777777" w:rsidR="00C32F97" w:rsidRDefault="00C32F97" w:rsidP="006B59B2"/>
    <w:p w14:paraId="57FAD1B8" w14:textId="77777777" w:rsidR="00C32F97" w:rsidRDefault="00C32F97" w:rsidP="006B59B2">
      <w:r>
        <w:t xml:space="preserve">The main flows exchanged between BFE and other modules shall be defined at the software architecture level. See the Software architecture document </w:t>
      </w:r>
      <w:r w:rsidRPr="00C92192">
        <w:rPr>
          <w:b/>
        </w:rPr>
        <w:t>[A2]</w:t>
      </w:r>
      <w:r>
        <w:t xml:space="preserve"> to have a complete and up to date view.</w:t>
      </w:r>
    </w:p>
    <w:p w14:paraId="4C4C68E5" w14:textId="77777777" w:rsidR="00C32F97" w:rsidRDefault="00C32F97" w:rsidP="006B59B2"/>
    <w:p w14:paraId="2A60E5FF" w14:textId="77777777" w:rsidR="00C32F97" w:rsidRDefault="00C32F97" w:rsidP="006B59B2">
      <w:r>
        <w:t>The following diagram is just given as information</w:t>
      </w:r>
      <w:r w:rsidR="00871F8F">
        <w:t>:</w:t>
      </w:r>
    </w:p>
    <w:p w14:paraId="62642214" w14:textId="77777777" w:rsidR="00A10EAB" w:rsidRDefault="00A10EAB" w:rsidP="006B59B2"/>
    <w:p w14:paraId="367C4D2E" w14:textId="77777777" w:rsidR="00A10EAB" w:rsidRDefault="00A10EAB" w:rsidP="006B59B2">
      <w:r>
        <w:rPr>
          <w:noProof/>
          <w:lang w:val="fr-FR" w:eastAsia="fr-FR"/>
        </w:rPr>
        <mc:AlternateContent>
          <mc:Choice Requires="wpc">
            <w:drawing>
              <wp:inline distT="0" distB="0" distL="0" distR="0" wp14:anchorId="6EA58DF2" wp14:editId="6043601E">
                <wp:extent cx="6271404" cy="4537495"/>
                <wp:effectExtent l="0" t="38100" r="53340" b="0"/>
                <wp:docPr id="78" name="Zone de dessin 7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9" name="Rectangle 79"/>
                        <wps:cNvSpPr/>
                        <wps:spPr>
                          <a:xfrm>
                            <a:off x="1422811" y="696774"/>
                            <a:ext cx="3908042" cy="3552907"/>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3D55A0C8" w14:textId="77777777" w:rsidR="001C49CD" w:rsidRPr="00C34FBE" w:rsidRDefault="001C49CD" w:rsidP="00285C1D">
                              <w:pPr>
                                <w:jc w:val="center"/>
                                <w:rPr>
                                  <w:b/>
                                </w:rPr>
                              </w:pPr>
                              <w:r w:rsidRPr="00C34FBE">
                                <w:rPr>
                                  <w:b/>
                                </w:rPr>
                                <w:t>BFE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 name="Légende à une bordure 3 109"/>
                        <wps:cNvSpPr/>
                        <wps:spPr>
                          <a:xfrm>
                            <a:off x="5460878" y="4188351"/>
                            <a:ext cx="801370" cy="259715"/>
                          </a:xfrm>
                          <a:prstGeom prst="accentCallout3">
                            <a:avLst>
                              <a:gd name="adj1" fmla="val 88323"/>
                              <a:gd name="adj2" fmla="val -8363"/>
                              <a:gd name="adj3" fmla="val 88927"/>
                              <a:gd name="adj4" fmla="val -16262"/>
                              <a:gd name="adj5" fmla="val 3413"/>
                              <a:gd name="adj6" fmla="val -16711"/>
                              <a:gd name="adj7" fmla="val -97537"/>
                              <a:gd name="adj8" fmla="val -63200"/>
                            </a:avLst>
                          </a:prstGeom>
                          <a:ln>
                            <a:solidFill>
                              <a:schemeClr val="tx2">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16260D70" w14:textId="77777777" w:rsidR="001C49CD" w:rsidRDefault="001C49CD" w:rsidP="00963F04">
                              <w:pPr>
                                <w:pStyle w:val="NormalWeb"/>
                                <w:spacing w:before="0" w:beforeAutospacing="0" w:after="0" w:afterAutospacing="0"/>
                                <w:jc w:val="center"/>
                              </w:pPr>
                              <w:r>
                                <w:rPr>
                                  <w:rFonts w:ascii="Arial" w:eastAsia="Times New Roman" w:hAnsi="Arial"/>
                                  <w:sz w:val="20"/>
                                  <w:szCs w:val="20"/>
                                  <w:lang w:val="fr-FR"/>
                                </w:rPr>
                                <w:t>400 µs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Rectangle à coins arrondis 80"/>
                        <wps:cNvSpPr/>
                        <wps:spPr>
                          <a:xfrm>
                            <a:off x="3424364" y="3651885"/>
                            <a:ext cx="1613264" cy="267936"/>
                          </a:xfrm>
                          <a:prstGeom prst="roundRect">
                            <a:avLst>
                              <a:gd name="adj" fmla="val 23077"/>
                            </a:avLst>
                          </a:prstGeom>
                        </wps:spPr>
                        <wps:style>
                          <a:lnRef idx="1">
                            <a:schemeClr val="accent3"/>
                          </a:lnRef>
                          <a:fillRef idx="2">
                            <a:schemeClr val="accent3"/>
                          </a:fillRef>
                          <a:effectRef idx="1">
                            <a:schemeClr val="accent3"/>
                          </a:effectRef>
                          <a:fontRef idx="minor">
                            <a:schemeClr val="dk1"/>
                          </a:fontRef>
                        </wps:style>
                        <wps:txbx>
                          <w:txbxContent>
                            <w:p w14:paraId="05FD632A" w14:textId="77777777" w:rsidR="001C49CD" w:rsidRPr="0078649D" w:rsidRDefault="001C49CD" w:rsidP="00285C1D">
                              <w:pPr>
                                <w:jc w:val="center"/>
                                <w:rPr>
                                  <w:sz w:val="18"/>
                                  <w:szCs w:val="18"/>
                                </w:rPr>
                              </w:pPr>
                              <w:r w:rsidRPr="0078649D">
                                <w:rPr>
                                  <w:sz w:val="18"/>
                                  <w:szCs w:val="18"/>
                                </w:rPr>
                                <w:t>Execute High Power steps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3" name="Rectangle à coins arrondis 83"/>
                        <wps:cNvSpPr/>
                        <wps:spPr>
                          <a:xfrm>
                            <a:off x="3424728" y="3022600"/>
                            <a:ext cx="1612900" cy="267335"/>
                          </a:xfrm>
                          <a:prstGeom prst="roundRect">
                            <a:avLst>
                              <a:gd name="adj" fmla="val 23077"/>
                            </a:avLst>
                          </a:prstGeom>
                        </wps:spPr>
                        <wps:style>
                          <a:lnRef idx="1">
                            <a:schemeClr val="accent3"/>
                          </a:lnRef>
                          <a:fillRef idx="2">
                            <a:schemeClr val="accent3"/>
                          </a:fillRef>
                          <a:effectRef idx="1">
                            <a:schemeClr val="accent3"/>
                          </a:effectRef>
                          <a:fontRef idx="minor">
                            <a:schemeClr val="dk1"/>
                          </a:fontRef>
                        </wps:style>
                        <wps:txbx>
                          <w:txbxContent>
                            <w:p w14:paraId="645FEF64" w14:textId="77777777" w:rsidR="001C49CD" w:rsidRDefault="001C49CD" w:rsidP="00F63FEF">
                              <w:pPr>
                                <w:pStyle w:val="NormalWeb"/>
                                <w:spacing w:before="0" w:beforeAutospacing="0" w:after="0" w:afterAutospacing="0"/>
                                <w:jc w:val="center"/>
                              </w:pPr>
                              <w:r>
                                <w:rPr>
                                  <w:rFonts w:ascii="Arial" w:eastAsia="Times New Roman" w:hAnsi="Arial"/>
                                  <w:sz w:val="18"/>
                                  <w:szCs w:val="18"/>
                                </w:rPr>
                                <w:t>Execute Standards steps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4" name="Rectangle 84"/>
                        <wps:cNvSpPr/>
                        <wps:spPr>
                          <a:xfrm>
                            <a:off x="112123" y="2957336"/>
                            <a:ext cx="914287" cy="1290794"/>
                          </a:xfrm>
                          <a:custGeom>
                            <a:avLst/>
                            <a:gdLst>
                              <a:gd name="connsiteX0" fmla="*/ 0 w 914209"/>
                              <a:gd name="connsiteY0" fmla="*/ 0 h 1956247"/>
                              <a:gd name="connsiteX1" fmla="*/ 914209 w 914209"/>
                              <a:gd name="connsiteY1" fmla="*/ 0 h 1956247"/>
                              <a:gd name="connsiteX2" fmla="*/ 914209 w 914209"/>
                              <a:gd name="connsiteY2" fmla="*/ 1956247 h 1956247"/>
                              <a:gd name="connsiteX3" fmla="*/ 0 w 914209"/>
                              <a:gd name="connsiteY3" fmla="*/ 1956247 h 1956247"/>
                              <a:gd name="connsiteX4" fmla="*/ 0 w 914209"/>
                              <a:gd name="connsiteY4" fmla="*/ 0 h 1956247"/>
                              <a:gd name="connsiteX0" fmla="*/ 0 w 957539"/>
                              <a:gd name="connsiteY0" fmla="*/ 0 h 1956247"/>
                              <a:gd name="connsiteX1" fmla="*/ 914209 w 957539"/>
                              <a:gd name="connsiteY1" fmla="*/ 0 h 1956247"/>
                              <a:gd name="connsiteX2" fmla="*/ 957539 w 957539"/>
                              <a:gd name="connsiteY2" fmla="*/ 1639665 h 1956247"/>
                              <a:gd name="connsiteX3" fmla="*/ 914209 w 957539"/>
                              <a:gd name="connsiteY3" fmla="*/ 1956247 h 1956247"/>
                              <a:gd name="connsiteX4" fmla="*/ 0 w 957539"/>
                              <a:gd name="connsiteY4" fmla="*/ 1956247 h 1956247"/>
                              <a:gd name="connsiteX5" fmla="*/ 0 w 957539"/>
                              <a:gd name="connsiteY5" fmla="*/ 0 h 1956247"/>
                              <a:gd name="connsiteX0" fmla="*/ 0 w 914209"/>
                              <a:gd name="connsiteY0" fmla="*/ 0 h 1956247"/>
                              <a:gd name="connsiteX1" fmla="*/ 914209 w 914209"/>
                              <a:gd name="connsiteY1" fmla="*/ 0 h 1956247"/>
                              <a:gd name="connsiteX2" fmla="*/ 905780 w 914209"/>
                              <a:gd name="connsiteY2" fmla="*/ 1639665 h 1956247"/>
                              <a:gd name="connsiteX3" fmla="*/ 914209 w 914209"/>
                              <a:gd name="connsiteY3" fmla="*/ 1956247 h 1956247"/>
                              <a:gd name="connsiteX4" fmla="*/ 0 w 914209"/>
                              <a:gd name="connsiteY4" fmla="*/ 1956247 h 1956247"/>
                              <a:gd name="connsiteX5" fmla="*/ 0 w 914209"/>
                              <a:gd name="connsiteY5" fmla="*/ 0 h 1956247"/>
                              <a:gd name="connsiteX0" fmla="*/ 0 w 914228"/>
                              <a:gd name="connsiteY0" fmla="*/ 0 h 1956247"/>
                              <a:gd name="connsiteX1" fmla="*/ 914209 w 914228"/>
                              <a:gd name="connsiteY1" fmla="*/ 0 h 1956247"/>
                              <a:gd name="connsiteX2" fmla="*/ 914209 w 914228"/>
                              <a:gd name="connsiteY2" fmla="*/ 1639665 h 1956247"/>
                              <a:gd name="connsiteX3" fmla="*/ 914209 w 914228"/>
                              <a:gd name="connsiteY3" fmla="*/ 1956247 h 1956247"/>
                              <a:gd name="connsiteX4" fmla="*/ 0 w 914228"/>
                              <a:gd name="connsiteY4" fmla="*/ 1956247 h 1956247"/>
                              <a:gd name="connsiteX5" fmla="*/ 0 w 914228"/>
                              <a:gd name="connsiteY5" fmla="*/ 0 h 195624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914228" h="1956247">
                                <a:moveTo>
                                  <a:pt x="0" y="0"/>
                                </a:moveTo>
                                <a:lnTo>
                                  <a:pt x="914209" y="0"/>
                                </a:lnTo>
                                <a:cubicBezTo>
                                  <a:pt x="914275" y="538022"/>
                                  <a:pt x="914143" y="1101643"/>
                                  <a:pt x="914209" y="1639665"/>
                                </a:cubicBezTo>
                                <a:lnTo>
                                  <a:pt x="914209" y="1956247"/>
                                </a:lnTo>
                                <a:lnTo>
                                  <a:pt x="0" y="1956247"/>
                                </a:lnTo>
                                <a:lnTo>
                                  <a:pt x="0" y="0"/>
                                </a:lnTo>
                                <a:close/>
                              </a:path>
                            </a:pathLst>
                          </a:custGeom>
                        </wps:spPr>
                        <wps:style>
                          <a:lnRef idx="1">
                            <a:schemeClr val="accent5"/>
                          </a:lnRef>
                          <a:fillRef idx="2">
                            <a:schemeClr val="accent5"/>
                          </a:fillRef>
                          <a:effectRef idx="1">
                            <a:schemeClr val="accent5"/>
                          </a:effectRef>
                          <a:fontRef idx="minor">
                            <a:schemeClr val="dk1"/>
                          </a:fontRef>
                        </wps:style>
                        <wps:txbx>
                          <w:txbxContent>
                            <w:p w14:paraId="0D5A1E86" w14:textId="77777777" w:rsidR="001C49CD" w:rsidRPr="00F63FEF" w:rsidRDefault="001C49CD" w:rsidP="00F63FEF">
                              <w:pPr>
                                <w:jc w:val="center"/>
                                <w:rPr>
                                  <w:lang w:val="fr-FR"/>
                                </w:rPr>
                              </w:pPr>
                              <w:r>
                                <w:rPr>
                                  <w:lang w:val="fr-FR"/>
                                </w:rPr>
                                <w:t>ADC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 name="Zone de texte 87"/>
                        <wps:cNvSpPr txBox="1"/>
                        <wps:spPr>
                          <a:xfrm>
                            <a:off x="112116" y="3466517"/>
                            <a:ext cx="914228" cy="782279"/>
                          </a:xfrm>
                          <a:custGeom>
                            <a:avLst/>
                            <a:gdLst>
                              <a:gd name="connsiteX0" fmla="*/ 0 w 914169"/>
                              <a:gd name="connsiteY0" fmla="*/ 0 h 782235"/>
                              <a:gd name="connsiteX1" fmla="*/ 914169 w 914169"/>
                              <a:gd name="connsiteY1" fmla="*/ 0 h 782235"/>
                              <a:gd name="connsiteX2" fmla="*/ 914169 w 914169"/>
                              <a:gd name="connsiteY2" fmla="*/ 782235 h 782235"/>
                              <a:gd name="connsiteX3" fmla="*/ 0 w 914169"/>
                              <a:gd name="connsiteY3" fmla="*/ 782235 h 782235"/>
                              <a:gd name="connsiteX4" fmla="*/ 0 w 914169"/>
                              <a:gd name="connsiteY4" fmla="*/ 0 h 782235"/>
                              <a:gd name="connsiteX0" fmla="*/ 0 w 914169"/>
                              <a:gd name="connsiteY0" fmla="*/ 0 h 782235"/>
                              <a:gd name="connsiteX1" fmla="*/ 914169 w 914169"/>
                              <a:gd name="connsiteY1" fmla="*/ 0 h 782235"/>
                              <a:gd name="connsiteX2" fmla="*/ 913057 w 914169"/>
                              <a:gd name="connsiteY2" fmla="*/ 197876 h 782235"/>
                              <a:gd name="connsiteX3" fmla="*/ 914169 w 914169"/>
                              <a:gd name="connsiteY3" fmla="*/ 782235 h 782235"/>
                              <a:gd name="connsiteX4" fmla="*/ 0 w 914169"/>
                              <a:gd name="connsiteY4" fmla="*/ 782235 h 782235"/>
                              <a:gd name="connsiteX5" fmla="*/ 0 w 914169"/>
                              <a:gd name="connsiteY5" fmla="*/ 0 h 7822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914169" h="782235">
                                <a:moveTo>
                                  <a:pt x="0" y="0"/>
                                </a:moveTo>
                                <a:lnTo>
                                  <a:pt x="914169" y="0"/>
                                </a:lnTo>
                                <a:cubicBezTo>
                                  <a:pt x="911382" y="72384"/>
                                  <a:pt x="915844" y="125492"/>
                                  <a:pt x="913057" y="197876"/>
                                </a:cubicBezTo>
                                <a:cubicBezTo>
                                  <a:pt x="913428" y="392662"/>
                                  <a:pt x="913798" y="587449"/>
                                  <a:pt x="914169" y="782235"/>
                                </a:cubicBezTo>
                                <a:lnTo>
                                  <a:pt x="0" y="782235"/>
                                </a:lnTo>
                                <a:lnTo>
                                  <a:pt x="0" y="0"/>
                                </a:lnTo>
                                <a:close/>
                              </a:path>
                            </a:pathLst>
                          </a:cu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3F52EF" w14:textId="77777777" w:rsidR="001C49CD" w:rsidRPr="00F63FEF" w:rsidRDefault="001C49CD">
                              <w:pPr>
                                <w:rPr>
                                  <w:sz w:val="16"/>
                                  <w:szCs w:val="16"/>
                                </w:rPr>
                              </w:pPr>
                              <w:r w:rsidRPr="00F63FEF">
                                <w:rPr>
                                  <w:sz w:val="16"/>
                                  <w:szCs w:val="16"/>
                                </w:rPr>
                                <w:t>Motor current</w:t>
                              </w:r>
                            </w:p>
                            <w:p w14:paraId="075D73FE" w14:textId="77777777" w:rsidR="001C49CD" w:rsidRPr="00F63FEF" w:rsidRDefault="001C49CD">
                              <w:pPr>
                                <w:rPr>
                                  <w:sz w:val="16"/>
                                  <w:szCs w:val="16"/>
                                </w:rPr>
                              </w:pPr>
                              <w:r w:rsidRPr="00F63FEF">
                                <w:rPr>
                                  <w:sz w:val="16"/>
                                  <w:szCs w:val="16"/>
                                </w:rPr>
                                <w:t>Battery current</w:t>
                              </w:r>
                            </w:p>
                            <w:p w14:paraId="27379098" w14:textId="77777777" w:rsidR="001C49CD" w:rsidRDefault="001C49CD">
                              <w:pPr>
                                <w:rPr>
                                  <w:sz w:val="16"/>
                                  <w:szCs w:val="16"/>
                                </w:rPr>
                              </w:pPr>
                              <w:r w:rsidRPr="00F63FEF">
                                <w:rPr>
                                  <w:sz w:val="16"/>
                                  <w:szCs w:val="16"/>
                                </w:rPr>
                                <w:t>Battery voltage</w:t>
                              </w:r>
                            </w:p>
                            <w:p w14:paraId="19B2EF56" w14:textId="77777777" w:rsidR="001C49CD" w:rsidRPr="00F63FEF" w:rsidRDefault="001C49CD">
                              <w:pPr>
                                <w:rPr>
                                  <w:sz w:val="16"/>
                                  <w:szCs w:val="16"/>
                                </w:rPr>
                              </w:pPr>
                              <w:r>
                                <w:rPr>
                                  <w:sz w:val="16"/>
                                  <w:szCs w:val="16"/>
                                </w:rPr>
                                <w:t>Temperature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 name="Rectangle 84"/>
                        <wps:cNvSpPr/>
                        <wps:spPr>
                          <a:xfrm>
                            <a:off x="111486" y="1834846"/>
                            <a:ext cx="913765" cy="1010379"/>
                          </a:xfrm>
                          <a:custGeom>
                            <a:avLst/>
                            <a:gdLst>
                              <a:gd name="connsiteX0" fmla="*/ 0 w 914209"/>
                              <a:gd name="connsiteY0" fmla="*/ 0 h 1956247"/>
                              <a:gd name="connsiteX1" fmla="*/ 914209 w 914209"/>
                              <a:gd name="connsiteY1" fmla="*/ 0 h 1956247"/>
                              <a:gd name="connsiteX2" fmla="*/ 914209 w 914209"/>
                              <a:gd name="connsiteY2" fmla="*/ 1956247 h 1956247"/>
                              <a:gd name="connsiteX3" fmla="*/ 0 w 914209"/>
                              <a:gd name="connsiteY3" fmla="*/ 1956247 h 1956247"/>
                              <a:gd name="connsiteX4" fmla="*/ 0 w 914209"/>
                              <a:gd name="connsiteY4" fmla="*/ 0 h 1956247"/>
                              <a:gd name="connsiteX0" fmla="*/ 0 w 957539"/>
                              <a:gd name="connsiteY0" fmla="*/ 0 h 1956247"/>
                              <a:gd name="connsiteX1" fmla="*/ 914209 w 957539"/>
                              <a:gd name="connsiteY1" fmla="*/ 0 h 1956247"/>
                              <a:gd name="connsiteX2" fmla="*/ 957539 w 957539"/>
                              <a:gd name="connsiteY2" fmla="*/ 1639665 h 1956247"/>
                              <a:gd name="connsiteX3" fmla="*/ 914209 w 957539"/>
                              <a:gd name="connsiteY3" fmla="*/ 1956247 h 1956247"/>
                              <a:gd name="connsiteX4" fmla="*/ 0 w 957539"/>
                              <a:gd name="connsiteY4" fmla="*/ 1956247 h 1956247"/>
                              <a:gd name="connsiteX5" fmla="*/ 0 w 957539"/>
                              <a:gd name="connsiteY5" fmla="*/ 0 h 1956247"/>
                              <a:gd name="connsiteX0" fmla="*/ 0 w 914209"/>
                              <a:gd name="connsiteY0" fmla="*/ 0 h 1956247"/>
                              <a:gd name="connsiteX1" fmla="*/ 914209 w 914209"/>
                              <a:gd name="connsiteY1" fmla="*/ 0 h 1956247"/>
                              <a:gd name="connsiteX2" fmla="*/ 905780 w 914209"/>
                              <a:gd name="connsiteY2" fmla="*/ 1639665 h 1956247"/>
                              <a:gd name="connsiteX3" fmla="*/ 914209 w 914209"/>
                              <a:gd name="connsiteY3" fmla="*/ 1956247 h 1956247"/>
                              <a:gd name="connsiteX4" fmla="*/ 0 w 914209"/>
                              <a:gd name="connsiteY4" fmla="*/ 1956247 h 1956247"/>
                              <a:gd name="connsiteX5" fmla="*/ 0 w 914209"/>
                              <a:gd name="connsiteY5" fmla="*/ 0 h 1956247"/>
                              <a:gd name="connsiteX0" fmla="*/ 0 w 914228"/>
                              <a:gd name="connsiteY0" fmla="*/ 0 h 1956247"/>
                              <a:gd name="connsiteX1" fmla="*/ 914209 w 914228"/>
                              <a:gd name="connsiteY1" fmla="*/ 0 h 1956247"/>
                              <a:gd name="connsiteX2" fmla="*/ 914209 w 914228"/>
                              <a:gd name="connsiteY2" fmla="*/ 1639665 h 1956247"/>
                              <a:gd name="connsiteX3" fmla="*/ 914209 w 914228"/>
                              <a:gd name="connsiteY3" fmla="*/ 1956247 h 1956247"/>
                              <a:gd name="connsiteX4" fmla="*/ 0 w 914228"/>
                              <a:gd name="connsiteY4" fmla="*/ 1956247 h 1956247"/>
                              <a:gd name="connsiteX5" fmla="*/ 0 w 914228"/>
                              <a:gd name="connsiteY5" fmla="*/ 0 h 195624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914228" h="1956247">
                                <a:moveTo>
                                  <a:pt x="0" y="0"/>
                                </a:moveTo>
                                <a:lnTo>
                                  <a:pt x="914209" y="0"/>
                                </a:lnTo>
                                <a:cubicBezTo>
                                  <a:pt x="914275" y="538022"/>
                                  <a:pt x="914143" y="1101643"/>
                                  <a:pt x="914209" y="1639665"/>
                                </a:cubicBezTo>
                                <a:lnTo>
                                  <a:pt x="914209" y="1956247"/>
                                </a:lnTo>
                                <a:lnTo>
                                  <a:pt x="0" y="1956247"/>
                                </a:lnTo>
                                <a:lnTo>
                                  <a:pt x="0" y="0"/>
                                </a:lnTo>
                                <a:close/>
                              </a:path>
                            </a:pathLst>
                          </a:custGeom>
                        </wps:spPr>
                        <wps:style>
                          <a:lnRef idx="1">
                            <a:schemeClr val="accent6"/>
                          </a:lnRef>
                          <a:fillRef idx="2">
                            <a:schemeClr val="accent6"/>
                          </a:fillRef>
                          <a:effectRef idx="1">
                            <a:schemeClr val="accent6"/>
                          </a:effectRef>
                          <a:fontRef idx="minor">
                            <a:schemeClr val="dk1"/>
                          </a:fontRef>
                        </wps:style>
                        <wps:txbx>
                          <w:txbxContent>
                            <w:p w14:paraId="5C29612A" w14:textId="0F189E7D" w:rsidR="001C49CD" w:rsidRDefault="001C49CD" w:rsidP="002045E8">
                              <w:pPr>
                                <w:pStyle w:val="NormalWeb"/>
                                <w:spacing w:before="0" w:beforeAutospacing="0" w:after="0" w:afterAutospacing="0"/>
                                <w:jc w:val="center"/>
                              </w:pPr>
                              <w:r>
                                <w:rPr>
                                  <w:rFonts w:ascii="Arial" w:eastAsia="Times New Roman" w:hAnsi="Arial"/>
                                  <w:sz w:val="20"/>
                                  <w:szCs w:val="20"/>
                                  <w:lang w:val="fr-FR"/>
                                </w:rPr>
                                <w:t>B</w:t>
                              </w:r>
                              <w:ins w:id="79" w:author="Sabine Flechelle" w:date="2014-12-09T14:35:00Z">
                                <w:r>
                                  <w:rPr>
                                    <w:rFonts w:ascii="Arial" w:eastAsia="Times New Roman" w:hAnsi="Arial"/>
                                    <w:sz w:val="20"/>
                                    <w:szCs w:val="20"/>
                                    <w:lang w:val="fr-FR"/>
                                  </w:rPr>
                                  <w:t>MM</w:t>
                                </w:r>
                              </w:ins>
                              <w:del w:id="80" w:author="Sabine Flechelle" w:date="2014-12-09T14:35:00Z">
                                <w:r w:rsidDel="008C20EF">
                                  <w:rPr>
                                    <w:rFonts w:ascii="Arial" w:eastAsia="Times New Roman" w:hAnsi="Arial"/>
                                    <w:sz w:val="20"/>
                                    <w:szCs w:val="20"/>
                                    <w:lang w:val="fr-FR"/>
                                  </w:rPr>
                                  <w:delText>DS</w:delText>
                                </w:r>
                              </w:del>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Zone de texte 87"/>
                        <wps:cNvSpPr txBox="1"/>
                        <wps:spPr>
                          <a:xfrm>
                            <a:off x="111486" y="2343452"/>
                            <a:ext cx="913765" cy="5019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54D6ED" w14:textId="77777777" w:rsidR="001C49CD" w:rsidRDefault="001C49CD" w:rsidP="002045E8">
                              <w:pPr>
                                <w:pStyle w:val="NormalWeb"/>
                                <w:spacing w:before="0" w:beforeAutospacing="0" w:after="0" w:afterAutospacing="0"/>
                                <w:jc w:val="both"/>
                              </w:pPr>
                              <w:r>
                                <w:rPr>
                                  <w:rFonts w:ascii="Arial" w:eastAsia="Times New Roman" w:hAnsi="Arial"/>
                                  <w:sz w:val="16"/>
                                  <w:szCs w:val="16"/>
                                </w:rPr>
                                <w:t>Belt pay out</w:t>
                              </w:r>
                            </w:p>
                            <w:p w14:paraId="38C5ED42" w14:textId="77777777" w:rsidR="001C49CD" w:rsidRDefault="001C49CD" w:rsidP="002045E8">
                              <w:pPr>
                                <w:pStyle w:val="NormalWeb"/>
                                <w:spacing w:before="0" w:beforeAutospacing="0" w:after="0" w:afterAutospacing="0"/>
                                <w:jc w:val="both"/>
                              </w:pPr>
                              <w:r>
                                <w:rPr>
                                  <w:rFonts w:ascii="Arial" w:eastAsia="Times New Roman" w:hAnsi="Arial"/>
                                  <w:sz w:val="16"/>
                                  <w:szCs w:val="16"/>
                                </w:rPr>
                                <w:t>Belt speed</w:t>
                              </w:r>
                            </w:p>
                            <w:p w14:paraId="1C2BC86F" w14:textId="77777777" w:rsidR="001C49CD" w:rsidRDefault="001C49CD" w:rsidP="002045E8">
                              <w:pPr>
                                <w:pStyle w:val="NormalWeb"/>
                                <w:spacing w:before="0" w:beforeAutospacing="0" w:after="0" w:afterAutospacing="0"/>
                                <w:jc w:val="both"/>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3" name="Rectangle 84"/>
                        <wps:cNvSpPr/>
                        <wps:spPr>
                          <a:xfrm>
                            <a:off x="112118" y="1072681"/>
                            <a:ext cx="913130" cy="634314"/>
                          </a:xfrm>
                          <a:custGeom>
                            <a:avLst/>
                            <a:gdLst>
                              <a:gd name="connsiteX0" fmla="*/ 0 w 914209"/>
                              <a:gd name="connsiteY0" fmla="*/ 0 h 1956247"/>
                              <a:gd name="connsiteX1" fmla="*/ 914209 w 914209"/>
                              <a:gd name="connsiteY1" fmla="*/ 0 h 1956247"/>
                              <a:gd name="connsiteX2" fmla="*/ 914209 w 914209"/>
                              <a:gd name="connsiteY2" fmla="*/ 1956247 h 1956247"/>
                              <a:gd name="connsiteX3" fmla="*/ 0 w 914209"/>
                              <a:gd name="connsiteY3" fmla="*/ 1956247 h 1956247"/>
                              <a:gd name="connsiteX4" fmla="*/ 0 w 914209"/>
                              <a:gd name="connsiteY4" fmla="*/ 0 h 1956247"/>
                              <a:gd name="connsiteX0" fmla="*/ 0 w 957539"/>
                              <a:gd name="connsiteY0" fmla="*/ 0 h 1956247"/>
                              <a:gd name="connsiteX1" fmla="*/ 914209 w 957539"/>
                              <a:gd name="connsiteY1" fmla="*/ 0 h 1956247"/>
                              <a:gd name="connsiteX2" fmla="*/ 957539 w 957539"/>
                              <a:gd name="connsiteY2" fmla="*/ 1639665 h 1956247"/>
                              <a:gd name="connsiteX3" fmla="*/ 914209 w 957539"/>
                              <a:gd name="connsiteY3" fmla="*/ 1956247 h 1956247"/>
                              <a:gd name="connsiteX4" fmla="*/ 0 w 957539"/>
                              <a:gd name="connsiteY4" fmla="*/ 1956247 h 1956247"/>
                              <a:gd name="connsiteX5" fmla="*/ 0 w 957539"/>
                              <a:gd name="connsiteY5" fmla="*/ 0 h 1956247"/>
                              <a:gd name="connsiteX0" fmla="*/ 0 w 914209"/>
                              <a:gd name="connsiteY0" fmla="*/ 0 h 1956247"/>
                              <a:gd name="connsiteX1" fmla="*/ 914209 w 914209"/>
                              <a:gd name="connsiteY1" fmla="*/ 0 h 1956247"/>
                              <a:gd name="connsiteX2" fmla="*/ 905780 w 914209"/>
                              <a:gd name="connsiteY2" fmla="*/ 1639665 h 1956247"/>
                              <a:gd name="connsiteX3" fmla="*/ 914209 w 914209"/>
                              <a:gd name="connsiteY3" fmla="*/ 1956247 h 1956247"/>
                              <a:gd name="connsiteX4" fmla="*/ 0 w 914209"/>
                              <a:gd name="connsiteY4" fmla="*/ 1956247 h 1956247"/>
                              <a:gd name="connsiteX5" fmla="*/ 0 w 914209"/>
                              <a:gd name="connsiteY5" fmla="*/ 0 h 1956247"/>
                              <a:gd name="connsiteX0" fmla="*/ 0 w 914228"/>
                              <a:gd name="connsiteY0" fmla="*/ 0 h 1956247"/>
                              <a:gd name="connsiteX1" fmla="*/ 914209 w 914228"/>
                              <a:gd name="connsiteY1" fmla="*/ 0 h 1956247"/>
                              <a:gd name="connsiteX2" fmla="*/ 914209 w 914228"/>
                              <a:gd name="connsiteY2" fmla="*/ 1639665 h 1956247"/>
                              <a:gd name="connsiteX3" fmla="*/ 914209 w 914228"/>
                              <a:gd name="connsiteY3" fmla="*/ 1956247 h 1956247"/>
                              <a:gd name="connsiteX4" fmla="*/ 0 w 914228"/>
                              <a:gd name="connsiteY4" fmla="*/ 1956247 h 1956247"/>
                              <a:gd name="connsiteX5" fmla="*/ 0 w 914228"/>
                              <a:gd name="connsiteY5" fmla="*/ 0 h 195624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914228" h="1956247">
                                <a:moveTo>
                                  <a:pt x="0" y="0"/>
                                </a:moveTo>
                                <a:lnTo>
                                  <a:pt x="914209" y="0"/>
                                </a:lnTo>
                                <a:cubicBezTo>
                                  <a:pt x="914275" y="538022"/>
                                  <a:pt x="914143" y="1101643"/>
                                  <a:pt x="914209" y="1639665"/>
                                </a:cubicBezTo>
                                <a:lnTo>
                                  <a:pt x="914209" y="1956247"/>
                                </a:lnTo>
                                <a:lnTo>
                                  <a:pt x="0" y="1956247"/>
                                </a:lnTo>
                                <a:lnTo>
                                  <a:pt x="0" y="0"/>
                                </a:lnTo>
                                <a:close/>
                              </a:path>
                            </a:pathLst>
                          </a:custGeom>
                        </wps:spPr>
                        <wps:style>
                          <a:lnRef idx="1">
                            <a:schemeClr val="accent4"/>
                          </a:lnRef>
                          <a:fillRef idx="2">
                            <a:schemeClr val="accent4"/>
                          </a:fillRef>
                          <a:effectRef idx="1">
                            <a:schemeClr val="accent4"/>
                          </a:effectRef>
                          <a:fontRef idx="minor">
                            <a:schemeClr val="dk1"/>
                          </a:fontRef>
                        </wps:style>
                        <wps:txbx>
                          <w:txbxContent>
                            <w:p w14:paraId="77F818F6" w14:textId="77777777" w:rsidR="001C49CD" w:rsidRDefault="001C49CD" w:rsidP="00040146">
                              <w:pPr>
                                <w:pStyle w:val="NormalWeb"/>
                                <w:spacing w:before="0" w:beforeAutospacing="0" w:after="0" w:afterAutospacing="0"/>
                                <w:jc w:val="center"/>
                              </w:pPr>
                              <w:r>
                                <w:rPr>
                                  <w:rFonts w:ascii="Arial" w:eastAsia="Times New Roman" w:hAnsi="Arial"/>
                                  <w:sz w:val="20"/>
                                  <w:szCs w:val="20"/>
                                  <w:lang w:val="fr-FR"/>
                                </w:rPr>
                                <w:t>VAL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Zone de texte 87"/>
                        <wps:cNvSpPr txBox="1"/>
                        <wps:spPr>
                          <a:xfrm>
                            <a:off x="112118" y="1326046"/>
                            <a:ext cx="913130" cy="380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8B3F7B" w14:textId="77777777" w:rsidR="001C49CD" w:rsidRPr="00040146" w:rsidRDefault="001C49CD" w:rsidP="00040146">
                              <w:pPr>
                                <w:pStyle w:val="NormalWeb"/>
                                <w:spacing w:before="0" w:beforeAutospacing="0" w:after="0" w:afterAutospacing="0"/>
                                <w:jc w:val="both"/>
                                <w:rPr>
                                  <w:lang w:val="fr-FR"/>
                                </w:rPr>
                              </w:pPr>
                              <w:r>
                                <w:rPr>
                                  <w:rFonts w:ascii="Arial" w:eastAsia="Times New Roman" w:hAnsi="Arial"/>
                                  <w:sz w:val="16"/>
                                  <w:szCs w:val="16"/>
                                  <w:lang w:val="fr-FR"/>
                                </w:rPr>
                                <w:t>End of presafe situation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Légende à une bordure 3 107"/>
                        <wps:cNvSpPr/>
                        <wps:spPr>
                          <a:xfrm>
                            <a:off x="5460243" y="2776220"/>
                            <a:ext cx="802005" cy="260350"/>
                          </a:xfrm>
                          <a:prstGeom prst="accentCallout3">
                            <a:avLst>
                              <a:gd name="adj1" fmla="val 18750"/>
                              <a:gd name="adj2" fmla="val -8333"/>
                              <a:gd name="adj3" fmla="val 18750"/>
                              <a:gd name="adj4" fmla="val -16667"/>
                              <a:gd name="adj5" fmla="val 100000"/>
                              <a:gd name="adj6" fmla="val -16667"/>
                              <a:gd name="adj7" fmla="val 100579"/>
                              <a:gd name="adj8" fmla="val -55840"/>
                            </a:avLst>
                          </a:prstGeom>
                          <a:ln>
                            <a:solidFill>
                              <a:schemeClr val="tx2">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61A9B500" w14:textId="77777777" w:rsidR="001C49CD" w:rsidRDefault="001C49CD" w:rsidP="00963F04">
                              <w:pPr>
                                <w:pStyle w:val="NormalWeb"/>
                                <w:spacing w:before="0" w:beforeAutospacing="0" w:after="0" w:afterAutospacing="0"/>
                                <w:jc w:val="center"/>
                              </w:pPr>
                              <w:r>
                                <w:rPr>
                                  <w:rFonts w:ascii="Arial" w:eastAsia="Times New Roman" w:hAnsi="Arial"/>
                                  <w:sz w:val="20"/>
                                  <w:szCs w:val="20"/>
                                  <w:lang w:val="fr-FR"/>
                                </w:rPr>
                                <w:t>2 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rectangle 10 ms"/>
                        <wps:cNvSpPr/>
                        <wps:spPr>
                          <a:xfrm>
                            <a:off x="1476375" y="905407"/>
                            <a:ext cx="3802750" cy="1656321"/>
                          </a:xfrm>
                          <a:prstGeom prst="roundRect">
                            <a:avLst/>
                          </a:prstGeom>
                          <a:solidFill>
                            <a:schemeClr val="accent1">
                              <a:alpha val="28000"/>
                            </a:schemeClr>
                          </a:solidFill>
                          <a:ln w="19050">
                            <a:solidFill>
                              <a:schemeClr val="accent1">
                                <a:shade val="50000"/>
                                <a:alpha val="98000"/>
                              </a:schemeClr>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Rectangle à coins arrondis 95"/>
                        <wps:cNvSpPr/>
                        <wps:spPr>
                          <a:xfrm>
                            <a:off x="1569811" y="996666"/>
                            <a:ext cx="1612989" cy="417956"/>
                          </a:xfrm>
                          <a:prstGeom prst="roundRect">
                            <a:avLst>
                              <a:gd name="adj" fmla="val 23077"/>
                            </a:avLst>
                          </a:prstGeom>
                        </wps:spPr>
                        <wps:style>
                          <a:lnRef idx="1">
                            <a:schemeClr val="accent3"/>
                          </a:lnRef>
                          <a:fillRef idx="2">
                            <a:schemeClr val="accent3"/>
                          </a:fillRef>
                          <a:effectRef idx="1">
                            <a:schemeClr val="accent3"/>
                          </a:effectRef>
                          <a:fontRef idx="minor">
                            <a:schemeClr val="dk1"/>
                          </a:fontRef>
                        </wps:style>
                        <wps:txbx>
                          <w:txbxContent>
                            <w:p w14:paraId="5AD9DCAE" w14:textId="77777777" w:rsidR="001C49CD" w:rsidRPr="00A63BD8" w:rsidRDefault="001C49CD" w:rsidP="00A63BD8">
                              <w:pPr>
                                <w:pStyle w:val="NormalWeb"/>
                                <w:spacing w:before="0" w:beforeAutospacing="0" w:after="0" w:afterAutospacing="0"/>
                                <w:jc w:val="center"/>
                              </w:pPr>
                              <w:r>
                                <w:rPr>
                                  <w:rFonts w:ascii="Arial" w:eastAsia="Times New Roman" w:hAnsi="Arial"/>
                                  <w:sz w:val="18"/>
                                  <w:szCs w:val="18"/>
                                </w:rPr>
                                <w:t xml:space="preserve">Provide cycle &amp; step number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6" name="Rectangle à coins arrondis 96"/>
                        <wps:cNvSpPr/>
                        <wps:spPr>
                          <a:xfrm>
                            <a:off x="1570105" y="2009929"/>
                            <a:ext cx="1612900" cy="415397"/>
                          </a:xfrm>
                          <a:prstGeom prst="roundRect">
                            <a:avLst>
                              <a:gd name="adj" fmla="val 23077"/>
                            </a:avLst>
                          </a:prstGeom>
                        </wps:spPr>
                        <wps:style>
                          <a:lnRef idx="1">
                            <a:schemeClr val="accent3"/>
                          </a:lnRef>
                          <a:fillRef idx="2">
                            <a:schemeClr val="accent3"/>
                          </a:fillRef>
                          <a:effectRef idx="1">
                            <a:schemeClr val="accent3"/>
                          </a:effectRef>
                          <a:fontRef idx="minor">
                            <a:schemeClr val="dk1"/>
                          </a:fontRef>
                        </wps:style>
                        <wps:txbx>
                          <w:txbxContent>
                            <w:p w14:paraId="141C0862" w14:textId="77777777" w:rsidR="001C49CD" w:rsidRPr="00A63BD8" w:rsidRDefault="001C49CD" w:rsidP="00A63BD8">
                              <w:pPr>
                                <w:pStyle w:val="NormalWeb"/>
                                <w:spacing w:before="0" w:beforeAutospacing="0" w:after="0" w:afterAutospacing="0"/>
                                <w:jc w:val="center"/>
                              </w:pPr>
                              <w:r w:rsidRPr="00A63BD8">
                                <w:rPr>
                                  <w:rFonts w:ascii="Arial" w:eastAsia="Times New Roman" w:hAnsi="Arial"/>
                                  <w:sz w:val="18"/>
                                  <w:szCs w:val="18"/>
                                </w:rPr>
                                <w:t>Evaluate step interruption event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7" name="Rectangle à coins arrondis 97"/>
                        <wps:cNvSpPr/>
                        <wps:spPr>
                          <a:xfrm>
                            <a:off x="3596522" y="1414544"/>
                            <a:ext cx="1587491" cy="1010271"/>
                          </a:xfrm>
                          <a:prstGeom prst="roundRect">
                            <a:avLst>
                              <a:gd name="adj" fmla="val 8492"/>
                            </a:avLst>
                          </a:prstGeom>
                        </wps:spPr>
                        <wps:style>
                          <a:lnRef idx="1">
                            <a:schemeClr val="accent3"/>
                          </a:lnRef>
                          <a:fillRef idx="2">
                            <a:schemeClr val="accent3"/>
                          </a:fillRef>
                          <a:effectRef idx="1">
                            <a:schemeClr val="accent3"/>
                          </a:effectRef>
                          <a:fontRef idx="minor">
                            <a:schemeClr val="dk1"/>
                          </a:fontRef>
                        </wps:style>
                        <wps:txbx>
                          <w:txbxContent>
                            <w:p w14:paraId="7A373D92" w14:textId="77777777" w:rsidR="001C49CD" w:rsidRPr="00976FFB" w:rsidRDefault="001C49CD" w:rsidP="00976FFB">
                              <w:pPr>
                                <w:pStyle w:val="NormalWeb"/>
                                <w:spacing w:before="0" w:beforeAutospacing="0" w:after="0" w:afterAutospacing="0"/>
                                <w:jc w:val="center"/>
                                <w:rPr>
                                  <w:rFonts w:ascii="Arial" w:eastAsia="Times New Roman" w:hAnsi="Arial"/>
                                  <w:sz w:val="18"/>
                                  <w:szCs w:val="18"/>
                                </w:rPr>
                              </w:pPr>
                              <w:r w:rsidRPr="00976FFB">
                                <w:rPr>
                                  <w:rFonts w:ascii="Arial" w:eastAsia="Times New Roman" w:hAnsi="Arial"/>
                                  <w:sz w:val="18"/>
                                  <w:szCs w:val="18"/>
                                </w:rPr>
                                <w:t>Provide</w:t>
                              </w:r>
                              <w:r>
                                <w:rPr>
                                  <w:rFonts w:ascii="Arial" w:eastAsia="Times New Roman" w:hAnsi="Arial"/>
                                  <w:sz w:val="18"/>
                                  <w:szCs w:val="18"/>
                                </w:rPr>
                                <w:t>:</w:t>
                              </w:r>
                            </w:p>
                            <w:p w14:paraId="3442000D" w14:textId="77777777" w:rsidR="001C49CD" w:rsidRPr="00976FFB" w:rsidRDefault="001C49CD" w:rsidP="00976FFB">
                              <w:pPr>
                                <w:pStyle w:val="NormalWeb"/>
                                <w:spacing w:before="0" w:beforeAutospacing="0" w:after="0" w:afterAutospacing="0"/>
                                <w:jc w:val="center"/>
                                <w:rPr>
                                  <w:rFonts w:ascii="Arial" w:eastAsia="Times New Roman" w:hAnsi="Arial"/>
                                  <w:sz w:val="18"/>
                                  <w:szCs w:val="18"/>
                                </w:rPr>
                              </w:pPr>
                              <w:r w:rsidRPr="00976FFB">
                                <w:rPr>
                                  <w:rFonts w:ascii="Arial" w:eastAsia="Times New Roman" w:hAnsi="Arial"/>
                                  <w:sz w:val="18"/>
                                  <w:szCs w:val="18"/>
                                </w:rPr>
                                <w:t>First order</w:t>
                              </w:r>
                            </w:p>
                            <w:p w14:paraId="6308CFDB" w14:textId="77777777" w:rsidR="001C49CD" w:rsidRDefault="001C49CD" w:rsidP="00976FFB">
                              <w:pPr>
                                <w:pStyle w:val="NormalWeb"/>
                                <w:spacing w:before="0" w:beforeAutospacing="0" w:after="0" w:afterAutospacing="0"/>
                                <w:jc w:val="center"/>
                                <w:rPr>
                                  <w:rFonts w:ascii="Arial" w:eastAsia="Times New Roman" w:hAnsi="Arial"/>
                                  <w:sz w:val="18"/>
                                  <w:szCs w:val="18"/>
                                </w:rPr>
                              </w:pPr>
                              <w:r w:rsidRPr="00976FFB">
                                <w:rPr>
                                  <w:rFonts w:ascii="Arial" w:eastAsia="Times New Roman" w:hAnsi="Arial"/>
                                  <w:sz w:val="18"/>
                                  <w:szCs w:val="18"/>
                                </w:rPr>
                                <w:t>Increment step value</w:t>
                              </w:r>
                            </w:p>
                            <w:p w14:paraId="641AFC4B" w14:textId="77777777" w:rsidR="001C49CD" w:rsidRDefault="001C49CD" w:rsidP="00976FFB">
                              <w:pPr>
                                <w:pStyle w:val="NormalWeb"/>
                                <w:spacing w:before="0" w:beforeAutospacing="0" w:after="0" w:afterAutospacing="0"/>
                                <w:jc w:val="center"/>
                                <w:rPr>
                                  <w:rFonts w:ascii="Arial" w:eastAsia="Times New Roman" w:hAnsi="Arial"/>
                                  <w:sz w:val="18"/>
                                  <w:szCs w:val="18"/>
                                </w:rPr>
                              </w:pPr>
                            </w:p>
                            <w:p w14:paraId="7A4DAD1F" w14:textId="77777777" w:rsidR="001C49CD" w:rsidRDefault="001C49CD" w:rsidP="00976FFB">
                              <w:pPr>
                                <w:pStyle w:val="NormalWeb"/>
                                <w:spacing w:before="0" w:beforeAutospacing="0" w:after="0" w:afterAutospacing="0"/>
                                <w:jc w:val="center"/>
                                <w:rPr>
                                  <w:rFonts w:ascii="Arial" w:eastAsia="Times New Roman" w:hAnsi="Arial"/>
                                  <w:sz w:val="18"/>
                                  <w:szCs w:val="18"/>
                                </w:rPr>
                              </w:pPr>
                              <w:r>
                                <w:rPr>
                                  <w:rFonts w:ascii="Arial" w:eastAsia="Times New Roman" w:hAnsi="Arial"/>
                                  <w:sz w:val="18"/>
                                  <w:szCs w:val="18"/>
                                </w:rPr>
                                <w:t>Manage step timer</w:t>
                              </w:r>
                            </w:p>
                            <w:p w14:paraId="10F78356" w14:textId="77777777" w:rsidR="001C49CD" w:rsidRPr="00976FFB" w:rsidRDefault="001C49CD" w:rsidP="00976FFB">
                              <w:pPr>
                                <w:pStyle w:val="NormalWeb"/>
                                <w:spacing w:before="0" w:beforeAutospacing="0" w:after="0" w:afterAutospacing="0"/>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Flèche en arc 120"/>
                        <wps:cNvSpPr/>
                        <wps:spPr>
                          <a:xfrm rot="9585952">
                            <a:off x="2922465" y="1322952"/>
                            <a:ext cx="742522" cy="770055"/>
                          </a:xfrm>
                          <a:prstGeom prst="circularArrow">
                            <a:avLst>
                              <a:gd name="adj1" fmla="val 12500"/>
                              <a:gd name="adj2" fmla="val 780327"/>
                              <a:gd name="adj3" fmla="val 20457681"/>
                              <a:gd name="adj4" fmla="val 1921336"/>
                              <a:gd name="adj5" fmla="val 11336"/>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Connecteur en angle 100"/>
                        <wps:cNvCnPr>
                          <a:stCxn id="91" idx="3"/>
                          <a:endCxn id="96" idx="1"/>
                        </wps:cNvCnPr>
                        <wps:spPr>
                          <a:xfrm flipV="1">
                            <a:off x="1025251" y="2217628"/>
                            <a:ext cx="544854" cy="376806"/>
                          </a:xfrm>
                          <a:prstGeom prst="bentConnector3">
                            <a:avLst>
                              <a:gd name="adj1" fmla="val 32569"/>
                            </a:avLst>
                          </a:prstGeom>
                          <a:ln>
                            <a:tailEnd type="stealth"/>
                          </a:ln>
                        </wps:spPr>
                        <wps:style>
                          <a:lnRef idx="1">
                            <a:schemeClr val="accent1"/>
                          </a:lnRef>
                          <a:fillRef idx="0">
                            <a:schemeClr val="accent1"/>
                          </a:fillRef>
                          <a:effectRef idx="0">
                            <a:schemeClr val="accent1"/>
                          </a:effectRef>
                          <a:fontRef idx="minor">
                            <a:schemeClr val="tx1"/>
                          </a:fontRef>
                        </wps:style>
                        <wps:bodyPr/>
                      </wps:wsp>
                      <wps:wsp>
                        <wps:cNvPr id="101" name="Connecteur en angle 101"/>
                        <wps:cNvCnPr>
                          <a:stCxn id="93" idx="2"/>
                          <a:endCxn id="96" idx="1"/>
                        </wps:cNvCnPr>
                        <wps:spPr>
                          <a:xfrm>
                            <a:off x="1025208" y="1604343"/>
                            <a:ext cx="544897" cy="613285"/>
                          </a:xfrm>
                          <a:prstGeom prst="bentConnector3">
                            <a:avLst>
                              <a:gd name="adj1" fmla="val 32484"/>
                            </a:avLst>
                          </a:prstGeom>
                          <a:ln>
                            <a:tailEnd type="stealth"/>
                          </a:ln>
                        </wps:spPr>
                        <wps:style>
                          <a:lnRef idx="1">
                            <a:schemeClr val="accent1"/>
                          </a:lnRef>
                          <a:fillRef idx="0">
                            <a:schemeClr val="accent1"/>
                          </a:fillRef>
                          <a:effectRef idx="0">
                            <a:schemeClr val="accent1"/>
                          </a:effectRef>
                          <a:fontRef idx="minor">
                            <a:schemeClr val="tx1"/>
                          </a:fontRef>
                        </wps:style>
                        <wps:bodyPr/>
                      </wps:wsp>
                      <wps:wsp>
                        <wps:cNvPr id="108" name="Légende à une bordure 3 108"/>
                        <wps:cNvSpPr/>
                        <wps:spPr>
                          <a:xfrm>
                            <a:off x="5460217" y="474204"/>
                            <a:ext cx="801370" cy="259715"/>
                          </a:xfrm>
                          <a:prstGeom prst="accentCallout3">
                            <a:avLst>
                              <a:gd name="adj1" fmla="val 18750"/>
                              <a:gd name="adj2" fmla="val -8333"/>
                              <a:gd name="adj3" fmla="val 18750"/>
                              <a:gd name="adj4" fmla="val -16667"/>
                              <a:gd name="adj5" fmla="val 100000"/>
                              <a:gd name="adj6" fmla="val -16667"/>
                              <a:gd name="adj7" fmla="val 163692"/>
                              <a:gd name="adj8" fmla="val -70871"/>
                            </a:avLst>
                          </a:prstGeom>
                          <a:ln>
                            <a:solidFill>
                              <a:schemeClr val="tx2">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0E2E9634" w14:textId="77777777" w:rsidR="001C49CD" w:rsidRDefault="001C49CD" w:rsidP="00963F04">
                              <w:pPr>
                                <w:pStyle w:val="NormalWeb"/>
                                <w:spacing w:before="0" w:beforeAutospacing="0" w:after="0" w:afterAutospacing="0"/>
                                <w:jc w:val="center"/>
                              </w:pPr>
                              <w:r>
                                <w:rPr>
                                  <w:rFonts w:ascii="Arial" w:eastAsia="Times New Roman" w:hAnsi="Arial"/>
                                  <w:sz w:val="20"/>
                                  <w:szCs w:val="20"/>
                                  <w:lang w:val="fr-FR"/>
                                </w:rPr>
                                <w:t>10 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Connecteur en angle 113"/>
                        <wps:cNvCnPr>
                          <a:stCxn id="87" idx="2"/>
                          <a:endCxn id="80" idx="1"/>
                        </wps:cNvCnPr>
                        <wps:spPr>
                          <a:xfrm>
                            <a:off x="1025232" y="3664404"/>
                            <a:ext cx="2399132" cy="121449"/>
                          </a:xfrm>
                          <a:prstGeom prst="bentConnector3">
                            <a:avLst>
                              <a:gd name="adj1" fmla="val 50000"/>
                            </a:avLst>
                          </a:prstGeom>
                          <a:ln>
                            <a:tailEnd type="stealth"/>
                          </a:ln>
                        </wps:spPr>
                        <wps:style>
                          <a:lnRef idx="1">
                            <a:schemeClr val="accent1"/>
                          </a:lnRef>
                          <a:fillRef idx="0">
                            <a:schemeClr val="accent1"/>
                          </a:fillRef>
                          <a:effectRef idx="0">
                            <a:schemeClr val="accent1"/>
                          </a:effectRef>
                          <a:fontRef idx="minor">
                            <a:schemeClr val="tx1"/>
                          </a:fontRef>
                        </wps:style>
                        <wps:bodyPr/>
                      </wps:wsp>
                      <wps:wsp>
                        <wps:cNvPr id="114" name="Connecteur en angle 114"/>
                        <wps:cNvCnPr>
                          <a:stCxn id="87" idx="2"/>
                          <a:endCxn id="83" idx="1"/>
                        </wps:cNvCnPr>
                        <wps:spPr>
                          <a:xfrm flipV="1">
                            <a:off x="1025232" y="3156268"/>
                            <a:ext cx="2399496" cy="508136"/>
                          </a:xfrm>
                          <a:prstGeom prst="bentConnector3">
                            <a:avLst/>
                          </a:prstGeom>
                          <a:ln>
                            <a:tailEnd type="stealth"/>
                          </a:ln>
                        </wps:spPr>
                        <wps:style>
                          <a:lnRef idx="1">
                            <a:schemeClr val="accent1"/>
                          </a:lnRef>
                          <a:fillRef idx="0">
                            <a:schemeClr val="accent1"/>
                          </a:fillRef>
                          <a:effectRef idx="0">
                            <a:schemeClr val="accent1"/>
                          </a:effectRef>
                          <a:fontRef idx="minor">
                            <a:schemeClr val="tx1"/>
                          </a:fontRef>
                        </wps:style>
                        <wps:bodyPr/>
                      </wps:wsp>
                      <wps:wsp>
                        <wps:cNvPr id="115" name="Connecteur en angle 115"/>
                        <wps:cNvCnPr>
                          <a:stCxn id="87" idx="2"/>
                        </wps:cNvCnPr>
                        <wps:spPr>
                          <a:xfrm flipV="1">
                            <a:off x="1025232" y="2425192"/>
                            <a:ext cx="777689" cy="1239212"/>
                          </a:xfrm>
                          <a:prstGeom prst="bentConnector2">
                            <a:avLst/>
                          </a:prstGeom>
                          <a:ln>
                            <a:tailEnd type="stealth"/>
                          </a:ln>
                        </wps:spPr>
                        <wps:style>
                          <a:lnRef idx="1">
                            <a:schemeClr val="accent1"/>
                          </a:lnRef>
                          <a:fillRef idx="0">
                            <a:schemeClr val="accent1"/>
                          </a:fillRef>
                          <a:effectRef idx="0">
                            <a:schemeClr val="accent1"/>
                          </a:effectRef>
                          <a:fontRef idx="minor">
                            <a:schemeClr val="tx1"/>
                          </a:fontRef>
                        </wps:style>
                        <wps:bodyPr/>
                      </wps:wsp>
                      <wps:wsp>
                        <wps:cNvPr id="135" name="Rogner un rectangle à un seul coin 135"/>
                        <wps:cNvSpPr/>
                        <wps:spPr>
                          <a:xfrm>
                            <a:off x="1173031" y="1"/>
                            <a:ext cx="4959026" cy="345056"/>
                          </a:xfrm>
                          <a:prstGeom prst="snip1Rect">
                            <a:avLst/>
                          </a:prstGeom>
                          <a:gradFill>
                            <a:gsLst>
                              <a:gs pos="0">
                                <a:schemeClr val="dk1">
                                  <a:tint val="50000"/>
                                  <a:satMod val="300000"/>
                                </a:schemeClr>
                              </a:gs>
                              <a:gs pos="35000">
                                <a:schemeClr val="dk1">
                                  <a:tint val="37000"/>
                                  <a:satMod val="300000"/>
                                </a:schemeClr>
                              </a:gs>
                              <a:gs pos="100000">
                                <a:schemeClr val="dk1">
                                  <a:tint val="15000"/>
                                  <a:satMod val="350000"/>
                                </a:schemeClr>
                              </a:gs>
                            </a:gsLst>
                          </a:gradFill>
                        </wps:spPr>
                        <wps:style>
                          <a:lnRef idx="1">
                            <a:schemeClr val="dk1"/>
                          </a:lnRef>
                          <a:fillRef idx="2">
                            <a:schemeClr val="dk1"/>
                          </a:fillRef>
                          <a:effectRef idx="1">
                            <a:schemeClr val="dk1"/>
                          </a:effectRef>
                          <a:fontRef idx="minor">
                            <a:schemeClr val="dk1"/>
                          </a:fontRef>
                        </wps:style>
                        <wps:txbx>
                          <w:txbxContent>
                            <w:p w14:paraId="6F7B34D6" w14:textId="77777777" w:rsidR="001C49CD" w:rsidRPr="00C92192" w:rsidRDefault="001C49CD" w:rsidP="00C32F97">
                              <w:pPr>
                                <w:jc w:val="right"/>
                              </w:pPr>
                              <w:r>
                                <w:t>Post build</w:t>
                              </w:r>
                              <w:r w:rsidRPr="00C92192">
                                <w:t xml:space="preserve"> parameters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Rectangle 118"/>
                        <wps:cNvSpPr/>
                        <wps:spPr>
                          <a:xfrm>
                            <a:off x="1224174" y="51492"/>
                            <a:ext cx="1161772" cy="240508"/>
                          </a:xfrm>
                          <a:prstGeom prst="rect">
                            <a:avLst/>
                          </a:prstGeom>
                        </wps:spPr>
                        <wps:style>
                          <a:lnRef idx="1">
                            <a:schemeClr val="dk1"/>
                          </a:lnRef>
                          <a:fillRef idx="2">
                            <a:schemeClr val="dk1"/>
                          </a:fillRef>
                          <a:effectRef idx="1">
                            <a:schemeClr val="dk1"/>
                          </a:effectRef>
                          <a:fontRef idx="minor">
                            <a:schemeClr val="dk1"/>
                          </a:fontRef>
                        </wps:style>
                        <wps:txbx>
                          <w:txbxContent>
                            <w:p w14:paraId="7147D87D" w14:textId="77777777" w:rsidR="001C49CD" w:rsidRPr="001F357A" w:rsidRDefault="001C49CD" w:rsidP="00710005">
                              <w:pPr>
                                <w:pStyle w:val="NormalWeb"/>
                                <w:spacing w:before="0" w:beforeAutospacing="0" w:after="0" w:afterAutospacing="0"/>
                                <w:jc w:val="center"/>
                                <w:rPr>
                                  <w:sz w:val="18"/>
                                </w:rPr>
                              </w:pPr>
                              <w:r w:rsidRPr="001F357A">
                                <w:rPr>
                                  <w:rFonts w:ascii="Arial" w:eastAsia="Times New Roman" w:hAnsi="Arial"/>
                                  <w:sz w:val="14"/>
                                  <w:szCs w:val="20"/>
                                </w:rPr>
                                <w:t>Cycle/Steps parameters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9" name="Flèche vers le bas 119"/>
                        <wps:cNvSpPr/>
                        <wps:spPr>
                          <a:xfrm>
                            <a:off x="2087609" y="292802"/>
                            <a:ext cx="121166" cy="702168"/>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Connecteur droit avec flèche 121"/>
                        <wps:cNvCnPr>
                          <a:stCxn id="95" idx="3"/>
                        </wps:cNvCnPr>
                        <wps:spPr>
                          <a:xfrm flipV="1">
                            <a:off x="3182800" y="1205438"/>
                            <a:ext cx="2259768" cy="206"/>
                          </a:xfrm>
                          <a:prstGeom prst="straightConnector1">
                            <a:avLst/>
                          </a:prstGeom>
                          <a:ln>
                            <a:tailEnd type="stealth"/>
                          </a:ln>
                        </wps:spPr>
                        <wps:style>
                          <a:lnRef idx="1">
                            <a:schemeClr val="accent1"/>
                          </a:lnRef>
                          <a:fillRef idx="0">
                            <a:schemeClr val="accent1"/>
                          </a:fillRef>
                          <a:effectRef idx="0">
                            <a:schemeClr val="accent1"/>
                          </a:effectRef>
                          <a:fontRef idx="minor">
                            <a:schemeClr val="tx1"/>
                          </a:fontRef>
                        </wps:style>
                        <wps:bodyPr/>
                      </wps:wsp>
                      <wps:wsp>
                        <wps:cNvPr id="122" name="Rectangle 122"/>
                        <wps:cNvSpPr/>
                        <wps:spPr>
                          <a:xfrm>
                            <a:off x="5440793" y="1003396"/>
                            <a:ext cx="795856" cy="1006422"/>
                          </a:xfrm>
                          <a:prstGeom prst="rect">
                            <a:avLst/>
                          </a:prstGeom>
                        </wps:spPr>
                        <wps:style>
                          <a:lnRef idx="1">
                            <a:schemeClr val="accent5"/>
                          </a:lnRef>
                          <a:fillRef idx="3">
                            <a:schemeClr val="accent5"/>
                          </a:fillRef>
                          <a:effectRef idx="2">
                            <a:schemeClr val="accent5"/>
                          </a:effectRef>
                          <a:fontRef idx="minor">
                            <a:schemeClr val="lt1"/>
                          </a:fontRef>
                        </wps:style>
                        <wps:txbx>
                          <w:txbxContent>
                            <w:p w14:paraId="4BCA2856" w14:textId="77777777" w:rsidR="001C49CD" w:rsidRPr="00CD337E" w:rsidRDefault="001C49CD" w:rsidP="00E67788">
                              <w:pPr>
                                <w:jc w:val="center"/>
                              </w:pPr>
                              <w:r w:rsidRPr="00CD337E">
                                <w:t>Diag/Algo/BFS/…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0" name="Zone de texte 130"/>
                        <wps:cNvSpPr txBox="1"/>
                        <wps:spPr>
                          <a:xfrm>
                            <a:off x="5442193" y="1621587"/>
                            <a:ext cx="794188" cy="3881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9689DA" w14:textId="77777777" w:rsidR="001C49CD" w:rsidRPr="00CD337E" w:rsidRDefault="001C49CD">
                              <w:pPr>
                                <w:rPr>
                                  <w:color w:val="FFFFFF" w:themeColor="background1"/>
                                  <w:sz w:val="16"/>
                                  <w:szCs w:val="16"/>
                                </w:rPr>
                              </w:pPr>
                              <w:r w:rsidRPr="00CD337E">
                                <w:rPr>
                                  <w:color w:val="FFFFFF" w:themeColor="background1"/>
                                  <w:sz w:val="16"/>
                                  <w:szCs w:val="16"/>
                                </w:rPr>
                                <w:t>Executed step</w:t>
                              </w:r>
                            </w:p>
                            <w:p w14:paraId="503354AC" w14:textId="77777777" w:rsidR="001C49CD" w:rsidRPr="00CD337E" w:rsidRDefault="001C49CD">
                              <w:pPr>
                                <w:rPr>
                                  <w:color w:val="FFFFFF" w:themeColor="background1"/>
                                  <w:sz w:val="16"/>
                                  <w:szCs w:val="16"/>
                                </w:rPr>
                              </w:pPr>
                              <w:r w:rsidRPr="00CD337E">
                                <w:rPr>
                                  <w:color w:val="FFFFFF" w:themeColor="background1"/>
                                  <w:sz w:val="16"/>
                                  <w:szCs w:val="16"/>
                                </w:rPr>
                                <w:t>Executed cycle</w:t>
                              </w:r>
                            </w:p>
                          </w:txbxContent>
                        </wps:txbx>
                        <wps:bodyPr rot="0" spcFirstLastPara="0" vertOverflow="overflow" horzOverflow="overflow" vert="horz" wrap="square" lIns="36000" tIns="45720" rIns="36000" bIns="45720" numCol="1" spcCol="0" rtlCol="0" fromWordArt="0" anchor="t" anchorCtr="0" forceAA="0" compatLnSpc="1">
                          <a:prstTxWarp prst="textNoShape">
                            <a:avLst/>
                          </a:prstTxWarp>
                          <a:noAutofit/>
                        </wps:bodyPr>
                      </wps:wsp>
                      <wps:wsp>
                        <wps:cNvPr id="131" name="Rectangle 131"/>
                        <wps:cNvSpPr/>
                        <wps:spPr>
                          <a:xfrm>
                            <a:off x="5440601" y="3116533"/>
                            <a:ext cx="795655" cy="861107"/>
                          </a:xfrm>
                          <a:prstGeom prst="rect">
                            <a:avLst/>
                          </a:prstGeom>
                        </wps:spPr>
                        <wps:style>
                          <a:lnRef idx="1">
                            <a:schemeClr val="accent5"/>
                          </a:lnRef>
                          <a:fillRef idx="3">
                            <a:schemeClr val="accent5"/>
                          </a:fillRef>
                          <a:effectRef idx="2">
                            <a:schemeClr val="accent5"/>
                          </a:effectRef>
                          <a:fontRef idx="minor">
                            <a:schemeClr val="lt1"/>
                          </a:fontRef>
                        </wps:style>
                        <wps:txbx>
                          <w:txbxContent>
                            <w:p w14:paraId="40880F6A" w14:textId="77777777" w:rsidR="001C49CD" w:rsidRPr="00CD337E" w:rsidRDefault="001C49CD" w:rsidP="00CD337E">
                              <w:pPr>
                                <w:pStyle w:val="NormalWeb"/>
                                <w:spacing w:before="0" w:beforeAutospacing="0" w:after="0" w:afterAutospacing="0"/>
                                <w:jc w:val="center"/>
                                <w:rPr>
                                  <w:lang w:val="fr-FR"/>
                                </w:rPr>
                              </w:pPr>
                              <w:r>
                                <w:rPr>
                                  <w:rFonts w:ascii="Arial" w:eastAsia="Times New Roman" w:hAnsi="Arial"/>
                                  <w:sz w:val="20"/>
                                  <w:szCs w:val="20"/>
                                  <w:lang w:val="fr-FR"/>
                                </w:rPr>
                                <w:t>PAL/Diag/ATM/…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2" name="Zone de texte 130"/>
                        <wps:cNvSpPr txBox="1"/>
                        <wps:spPr>
                          <a:xfrm>
                            <a:off x="5444227" y="3464610"/>
                            <a:ext cx="793750" cy="28785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D4D572" w14:textId="77777777" w:rsidR="001C49CD" w:rsidRPr="00CD337E" w:rsidRDefault="001C49CD" w:rsidP="00CD337E">
                              <w:pPr>
                                <w:pStyle w:val="NormalWeb"/>
                                <w:spacing w:before="0" w:beforeAutospacing="0" w:after="0" w:afterAutospacing="0"/>
                                <w:jc w:val="both"/>
                              </w:pPr>
                              <w:r w:rsidRPr="00CD337E">
                                <w:rPr>
                                  <w:rFonts w:ascii="Arial" w:eastAsia="Times New Roman" w:hAnsi="Arial"/>
                                  <w:color w:val="FFFFFF"/>
                                  <w:sz w:val="16"/>
                                  <w:szCs w:val="16"/>
                                </w:rPr>
                                <w:t>Motor power</w:t>
                              </w:r>
                            </w:p>
                          </w:txbxContent>
                        </wps:txbx>
                        <wps:bodyPr rot="0" spcFirstLastPara="0" vert="horz" wrap="square" lIns="36000" tIns="45720" rIns="36000" bIns="45720" numCol="1" spcCol="0" rtlCol="0" fromWordArt="0" anchor="t" anchorCtr="0" forceAA="0" compatLnSpc="1">
                          <a:prstTxWarp prst="textNoShape">
                            <a:avLst/>
                          </a:prstTxWarp>
                          <a:noAutofit/>
                        </wps:bodyPr>
                      </wps:wsp>
                      <wps:wsp>
                        <wps:cNvPr id="133" name="Connecteur droit avec flèche 133"/>
                        <wps:cNvCnPr>
                          <a:stCxn id="83" idx="3"/>
                          <a:endCxn id="131" idx="1"/>
                        </wps:cNvCnPr>
                        <wps:spPr>
                          <a:xfrm>
                            <a:off x="5037628" y="3156268"/>
                            <a:ext cx="402973" cy="390819"/>
                          </a:xfrm>
                          <a:prstGeom prst="straightConnector1">
                            <a:avLst/>
                          </a:prstGeom>
                          <a:ln>
                            <a:tailEnd type="stealth"/>
                          </a:ln>
                        </wps:spPr>
                        <wps:style>
                          <a:lnRef idx="1">
                            <a:schemeClr val="accent1"/>
                          </a:lnRef>
                          <a:fillRef idx="0">
                            <a:schemeClr val="accent1"/>
                          </a:fillRef>
                          <a:effectRef idx="0">
                            <a:schemeClr val="accent1"/>
                          </a:effectRef>
                          <a:fontRef idx="minor">
                            <a:schemeClr val="tx1"/>
                          </a:fontRef>
                        </wps:style>
                        <wps:bodyPr/>
                      </wps:wsp>
                      <wps:wsp>
                        <wps:cNvPr id="134" name="Connecteur droit avec flèche 134"/>
                        <wps:cNvCnPr>
                          <a:stCxn id="80" idx="3"/>
                          <a:endCxn id="131" idx="1"/>
                        </wps:cNvCnPr>
                        <wps:spPr>
                          <a:xfrm flipV="1">
                            <a:off x="5037628" y="3547087"/>
                            <a:ext cx="402973" cy="238766"/>
                          </a:xfrm>
                          <a:prstGeom prst="straightConnector1">
                            <a:avLst/>
                          </a:prstGeom>
                          <a:ln>
                            <a:tailEnd type="stealth"/>
                          </a:ln>
                        </wps:spPr>
                        <wps:style>
                          <a:lnRef idx="1">
                            <a:schemeClr val="accent1"/>
                          </a:lnRef>
                          <a:fillRef idx="0">
                            <a:schemeClr val="accent1"/>
                          </a:fillRef>
                          <a:effectRef idx="0">
                            <a:schemeClr val="accent1"/>
                          </a:effectRef>
                          <a:fontRef idx="minor">
                            <a:schemeClr val="tx1"/>
                          </a:fontRef>
                        </wps:style>
                        <wps:bodyPr/>
                      </wps:wsp>
                      <wps:wsp>
                        <wps:cNvPr id="71" name="Forme libre 71"/>
                        <wps:cNvSpPr/>
                        <wps:spPr>
                          <a:xfrm>
                            <a:off x="3007831" y="2562446"/>
                            <a:ext cx="458383" cy="1084521"/>
                          </a:xfrm>
                          <a:custGeom>
                            <a:avLst/>
                            <a:gdLst>
                              <a:gd name="connsiteX0" fmla="*/ 458383 w 458383"/>
                              <a:gd name="connsiteY0" fmla="*/ 1084521 h 1084521"/>
                              <a:gd name="connsiteX1" fmla="*/ 1183 w 458383"/>
                              <a:gd name="connsiteY1" fmla="*/ 754912 h 1084521"/>
                              <a:gd name="connsiteX2" fmla="*/ 352057 w 458383"/>
                              <a:gd name="connsiteY2" fmla="*/ 0 h 1084521"/>
                            </a:gdLst>
                            <a:ahLst/>
                            <a:cxnLst>
                              <a:cxn ang="0">
                                <a:pos x="connsiteX0" y="connsiteY0"/>
                              </a:cxn>
                              <a:cxn ang="0">
                                <a:pos x="connsiteX1" y="connsiteY1"/>
                              </a:cxn>
                              <a:cxn ang="0">
                                <a:pos x="connsiteX2" y="connsiteY2"/>
                              </a:cxn>
                            </a:cxnLst>
                            <a:rect l="l" t="t" r="r" b="b"/>
                            <a:pathLst>
                              <a:path w="458383" h="1084521">
                                <a:moveTo>
                                  <a:pt x="458383" y="1084521"/>
                                </a:moveTo>
                                <a:cubicBezTo>
                                  <a:pt x="238643" y="1010093"/>
                                  <a:pt x="18904" y="935665"/>
                                  <a:pt x="1183" y="754912"/>
                                </a:cubicBezTo>
                                <a:cubicBezTo>
                                  <a:pt x="-16538" y="574159"/>
                                  <a:pt x="167759" y="287079"/>
                                  <a:pt x="352057" y="0"/>
                                </a:cubicBezTo>
                              </a:path>
                            </a:pathLst>
                          </a:custGeom>
                          <a:noFill/>
                          <a:ln w="12700">
                            <a:headEnd type="stealth"/>
                            <a:tailEnd type="stealt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Forme libre 72"/>
                        <wps:cNvSpPr/>
                        <wps:spPr>
                          <a:xfrm>
                            <a:off x="3300737" y="2562446"/>
                            <a:ext cx="229272" cy="446567"/>
                          </a:xfrm>
                          <a:custGeom>
                            <a:avLst/>
                            <a:gdLst>
                              <a:gd name="connsiteX0" fmla="*/ 229272 w 229272"/>
                              <a:gd name="connsiteY0" fmla="*/ 446567 h 446567"/>
                              <a:gd name="connsiteX1" fmla="*/ 5989 w 229272"/>
                              <a:gd name="connsiteY1" fmla="*/ 318977 h 446567"/>
                              <a:gd name="connsiteX2" fmla="*/ 59151 w 229272"/>
                              <a:gd name="connsiteY2" fmla="*/ 0 h 446567"/>
                            </a:gdLst>
                            <a:ahLst/>
                            <a:cxnLst>
                              <a:cxn ang="0">
                                <a:pos x="connsiteX0" y="connsiteY0"/>
                              </a:cxn>
                              <a:cxn ang="0">
                                <a:pos x="connsiteX1" y="connsiteY1"/>
                              </a:cxn>
                              <a:cxn ang="0">
                                <a:pos x="connsiteX2" y="connsiteY2"/>
                              </a:cxn>
                            </a:cxnLst>
                            <a:rect l="l" t="t" r="r" b="b"/>
                            <a:pathLst>
                              <a:path w="229272" h="446567">
                                <a:moveTo>
                                  <a:pt x="229272" y="446567"/>
                                </a:moveTo>
                                <a:cubicBezTo>
                                  <a:pt x="131807" y="419986"/>
                                  <a:pt x="34343" y="393405"/>
                                  <a:pt x="5989" y="318977"/>
                                </a:cubicBezTo>
                                <a:cubicBezTo>
                                  <a:pt x="-22365" y="244549"/>
                                  <a:pt x="59151" y="0"/>
                                  <a:pt x="59151" y="0"/>
                                </a:cubicBezTo>
                              </a:path>
                            </a:pathLst>
                          </a:custGeom>
                          <a:noFill/>
                          <a:ln w="12700">
                            <a:headEnd type="stealth"/>
                            <a:tailEnd type="stealt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3" name="Rectangle 84"/>
                        <wps:cNvSpPr/>
                        <wps:spPr>
                          <a:xfrm>
                            <a:off x="111487" y="180000"/>
                            <a:ext cx="912495" cy="633730"/>
                          </a:xfrm>
                          <a:custGeom>
                            <a:avLst/>
                            <a:gdLst>
                              <a:gd name="connsiteX0" fmla="*/ 0 w 914209"/>
                              <a:gd name="connsiteY0" fmla="*/ 0 h 1956247"/>
                              <a:gd name="connsiteX1" fmla="*/ 914209 w 914209"/>
                              <a:gd name="connsiteY1" fmla="*/ 0 h 1956247"/>
                              <a:gd name="connsiteX2" fmla="*/ 914209 w 914209"/>
                              <a:gd name="connsiteY2" fmla="*/ 1956247 h 1956247"/>
                              <a:gd name="connsiteX3" fmla="*/ 0 w 914209"/>
                              <a:gd name="connsiteY3" fmla="*/ 1956247 h 1956247"/>
                              <a:gd name="connsiteX4" fmla="*/ 0 w 914209"/>
                              <a:gd name="connsiteY4" fmla="*/ 0 h 1956247"/>
                              <a:gd name="connsiteX0" fmla="*/ 0 w 957539"/>
                              <a:gd name="connsiteY0" fmla="*/ 0 h 1956247"/>
                              <a:gd name="connsiteX1" fmla="*/ 914209 w 957539"/>
                              <a:gd name="connsiteY1" fmla="*/ 0 h 1956247"/>
                              <a:gd name="connsiteX2" fmla="*/ 957539 w 957539"/>
                              <a:gd name="connsiteY2" fmla="*/ 1639665 h 1956247"/>
                              <a:gd name="connsiteX3" fmla="*/ 914209 w 957539"/>
                              <a:gd name="connsiteY3" fmla="*/ 1956247 h 1956247"/>
                              <a:gd name="connsiteX4" fmla="*/ 0 w 957539"/>
                              <a:gd name="connsiteY4" fmla="*/ 1956247 h 1956247"/>
                              <a:gd name="connsiteX5" fmla="*/ 0 w 957539"/>
                              <a:gd name="connsiteY5" fmla="*/ 0 h 1956247"/>
                              <a:gd name="connsiteX0" fmla="*/ 0 w 914209"/>
                              <a:gd name="connsiteY0" fmla="*/ 0 h 1956247"/>
                              <a:gd name="connsiteX1" fmla="*/ 914209 w 914209"/>
                              <a:gd name="connsiteY1" fmla="*/ 0 h 1956247"/>
                              <a:gd name="connsiteX2" fmla="*/ 905780 w 914209"/>
                              <a:gd name="connsiteY2" fmla="*/ 1639665 h 1956247"/>
                              <a:gd name="connsiteX3" fmla="*/ 914209 w 914209"/>
                              <a:gd name="connsiteY3" fmla="*/ 1956247 h 1956247"/>
                              <a:gd name="connsiteX4" fmla="*/ 0 w 914209"/>
                              <a:gd name="connsiteY4" fmla="*/ 1956247 h 1956247"/>
                              <a:gd name="connsiteX5" fmla="*/ 0 w 914209"/>
                              <a:gd name="connsiteY5" fmla="*/ 0 h 1956247"/>
                              <a:gd name="connsiteX0" fmla="*/ 0 w 914228"/>
                              <a:gd name="connsiteY0" fmla="*/ 0 h 1956247"/>
                              <a:gd name="connsiteX1" fmla="*/ 914209 w 914228"/>
                              <a:gd name="connsiteY1" fmla="*/ 0 h 1956247"/>
                              <a:gd name="connsiteX2" fmla="*/ 914209 w 914228"/>
                              <a:gd name="connsiteY2" fmla="*/ 1639665 h 1956247"/>
                              <a:gd name="connsiteX3" fmla="*/ 914209 w 914228"/>
                              <a:gd name="connsiteY3" fmla="*/ 1956247 h 1956247"/>
                              <a:gd name="connsiteX4" fmla="*/ 0 w 914228"/>
                              <a:gd name="connsiteY4" fmla="*/ 1956247 h 1956247"/>
                              <a:gd name="connsiteX5" fmla="*/ 0 w 914228"/>
                              <a:gd name="connsiteY5" fmla="*/ 0 h 195624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914228" h="1956247">
                                <a:moveTo>
                                  <a:pt x="0" y="0"/>
                                </a:moveTo>
                                <a:lnTo>
                                  <a:pt x="914209" y="0"/>
                                </a:lnTo>
                                <a:cubicBezTo>
                                  <a:pt x="914275" y="538022"/>
                                  <a:pt x="914143" y="1101643"/>
                                  <a:pt x="914209" y="1639665"/>
                                </a:cubicBezTo>
                                <a:lnTo>
                                  <a:pt x="914209" y="1956247"/>
                                </a:lnTo>
                                <a:lnTo>
                                  <a:pt x="0" y="1956247"/>
                                </a:lnTo>
                                <a:lnTo>
                                  <a:pt x="0" y="0"/>
                                </a:lnTo>
                                <a:close/>
                              </a:path>
                            </a:pathLst>
                          </a:custGeom>
                        </wps:spPr>
                        <wps:style>
                          <a:lnRef idx="1">
                            <a:schemeClr val="accent2"/>
                          </a:lnRef>
                          <a:fillRef idx="2">
                            <a:schemeClr val="accent2"/>
                          </a:fillRef>
                          <a:effectRef idx="1">
                            <a:schemeClr val="accent2"/>
                          </a:effectRef>
                          <a:fontRef idx="minor">
                            <a:schemeClr val="dk1"/>
                          </a:fontRef>
                        </wps:style>
                        <wps:txbx>
                          <w:txbxContent>
                            <w:p w14:paraId="152C290F" w14:textId="77777777" w:rsidR="001C49CD" w:rsidRDefault="001C49CD" w:rsidP="00715DC2">
                              <w:pPr>
                                <w:pStyle w:val="NormalWeb"/>
                                <w:spacing w:before="0" w:beforeAutospacing="0" w:after="0" w:afterAutospacing="0"/>
                                <w:jc w:val="center"/>
                              </w:pPr>
                              <w:r>
                                <w:rPr>
                                  <w:rFonts w:ascii="Arial" w:eastAsia="Times New Roman" w:hAnsi="Arial"/>
                                  <w:sz w:val="20"/>
                                  <w:szCs w:val="20"/>
                                  <w:lang w:val="fr-FR"/>
                                </w:rPr>
                                <w:t>BFS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Connecteur en angle 484"/>
                        <wps:cNvCnPr>
                          <a:stCxn id="483" idx="2"/>
                          <a:endCxn id="95" idx="1"/>
                        </wps:cNvCnPr>
                        <wps:spPr>
                          <a:xfrm>
                            <a:off x="1023963" y="711173"/>
                            <a:ext cx="545848" cy="494471"/>
                          </a:xfrm>
                          <a:prstGeom prst="bentConnector3">
                            <a:avLst>
                              <a:gd name="adj1" fmla="val 50000"/>
                            </a:avLst>
                          </a:prstGeom>
                          <a:ln>
                            <a:tailEnd type="stealth"/>
                          </a:ln>
                        </wps:spPr>
                        <wps:style>
                          <a:lnRef idx="1">
                            <a:schemeClr val="accent1"/>
                          </a:lnRef>
                          <a:fillRef idx="0">
                            <a:schemeClr val="accent1"/>
                          </a:fillRef>
                          <a:effectRef idx="0">
                            <a:schemeClr val="accent1"/>
                          </a:effectRef>
                          <a:fontRef idx="minor">
                            <a:schemeClr val="tx1"/>
                          </a:fontRef>
                        </wps:style>
                        <wps:bodyPr/>
                      </wps:wsp>
                      <wps:wsp>
                        <wps:cNvPr id="485" name="Zone de texte 87"/>
                        <wps:cNvSpPr txBox="1"/>
                        <wps:spPr>
                          <a:xfrm>
                            <a:off x="111469" y="433341"/>
                            <a:ext cx="912495" cy="3803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6C635F" w14:textId="77777777" w:rsidR="001C49CD" w:rsidRDefault="001C49CD" w:rsidP="00715DC2">
                              <w:pPr>
                                <w:pStyle w:val="NormalWeb"/>
                                <w:spacing w:before="0" w:beforeAutospacing="0" w:after="0" w:afterAutospacing="0"/>
                                <w:jc w:val="both"/>
                              </w:pPr>
                              <w:r>
                                <w:rPr>
                                  <w:rFonts w:ascii="Arial" w:eastAsia="Times New Roman" w:hAnsi="Arial"/>
                                  <w:sz w:val="16"/>
                                  <w:szCs w:val="16"/>
                                  <w:lang w:val="fr-FR"/>
                                </w:rPr>
                                <w:t>Selected Cycle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ectangle 526"/>
                        <wps:cNvSpPr/>
                        <wps:spPr>
                          <a:xfrm>
                            <a:off x="2494532" y="50727"/>
                            <a:ext cx="2099868" cy="241246"/>
                          </a:xfrm>
                          <a:prstGeom prst="rect">
                            <a:avLst/>
                          </a:prstGeom>
                        </wps:spPr>
                        <wps:style>
                          <a:lnRef idx="1">
                            <a:schemeClr val="dk1"/>
                          </a:lnRef>
                          <a:fillRef idx="2">
                            <a:schemeClr val="dk1"/>
                          </a:fillRef>
                          <a:effectRef idx="1">
                            <a:schemeClr val="dk1"/>
                          </a:effectRef>
                          <a:fontRef idx="minor">
                            <a:schemeClr val="dk1"/>
                          </a:fontRef>
                        </wps:style>
                        <wps:txbx>
                          <w:txbxContent>
                            <w:p w14:paraId="13C69267" w14:textId="77777777" w:rsidR="001C49CD" w:rsidRPr="001F357A" w:rsidRDefault="001C49CD" w:rsidP="00710005">
                              <w:pPr>
                                <w:pStyle w:val="NormalWeb"/>
                                <w:spacing w:before="0" w:beforeAutospacing="0" w:after="0" w:afterAutospacing="0"/>
                                <w:jc w:val="center"/>
                                <w:rPr>
                                  <w:sz w:val="18"/>
                                  <w:lang w:val="en-US"/>
                                </w:rPr>
                              </w:pPr>
                              <w:r w:rsidRPr="001F357A">
                                <w:rPr>
                                  <w:rFonts w:ascii="Arial" w:eastAsia="Times New Roman" w:hAnsi="Arial"/>
                                  <w:sz w:val="14"/>
                                  <w:szCs w:val="20"/>
                                  <w:lang w:val="en-US"/>
                                </w:rPr>
                                <w:t>Motor resistance / T°C correction factor</w:t>
                              </w:r>
                              <w:r>
                                <w:rPr>
                                  <w:rFonts w:ascii="Arial" w:eastAsia="Times New Roman" w:hAnsi="Arial"/>
                                  <w:sz w:val="14"/>
                                  <w:szCs w:val="20"/>
                                  <w:lang w:val="en-US"/>
                                </w:rPr>
                                <w:t xml:space="preserve"> / etc…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EA58DF2" id="Zone de dessin 78" o:spid="_x0000_s1053" editas="canvas" style="width:493.8pt;height:357.3pt;mso-position-horizontal-relative:char;mso-position-vertical-relative:line" coordsize="62712,45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">
                <v:shape id="_x0000_s1054" type="#_x0000_t75" style="position:absolute;width:62712;height:45370;visibility:visible;mso-wrap-style:square">
                  <v:fill o:detectmouseclick="t"/>
                  <v:path o:connecttype="none"/>
                </v:shape>
                <v:rect id="Rectangle 79" o:spid="_x0000_s1055" style="position:absolute;left:14228;top:6967;width:39080;height:355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fBvr0A&#10;AADbAAAADwAAAGRycy9kb3ducmV2LnhtbESPSwvCMBCE74L/IazgTVM9+KhGEUHQk/i6L83aFJtN&#10;baLWf28EweMwM98w82VjS/Gk2heOFQz6CQjizOmCcwXn06Y3AeEDssbSMSl4k4flot2aY6rdiw/0&#10;PIZcRAj7FBWYEKpUSp8Zsuj7riKO3tXVFkOUdS51ja8It6UcJslIWiw4LhisaG0oux0fVgGZyeWO&#10;dr3b3xw9pptViUFelOp2mtUMRKAm/MO/9lYrGE/h+yX+ALn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1hfBvr0AAADbAAAADwAAAAAAAAAAAAAAAACYAgAAZHJzL2Rvd25yZXYu&#10;eG1sUEsFBgAAAAAEAAQA9QAAAIIDAAAAAA==&#10;" fillcolor="#a7bfde [1620]" strokecolor="#4579b8 [3044]">
                  <v:fill color2="#e4ecf5 [500]" rotate="t" angle="180" colors="0 #a3c4ff;22938f #bfd5ff;1 #e5eeff" focus="100%" type="gradient"/>
                  <v:shadow on="t" color="black" opacity="24903f" origin=",.5" offset="0,.55556mm"/>
                  <v:textbox>
                    <w:txbxContent>
                      <w:p w14:paraId="3D55A0C8" w14:textId="77777777" w:rsidR="001C49CD" w:rsidRPr="00C34FBE" w:rsidRDefault="001C49CD" w:rsidP="00285C1D">
                        <w:pPr>
                          <w:jc w:val="center"/>
                          <w:rPr>
                            <w:b/>
                          </w:rPr>
                        </w:pPr>
                        <w:r w:rsidRPr="00C34FBE">
                          <w:rPr>
                            <w:b/>
                          </w:rPr>
                          <w:t>BFE</w:t>
                        </w:r>
                      </w:p>
                    </w:txbxContent>
                  </v:textbox>
                </v:rect>
                <v:shapetype id="_x0000_t46" coordsize="21600,21600" o:spt="46" adj="23400,24400,25200,21600,25200,4050,23400,4050" path="m@0@1l@2@3@4@5@6@7nfem@6,l@6,21600nfem,l21600,r,21600l,21600nsxe">
                  <v:stroke joinstyle="miter"/>
                  <v:formulas>
                    <v:f eqn="val #0"/>
                    <v:f eqn="val #1"/>
                    <v:f eqn="val #2"/>
                    <v:f eqn="val #3"/>
                    <v:f eqn="val #4"/>
                    <v:f eqn="val #5"/>
                    <v:f eqn="val #6"/>
                    <v:f eqn="val #7"/>
                  </v:formulas>
                  <v:path arrowok="t" o:extrusionok="f" gradientshapeok="t" o:connecttype="custom" o:connectlocs="@0,@1;10800,0;10800,21600;0,10800;21600,10800"/>
                  <v:handles>
                    <v:h position="#0,#1"/>
                    <v:h position="#2,#3"/>
                    <v:h position="#4,#5"/>
                    <v:h position="#6,#7"/>
                  </v:handles>
                  <o:callout v:ext="edit" type="threeSegment" on="t" accentbar="t" textborder="f"/>
                </v:shapetype>
                <v:shape id="Légende à une bordure 3 109" o:spid="_x0000_s1056" type="#_x0000_t46" style="position:absolute;left:54608;top:41883;width:8014;height:25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UeAsQA&#10;AADcAAAADwAAAGRycy9kb3ducmV2LnhtbERPS2vCQBC+C/6HZQq9SN3Yg9jUVYrYB+LBxoDXYXdM&#10;gtnZkF1N2l/vCoK3+fieM1/2thYXan3lWMFknIAg1s5UXCjI958vMxA+IBusHZOCP/KwXAwHc0yN&#10;6/iXLlkoRAxhn6KCMoQmldLrkiz6sWuII3d0rcUQYVtI02IXw20tX5NkKi1WHBtKbGhVkj5lZ6tg&#10;/3XW2ea/2422Uq/DLj9MD/m3Us9P/cc7iEB9eIjv7h8T5ydvcHsmXi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1HgLEAAAA3AAAAA8AAAAAAAAAAAAAAAAAmAIAAGRycy9k&#10;b3ducmV2LnhtbFBLBQYAAAAABAAEAPUAAACJAwAAAAA=&#10;" adj="-13651,-21068,-3610,737,-3513,19208,-1806,19078" fillcolor="#254163 [1636]" strokecolor="#17365d [2415]">
                  <v:fill color2="#4477b6 [3012]" rotate="t" angle="180" colors="0 #2c5d98;52429f #3c7bc7;1 #3a7ccb" focus="100%" type="gradient">
                    <o:fill v:ext="view" type="gradientUnscaled"/>
                  </v:fill>
                  <v:shadow on="t" color="black" opacity="22937f" origin=",.5" offset="0,.63889mm"/>
                  <v:textbox>
                    <w:txbxContent>
                      <w:p w14:paraId="16260D70" w14:textId="77777777" w:rsidR="001C49CD" w:rsidRDefault="001C49CD" w:rsidP="00963F04">
                        <w:pPr>
                          <w:pStyle w:val="NormalWeb"/>
                          <w:spacing w:before="0" w:beforeAutospacing="0" w:after="0" w:afterAutospacing="0"/>
                          <w:jc w:val="center"/>
                        </w:pPr>
                        <w:r>
                          <w:rPr>
                            <w:rFonts w:ascii="Arial" w:eastAsia="Times New Roman" w:hAnsi="Arial"/>
                            <w:sz w:val="20"/>
                            <w:szCs w:val="20"/>
                            <w:lang w:val="fr-FR"/>
                          </w:rPr>
                          <w:t>400 µs</w:t>
                        </w:r>
                      </w:p>
                    </w:txbxContent>
                  </v:textbox>
                </v:shape>
                <v:roundrect id="Rectangle à coins arrondis 80" o:spid="_x0000_s1057" style="position:absolute;left:34243;top:36518;width:16133;height:2680;visibility:visible;mso-wrap-style:square;v-text-anchor:top" arcsize="1512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ADBsAA&#10;AADbAAAADwAAAGRycy9kb3ducmV2LnhtbERPy4rCMBTdD/gP4QpuBpsqMpSOqYgoCroYX/s7zZ22&#10;THNTmljr35uF4PJw3vNFb2rRUesqywomUQyCOLe64kLB5bwZJyCcR9ZYWyYFD3KwyAYfc0y1vfOR&#10;upMvRAhhl6KC0vsmldLlJRl0kW2IA/dnW4M+wLaQusV7CDe1nMbxlzRYcWgosaFVSfn/6WYU/K6n&#10;V3fZ3GY/+2RyXcrD1n12rNRo2C+/QXjq/Vv8cu+0giSsD1/CD5DZ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vADBsAAAADbAAAADwAAAAAAAAAAAAAAAACYAgAAZHJzL2Rvd25y&#10;ZXYueG1sUEsFBgAAAAAEAAQA9QAAAIUDAAAAAA==&#10;" fillcolor="#cdddac [1622]" strokecolor="#94b64e [3046]">
                  <v:fill color2="#f0f4e6 [502]" rotate="t" angle="180" colors="0 #dafda7;22938f #e4fdc2;1 #f5ffe6" focus="100%" type="gradient"/>
                  <v:shadow on="t" color="black" opacity="24903f" origin=",.5" offset="0,.55556mm"/>
                  <v:textbox>
                    <w:txbxContent>
                      <w:p w14:paraId="05FD632A" w14:textId="77777777" w:rsidR="001C49CD" w:rsidRPr="0078649D" w:rsidRDefault="001C49CD" w:rsidP="00285C1D">
                        <w:pPr>
                          <w:jc w:val="center"/>
                          <w:rPr>
                            <w:sz w:val="18"/>
                            <w:szCs w:val="18"/>
                          </w:rPr>
                        </w:pPr>
                        <w:r w:rsidRPr="0078649D">
                          <w:rPr>
                            <w:sz w:val="18"/>
                            <w:szCs w:val="18"/>
                          </w:rPr>
                          <w:t>Execute High Power steps</w:t>
                        </w:r>
                      </w:p>
                    </w:txbxContent>
                  </v:textbox>
                </v:roundrect>
                <v:roundrect id="Rectangle à coins arrondis 83" o:spid="_x0000_s1058" style="position:absolute;left:34247;top:30226;width:16129;height:2673;visibility:visible;mso-wrap-style:square;v-text-anchor:top" arcsize="1512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KdccMA&#10;AADbAAAADwAAAGRycy9kb3ducmV2LnhtbESPT4vCMBTE7wt+h/AEL4umuouUahQRxQX34N/7s3m2&#10;xealNLHWb2+EhT0OM/MbZjpvTSkaql1hWcFwEIEgTq0uOFNwOq77MQjnkTWWlknBkxzMZ52PKSba&#10;PnhPzcFnIkDYJagg975KpHRpTgbdwFbEwbva2qAPss6krvER4KaUoygaS4MFh4UcK1rmlN4Od6Pg&#10;shqd3Wl9/95t4+F5IX837rNhpXrddjEB4an1/+G/9o9WEH/B+0v4AXL2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KdccMAAADbAAAADwAAAAAAAAAAAAAAAACYAgAAZHJzL2Rv&#10;d25yZXYueG1sUEsFBgAAAAAEAAQA9QAAAIgDAAAAAA==&#10;" fillcolor="#cdddac [1622]" strokecolor="#94b64e [3046]">
                  <v:fill color2="#f0f4e6 [502]" rotate="t" angle="180" colors="0 #dafda7;22938f #e4fdc2;1 #f5ffe6" focus="100%" type="gradient"/>
                  <v:shadow on="t" color="black" opacity="24903f" origin=",.5" offset="0,.55556mm"/>
                  <v:textbox>
                    <w:txbxContent>
                      <w:p w14:paraId="645FEF64" w14:textId="77777777" w:rsidR="001C49CD" w:rsidRDefault="001C49CD" w:rsidP="00F63FEF">
                        <w:pPr>
                          <w:pStyle w:val="NormalWeb"/>
                          <w:spacing w:before="0" w:beforeAutospacing="0" w:after="0" w:afterAutospacing="0"/>
                          <w:jc w:val="center"/>
                        </w:pPr>
                        <w:r>
                          <w:rPr>
                            <w:rFonts w:ascii="Arial" w:eastAsia="Times New Roman" w:hAnsi="Arial"/>
                            <w:sz w:val="18"/>
                            <w:szCs w:val="18"/>
                          </w:rPr>
                          <w:t>Execute Standards steps</w:t>
                        </w:r>
                      </w:p>
                    </w:txbxContent>
                  </v:textbox>
                </v:roundrect>
                <v:shape id="Rectangle 84" o:spid="_x0000_s1059" style="position:absolute;left:1121;top:29573;width:9143;height:12908;visibility:visible;mso-wrap-style:square;v-text-anchor:top" coordsize="914228,195624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UfB8IA&#10;AADbAAAADwAAAGRycy9kb3ducmV2LnhtbESPS4vCQBCE74L/YWhhbzpR92Gio4iwbK554LnJtEkw&#10;0xMyo8n++52FhT0WVfUVdThNphNPGlxrWcF6FYEgrqxuuVZQFp/LHQjnkTV2lknBNzk4HeezAyba&#10;jpzRM/e1CBB2CSpovO8TKV3VkEG3sj1x8G52MOiDHGqpBxwD3HRyE0Xv0mDLYaHBni4NVff8YRQU&#10;66+3qZTlRyyz7ZXTa0w6jZV6WUznPQhPk/8P/7VTrWD3Cr9fwg+Qx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pR8HwgAAANsAAAAPAAAAAAAAAAAAAAAAAJgCAABkcnMvZG93&#10;bnJldi54bWxQSwUGAAAAAAQABAD1AAAAhwMAAAAA&#10;" adj="-11796480,,5400" path="m,l914209,v66,538022,-66,1101643,,1639665l914209,1956247,,1956247,,xe" fillcolor="#a5d5e2 [1624]" strokecolor="#40a7c2 [3048]">
                  <v:fill color2="#e4f2f6 [504]" rotate="t" angle="180" colors="0 #9eeaff;22938f #bbefff;1 #e4f9ff" focus="100%" type="gradient"/>
                  <v:stroke joinstyle="miter"/>
                  <v:shadow on="t" color="black" opacity="24903f" origin=",.5" offset="0,.55556mm"/>
                  <v:formulas/>
                  <v:path arrowok="t" o:connecttype="custom" o:connectlocs="0,0;914268,0;914268,1081903;914268,1290794;0,1290794;0,0" o:connectangles="0,0,0,0,0,0" textboxrect="0,0,914228,1956247"/>
                  <v:textbox>
                    <w:txbxContent>
                      <w:p w14:paraId="0D5A1E86" w14:textId="77777777" w:rsidR="001C49CD" w:rsidRPr="00F63FEF" w:rsidRDefault="001C49CD" w:rsidP="00F63FEF">
                        <w:pPr>
                          <w:jc w:val="center"/>
                          <w:rPr>
                            <w:lang w:val="fr-FR"/>
                          </w:rPr>
                        </w:pPr>
                        <w:r>
                          <w:rPr>
                            <w:lang w:val="fr-FR"/>
                          </w:rPr>
                          <w:t>ADC</w:t>
                        </w:r>
                      </w:p>
                    </w:txbxContent>
                  </v:textbox>
                </v:shape>
                <v:shape id="Zone de texte 87" o:spid="_x0000_s1060" style="position:absolute;left:1121;top:34665;width:9142;height:7822;visibility:visible;mso-wrap-style:square;v-text-anchor:top" coordsize="914169,78223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d/8QA&#10;AADbAAAADwAAAGRycy9kb3ducmV2LnhtbESP32rCMBTG7wd7h3AG3s10glOrUWRDFIWNVR/g2Byb&#10;0uaka6J2b28EYZcf358f32zR2VpcqPWlYwVv/QQEce50yYWCw371OgbhA7LG2jEp+CMPi/nz0wxT&#10;7a78Q5csFCKOsE9RgQmhSaX0uSGLvu8a4uidXGsxRNkWUrd4jeO2loMkeZcWS44Egw19GMqr7Gwj&#10;1w9/P49muxycsmKd7CbV/uu7Uqr30i2nIAJ14T/8aG+0gvEI7l/iD5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yXf/EAAAA2wAAAA8AAAAAAAAAAAAAAAAAmAIAAGRycy9k&#10;b3ducmV2LnhtbFBLBQYAAAAABAAEAPUAAACJAwAAAAA=&#10;" adj="-11796480,,5400" path="m,l914169,v-2787,72384,1675,125492,-1112,197876c913428,392662,913798,587449,914169,782235l,782235,,xe" filled="f" stroked="f" strokeweight=".5pt">
                  <v:stroke joinstyle="miter"/>
                  <v:formulas/>
                  <v:path arrowok="t" o:connecttype="custom" o:connectlocs="0,0;914228,0;913116,197887;914228,782279;0,782279;0,0" o:connectangles="0,0,0,0,0,0" textboxrect="0,0,914169,782235"/>
                  <v:textbox>
                    <w:txbxContent>
                      <w:p w14:paraId="3B3F52EF" w14:textId="77777777" w:rsidR="001C49CD" w:rsidRPr="00F63FEF" w:rsidRDefault="001C49CD">
                        <w:pPr>
                          <w:rPr>
                            <w:sz w:val="16"/>
                            <w:szCs w:val="16"/>
                          </w:rPr>
                        </w:pPr>
                        <w:r w:rsidRPr="00F63FEF">
                          <w:rPr>
                            <w:sz w:val="16"/>
                            <w:szCs w:val="16"/>
                          </w:rPr>
                          <w:t>Motor current</w:t>
                        </w:r>
                      </w:p>
                      <w:p w14:paraId="075D73FE" w14:textId="77777777" w:rsidR="001C49CD" w:rsidRPr="00F63FEF" w:rsidRDefault="001C49CD">
                        <w:pPr>
                          <w:rPr>
                            <w:sz w:val="16"/>
                            <w:szCs w:val="16"/>
                          </w:rPr>
                        </w:pPr>
                        <w:r w:rsidRPr="00F63FEF">
                          <w:rPr>
                            <w:sz w:val="16"/>
                            <w:szCs w:val="16"/>
                          </w:rPr>
                          <w:t>Battery current</w:t>
                        </w:r>
                      </w:p>
                      <w:p w14:paraId="27379098" w14:textId="77777777" w:rsidR="001C49CD" w:rsidRDefault="001C49CD">
                        <w:pPr>
                          <w:rPr>
                            <w:sz w:val="16"/>
                            <w:szCs w:val="16"/>
                          </w:rPr>
                        </w:pPr>
                        <w:r w:rsidRPr="00F63FEF">
                          <w:rPr>
                            <w:sz w:val="16"/>
                            <w:szCs w:val="16"/>
                          </w:rPr>
                          <w:t>Battery voltage</w:t>
                        </w:r>
                      </w:p>
                      <w:p w14:paraId="19B2EF56" w14:textId="77777777" w:rsidR="001C49CD" w:rsidRPr="00F63FEF" w:rsidRDefault="001C49CD">
                        <w:pPr>
                          <w:rPr>
                            <w:sz w:val="16"/>
                            <w:szCs w:val="16"/>
                          </w:rPr>
                        </w:pPr>
                        <w:r>
                          <w:rPr>
                            <w:sz w:val="16"/>
                            <w:szCs w:val="16"/>
                          </w:rPr>
                          <w:t>Temperature</w:t>
                        </w:r>
                      </w:p>
                    </w:txbxContent>
                  </v:textbox>
                </v:shape>
                <v:shape id="Rectangle 84" o:spid="_x0000_s1061" style="position:absolute;left:1114;top:18348;width:9138;height:10104;visibility:visible;mso-wrap-style:square;v-text-anchor:top" coordsize="914228,195624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iDWMIA&#10;AADbAAAADwAAAGRycy9kb3ducmV2LnhtbERPy2rCQBTdF/oPwy24qxMFbRudBLEIcdemJZDdJXPz&#10;wMydkJlq9Os7C8Hl4by36WR6cabRdZYVLOYRCOLK6o4bBb8/h9d3EM4ja+wtk4IrOUiT56ctxtpe&#10;+JvOuW9ECGEXo4LW+yGW0lUtGXRzOxAHrrajQR/g2Eg94iWEm14uo2gtDXYcGlocaN9Sdcr/jILi&#10;UKz4dM2/yremyI5Zffy87UqlZi/TbgPC0+Qf4rs70wo+wvrwJfwAm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SINYwgAAANsAAAAPAAAAAAAAAAAAAAAAAJgCAABkcnMvZG93&#10;bnJldi54bWxQSwUGAAAAAAQABAD1AAAAhwMAAAAA&#10;" adj="-11796480,,5400" path="m,l914209,v66,538022,-66,1101643,,1639665l914209,1956247,,1956247,,xe" fillcolor="#fbcaa2 [1625]" strokecolor="#f68c36 [3049]">
                  <v:fill color2="#fdefe3 [505]" rotate="t" angle="180" colors="0 #ffbe86;22938f #ffd0aa;1 #ffebdb" focus="100%" type="gradient"/>
                  <v:stroke joinstyle="miter"/>
                  <v:shadow on="t" color="black" opacity="24903f" origin=",.5" offset="0,.55556mm"/>
                  <v:formulas/>
                  <v:path arrowok="t" o:connecttype="custom" o:connectlocs="0,0;913746,0;913746,846868;913746,1010379;0,1010379;0,0" o:connectangles="0,0,0,0,0,0" textboxrect="0,0,914228,1956247"/>
                  <v:textbox>
                    <w:txbxContent>
                      <w:p w14:paraId="5C29612A" w14:textId="0F189E7D" w:rsidR="001C49CD" w:rsidRDefault="001C49CD" w:rsidP="002045E8">
                        <w:pPr>
                          <w:pStyle w:val="NormalWeb"/>
                          <w:spacing w:before="0" w:beforeAutospacing="0" w:after="0" w:afterAutospacing="0"/>
                          <w:jc w:val="center"/>
                        </w:pPr>
                        <w:r>
                          <w:rPr>
                            <w:rFonts w:ascii="Arial" w:eastAsia="Times New Roman" w:hAnsi="Arial"/>
                            <w:sz w:val="20"/>
                            <w:szCs w:val="20"/>
                            <w:lang w:val="fr-FR"/>
                          </w:rPr>
                          <w:t>B</w:t>
                        </w:r>
                        <w:ins w:id="81" w:author="Sabine Flechelle" w:date="2014-12-09T14:35:00Z">
                          <w:r>
                            <w:rPr>
                              <w:rFonts w:ascii="Arial" w:eastAsia="Times New Roman" w:hAnsi="Arial"/>
                              <w:sz w:val="20"/>
                              <w:szCs w:val="20"/>
                              <w:lang w:val="fr-FR"/>
                            </w:rPr>
                            <w:t>MM</w:t>
                          </w:r>
                        </w:ins>
                        <w:del w:id="82" w:author="Sabine Flechelle" w:date="2014-12-09T14:35:00Z">
                          <w:r w:rsidDel="008C20EF">
                            <w:rPr>
                              <w:rFonts w:ascii="Arial" w:eastAsia="Times New Roman" w:hAnsi="Arial"/>
                              <w:sz w:val="20"/>
                              <w:szCs w:val="20"/>
                              <w:lang w:val="fr-FR"/>
                            </w:rPr>
                            <w:delText>DS</w:delText>
                          </w:r>
                        </w:del>
                      </w:p>
                    </w:txbxContent>
                  </v:textbox>
                </v:shape>
                <v:shape id="Zone de texte 87" o:spid="_x0000_s1062" type="#_x0000_t202" style="position:absolute;left:1114;top:23434;width:9138;height:5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i8TsQA&#10;AADbAAAADwAAAGRycy9kb3ducmV2LnhtbESPQYvCMBSE74L/ITxhb5oq7KJdo0hBXBY9qL14e9s8&#10;22LzUpuodX+9EQSPw8x8w0znranElRpXWlYwHEQgiDOrS84VpPtlfwzCeWSNlWVScCcH81m3M8VY&#10;2xtv6brzuQgQdjEqKLyvYyldVpBBN7A1cfCOtjHog2xyqRu8Bbip5CiKvqTBksNCgTUlBWWn3cUo&#10;+E2WG9z+jcz4v0pW6+OiPqeHT6U+eu3iG4Sn1r/Dr/aPVjAZwvNL+AF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IvE7EAAAA2wAAAA8AAAAAAAAAAAAAAAAAmAIAAGRycy9k&#10;b3ducmV2LnhtbFBLBQYAAAAABAAEAPUAAACJAwAAAAA=&#10;" filled="f" stroked="f" strokeweight=".5pt">
                  <v:textbox>
                    <w:txbxContent>
                      <w:p w14:paraId="1354D6ED" w14:textId="77777777" w:rsidR="001C49CD" w:rsidRDefault="001C49CD" w:rsidP="002045E8">
                        <w:pPr>
                          <w:pStyle w:val="NormalWeb"/>
                          <w:spacing w:before="0" w:beforeAutospacing="0" w:after="0" w:afterAutospacing="0"/>
                          <w:jc w:val="both"/>
                        </w:pPr>
                        <w:r>
                          <w:rPr>
                            <w:rFonts w:ascii="Arial" w:eastAsia="Times New Roman" w:hAnsi="Arial"/>
                            <w:sz w:val="16"/>
                            <w:szCs w:val="16"/>
                          </w:rPr>
                          <w:t>Belt pay out</w:t>
                        </w:r>
                      </w:p>
                      <w:p w14:paraId="38C5ED42" w14:textId="77777777" w:rsidR="001C49CD" w:rsidRDefault="001C49CD" w:rsidP="002045E8">
                        <w:pPr>
                          <w:pStyle w:val="NormalWeb"/>
                          <w:spacing w:before="0" w:beforeAutospacing="0" w:after="0" w:afterAutospacing="0"/>
                          <w:jc w:val="both"/>
                        </w:pPr>
                        <w:r>
                          <w:rPr>
                            <w:rFonts w:ascii="Arial" w:eastAsia="Times New Roman" w:hAnsi="Arial"/>
                            <w:sz w:val="16"/>
                            <w:szCs w:val="16"/>
                          </w:rPr>
                          <w:t>Belt speed</w:t>
                        </w:r>
                      </w:p>
                      <w:p w14:paraId="1C2BC86F" w14:textId="77777777" w:rsidR="001C49CD" w:rsidRDefault="001C49CD" w:rsidP="002045E8">
                        <w:pPr>
                          <w:pStyle w:val="NormalWeb"/>
                          <w:spacing w:before="0" w:beforeAutospacing="0" w:after="0" w:afterAutospacing="0"/>
                          <w:jc w:val="both"/>
                        </w:pPr>
                      </w:p>
                    </w:txbxContent>
                  </v:textbox>
                </v:shape>
                <v:shape id="Rectangle 84" o:spid="_x0000_s1063" style="position:absolute;left:1121;top:10726;width:9131;height:6343;visibility:visible;mso-wrap-style:square;v-text-anchor:top" coordsize="914228,195624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S/+8YA&#10;AADbAAAADwAAAGRycy9kb3ducmV2LnhtbESPT2sCMRTE7wW/Q3hCbzVrbRddjVIKQj201j8HvT02&#10;z83SzcuaRN1++6ZQ6HGYmd8ws0VnG3ElH2rHCoaDDARx6XTNlYL9bvkwBhEissbGMSn4pgCLee9u&#10;hoV2N97QdRsrkSAcClRgYmwLKUNpyGIYuJY4eSfnLcYkfSW1x1uC20Y+ZlkuLdacFgy29Gqo/Npe&#10;rIIPZ5/Gk+M5X+e5WZ0/zfvh2Uel7vvdyxREpC7+h//ab1rBZAS/X9IPkP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DS/+8YAAADbAAAADwAAAAAAAAAAAAAAAACYAgAAZHJz&#10;L2Rvd25yZXYueG1sUEsFBgAAAAAEAAQA9QAAAIsDAAAAAA==&#10;" adj="-11796480,,5400" path="m,l914209,v66,538022,-66,1101643,,1639665l914209,1956247,,1956247,,xe" fillcolor="#bfb1d0 [1623]" strokecolor="#795d9b [3047]">
                  <v:fill color2="#ece7f1 [503]" rotate="t" angle="180" colors="0 #c9b5e8;22938f #d9cbee;1 #f0eaf9" focus="100%" type="gradient"/>
                  <v:stroke joinstyle="miter"/>
                  <v:shadow on="t" color="black" opacity="24903f" origin=",.5" offset="0,.55556mm"/>
                  <v:formulas/>
                  <v:path arrowok="t" o:connecttype="custom" o:connectlocs="0,0;913111,0;913111,531662;913111,634314;0,634314;0,0" o:connectangles="0,0,0,0,0,0" textboxrect="0,0,914228,1956247"/>
                  <v:textbox>
                    <w:txbxContent>
                      <w:p w14:paraId="77F818F6" w14:textId="77777777" w:rsidR="001C49CD" w:rsidRDefault="001C49CD" w:rsidP="00040146">
                        <w:pPr>
                          <w:pStyle w:val="NormalWeb"/>
                          <w:spacing w:before="0" w:beforeAutospacing="0" w:after="0" w:afterAutospacing="0"/>
                          <w:jc w:val="center"/>
                        </w:pPr>
                        <w:r>
                          <w:rPr>
                            <w:rFonts w:ascii="Arial" w:eastAsia="Times New Roman" w:hAnsi="Arial"/>
                            <w:sz w:val="20"/>
                            <w:szCs w:val="20"/>
                            <w:lang w:val="fr-FR"/>
                          </w:rPr>
                          <w:t>VAL</w:t>
                        </w:r>
                      </w:p>
                    </w:txbxContent>
                  </v:textbox>
                </v:shape>
                <v:shape id="Zone de texte 87" o:spid="_x0000_s1064" type="#_x0000_t202" style="position:absolute;left:1121;top:13260;width:9131;height:3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8f1sYA&#10;AADbAAAADwAAAGRycy9kb3ducmV2LnhtbESPQWvCQBSE74L/YXmF3nTTYMWmriKBYCl6SOqlt9fs&#10;MwnNvo3Zrab+elco9DjMzDfMcj2YVpypd41lBU/TCARxaXXDlYLDRzZZgHAeWWNrmRT8koP1ajxa&#10;YqLthXM6F74SAcIuQQW1910ipStrMuimtiMO3tH2Bn2QfSV1j5cAN62Mo2guDTYcFmrsKK2p/C5+&#10;jIL3NNtj/hWbxbVNt7vjpjsdPp+VenwYNq8gPA3+P/zXftMKXm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v8f1sYAAADbAAAADwAAAAAAAAAAAAAAAACYAgAAZHJz&#10;L2Rvd25yZXYueG1sUEsFBgAAAAAEAAQA9QAAAIsDAAAAAA==&#10;" filled="f" stroked="f" strokeweight=".5pt">
                  <v:textbox>
                    <w:txbxContent>
                      <w:p w14:paraId="258B3F7B" w14:textId="77777777" w:rsidR="001C49CD" w:rsidRPr="00040146" w:rsidRDefault="001C49CD" w:rsidP="00040146">
                        <w:pPr>
                          <w:pStyle w:val="NormalWeb"/>
                          <w:spacing w:before="0" w:beforeAutospacing="0" w:after="0" w:afterAutospacing="0"/>
                          <w:jc w:val="both"/>
                          <w:rPr>
                            <w:lang w:val="fr-FR"/>
                          </w:rPr>
                        </w:pPr>
                        <w:r>
                          <w:rPr>
                            <w:rFonts w:ascii="Arial" w:eastAsia="Times New Roman" w:hAnsi="Arial"/>
                            <w:sz w:val="16"/>
                            <w:szCs w:val="16"/>
                            <w:lang w:val="fr-FR"/>
                          </w:rPr>
                          <w:t>End of presafe situation</w:t>
                        </w:r>
                      </w:p>
                    </w:txbxContent>
                  </v:textbox>
                </v:shape>
                <v:shape id="Légende à une bordure 3 107" o:spid="_x0000_s1065" type="#_x0000_t46" style="position:absolute;left:54602;top:27762;width:8020;height:26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BmeMEA&#10;AADcAAAADwAAAGRycy9kb3ducmV2LnhtbERPyWrDMBC9F/oPYgq9lFrOghscK8EUCrnWDeQ6scYL&#10;tkbGUmw3X18VCr3N462THRfTi4lG11pWsIpiEMSl1S3XCs5fH687EM4ja+wtk4JvcnA8PD5kmGo7&#10;8ydNha9FCGGXooLG+yGV0pUNGXSRHYgDV9nRoA9wrKUecQ7hppfrOE6kwZZDQ4MDvTdUdsXNKDBX&#10;87Jdl7Kb8yTZ6Mvdbopqq9Tz05LvQXha/L/4z33SYX78Br/PhAvk4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SQZnjBAAAA3AAAAA8AAAAAAAAAAAAAAAAAmAIAAGRycy9kb3du&#10;cmV2LnhtbFBLBQYAAAAABAAEAPUAAACGAwAAAAA=&#10;" adj="-12061,21725,-3600,,-3600,,-1800" fillcolor="#254163 [1636]" strokecolor="#17365d [2415]">
                  <v:fill color2="#4477b6 [3012]" rotate="t" angle="180" colors="0 #2c5d98;52429f #3c7bc7;1 #3a7ccb" focus="100%" type="gradient">
                    <o:fill v:ext="view" type="gradientUnscaled"/>
                  </v:fill>
                  <v:shadow on="t" color="black" opacity="22937f" origin=",.5" offset="0,.63889mm"/>
                  <v:textbox>
                    <w:txbxContent>
                      <w:p w14:paraId="61A9B500" w14:textId="77777777" w:rsidR="001C49CD" w:rsidRDefault="001C49CD" w:rsidP="00963F04">
                        <w:pPr>
                          <w:pStyle w:val="NormalWeb"/>
                          <w:spacing w:before="0" w:beforeAutospacing="0" w:after="0" w:afterAutospacing="0"/>
                          <w:jc w:val="center"/>
                        </w:pPr>
                        <w:r>
                          <w:rPr>
                            <w:rFonts w:ascii="Arial" w:eastAsia="Times New Roman" w:hAnsi="Arial"/>
                            <w:sz w:val="20"/>
                            <w:szCs w:val="20"/>
                            <w:lang w:val="fr-FR"/>
                          </w:rPr>
                          <w:t>2 ms</w:t>
                        </w:r>
                      </w:p>
                    </w:txbxContent>
                  </v:textbox>
                  <o:callout v:ext="edit" minusy="t"/>
                </v:shape>
                <v:roundrect id="rectangle 10 ms" o:spid="_x0000_s1066" style="position:absolute;left:14763;top:9054;width:38028;height:1656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RjmsMA&#10;AADbAAAADwAAAGRycy9kb3ducmV2LnhtbERPz2vCMBS+C/4P4QleZKZuU1zXKG4wcPOkE8Tbo3k2&#10;pc1LaaLt/OuXw2DHj+93tu5tLW7U+tKxgtk0AUGcO11yoeD4/fGwBOEDssbaMSn4IQ/r1XCQYapd&#10;x3u6HUIhYgj7FBWYEJpUSp8bsuinriGO3MW1FkOEbSF1i10Mt7V8TJKFtFhybDDY0LuhvDpcrYJq&#10;/vV82Txxd+eJnn2+nfe7+ckoNR71m1cQgfrwL/5zb7WClzg2fok/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RjmsMAAADbAAAADwAAAAAAAAAAAAAAAACYAgAAZHJzL2Rv&#10;d25yZXYueG1sUEsFBgAAAAAEAAQA9QAAAIgDAAAAAA==&#10;" fillcolor="#4f81bd [3204]" strokecolor="#243f60 [1604]" strokeweight="1.5pt">
                  <v:fill opacity="18247f"/>
                  <v:stroke dashstyle="dashDot" opacity="64250f"/>
                </v:roundrect>
                <v:roundrect id="Rectangle à coins arrondis 95" o:spid="_x0000_s1067" style="position:absolute;left:15698;top:9966;width:16130;height:4180;visibility:visible;mso-wrap-style:square;v-text-anchor:top" arcsize="1512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42Q8UA&#10;AADbAAAADwAAAGRycy9kb3ducmV2LnhtbESPT2vCQBTE7wW/w/KEXopulFY0ugkiDS20h/rv/sw+&#10;k2D2bciuSfrtu4VCj8PM/IbZpIOpRUetqywrmE0jEMS51RUXCk7HbLIE4TyyxtoyKfgmB2kyethg&#10;rG3Pe+oOvhABwi5GBaX3TSyly0sy6Ka2IQ7e1bYGfZBtIXWLfYCbWs6jaCENVhwWSmxoV1J+O9yN&#10;gsvr/OxO2f3562M5O2/l55t76lipx/GwXYPwNPj/8F/7XStYvcDvl/ADZPI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XjZDxQAAANs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w:txbxContent>
                      <w:p w14:paraId="5AD9DCAE" w14:textId="77777777" w:rsidR="001C49CD" w:rsidRPr="00A63BD8" w:rsidRDefault="001C49CD" w:rsidP="00A63BD8">
                        <w:pPr>
                          <w:pStyle w:val="NormalWeb"/>
                          <w:spacing w:before="0" w:beforeAutospacing="0" w:after="0" w:afterAutospacing="0"/>
                          <w:jc w:val="center"/>
                        </w:pPr>
                        <w:r>
                          <w:rPr>
                            <w:rFonts w:ascii="Arial" w:eastAsia="Times New Roman" w:hAnsi="Arial"/>
                            <w:sz w:val="18"/>
                            <w:szCs w:val="18"/>
                          </w:rPr>
                          <w:t xml:space="preserve">Provide cycle &amp; step number </w:t>
                        </w:r>
                      </w:p>
                    </w:txbxContent>
                  </v:textbox>
                </v:roundrect>
                <v:roundrect id="Rectangle à coins arrondis 96" o:spid="_x0000_s1068" style="position:absolute;left:15701;top:20099;width:16129;height:4154;visibility:visible;mso-wrap-style:square;v-text-anchor:top" arcsize="1512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yoNMMA&#10;AADbAAAADwAAAGRycy9kb3ducmV2LnhtbESPT4vCMBTE74LfITzBy7KmikjtGkVE2QU9+Pf+tnnb&#10;FpuX0sRav70RFjwOM/MbZrZoTSkaql1hWcFwEIEgTq0uOFNwPm0+YxDOI2ssLZOCBzlYzLudGSba&#10;3vlAzdFnIkDYJagg975KpHRpTgbdwFbEwfuztUEfZJ1JXeM9wE0pR1E0kQYLDgs5VrTKKb0eb0bB&#10;73p0cefNbbzfxsPLUu6+3UfDSvV77fILhKfWv8P/7R+tYDqB15fw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yoNMMAAADbAAAADwAAAAAAAAAAAAAAAACYAgAAZHJzL2Rv&#10;d25yZXYueG1sUEsFBgAAAAAEAAQA9QAAAIgDAAAAAA==&#10;" fillcolor="#cdddac [1622]" strokecolor="#94b64e [3046]">
                  <v:fill color2="#f0f4e6 [502]" rotate="t" angle="180" colors="0 #dafda7;22938f #e4fdc2;1 #f5ffe6" focus="100%" type="gradient"/>
                  <v:shadow on="t" color="black" opacity="24903f" origin=",.5" offset="0,.55556mm"/>
                  <v:textbox>
                    <w:txbxContent>
                      <w:p w14:paraId="141C0862" w14:textId="77777777" w:rsidR="001C49CD" w:rsidRPr="00A63BD8" w:rsidRDefault="001C49CD" w:rsidP="00A63BD8">
                        <w:pPr>
                          <w:pStyle w:val="NormalWeb"/>
                          <w:spacing w:before="0" w:beforeAutospacing="0" w:after="0" w:afterAutospacing="0"/>
                          <w:jc w:val="center"/>
                        </w:pPr>
                        <w:r w:rsidRPr="00A63BD8">
                          <w:rPr>
                            <w:rFonts w:ascii="Arial" w:eastAsia="Times New Roman" w:hAnsi="Arial"/>
                            <w:sz w:val="18"/>
                            <w:szCs w:val="18"/>
                          </w:rPr>
                          <w:t>Evaluate step interruption event</w:t>
                        </w:r>
                      </w:p>
                    </w:txbxContent>
                  </v:textbox>
                </v:roundrect>
                <v:roundrect id="Rectangle à coins arrondis 97" o:spid="_x0000_s1069" style="position:absolute;left:35965;top:14145;width:15875;height:10103;visibility:visible;mso-wrap-style:square;v-text-anchor:top" arcsize="556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9TrcMA&#10;AADbAAAADwAAAGRycy9kb3ducmV2LnhtbESPzWrDMBCE74W+g9hCb7XsHNrGiRJCwFDoKWmd88ba&#10;2CbWykiKf/L0VaHQ4zAz3zDr7WQ6MZDzrWUFWZKCIK6sbrlW8P1VvLyD8AFZY2eZFMzkYbt5fFhj&#10;ru3IBxqOoRYRwj5HBU0IfS6lrxoy6BPbE0fvYp3BEKWrpXY4Rrjp5CJNX6XBluNCgz3tG6qux5tR&#10;cO+5KE9Z5mrD41wu5Odgu7NSz0/TbgUi0BT+w3/tD61g+Qa/X+IP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R9TrcMAAADbAAAADwAAAAAAAAAAAAAAAACYAgAAZHJzL2Rv&#10;d25yZXYueG1sUEsFBgAAAAAEAAQA9QAAAIgDAAAAAA==&#10;" fillcolor="#cdddac [1622]" strokecolor="#94b64e [3046]">
                  <v:fill color2="#f0f4e6 [502]" rotate="t" angle="180" colors="0 #dafda7;22938f #e4fdc2;1 #f5ffe6" focus="100%" type="gradient"/>
                  <v:shadow on="t" color="black" opacity="24903f" origin=",.5" offset="0,.55556mm"/>
                  <v:textbox>
                    <w:txbxContent>
                      <w:p w14:paraId="7A373D92" w14:textId="77777777" w:rsidR="001C49CD" w:rsidRPr="00976FFB" w:rsidRDefault="001C49CD" w:rsidP="00976FFB">
                        <w:pPr>
                          <w:pStyle w:val="NormalWeb"/>
                          <w:spacing w:before="0" w:beforeAutospacing="0" w:after="0" w:afterAutospacing="0"/>
                          <w:jc w:val="center"/>
                          <w:rPr>
                            <w:rFonts w:ascii="Arial" w:eastAsia="Times New Roman" w:hAnsi="Arial"/>
                            <w:sz w:val="18"/>
                            <w:szCs w:val="18"/>
                          </w:rPr>
                        </w:pPr>
                        <w:r w:rsidRPr="00976FFB">
                          <w:rPr>
                            <w:rFonts w:ascii="Arial" w:eastAsia="Times New Roman" w:hAnsi="Arial"/>
                            <w:sz w:val="18"/>
                            <w:szCs w:val="18"/>
                          </w:rPr>
                          <w:t>Provide</w:t>
                        </w:r>
                        <w:r>
                          <w:rPr>
                            <w:rFonts w:ascii="Arial" w:eastAsia="Times New Roman" w:hAnsi="Arial"/>
                            <w:sz w:val="18"/>
                            <w:szCs w:val="18"/>
                          </w:rPr>
                          <w:t>:</w:t>
                        </w:r>
                      </w:p>
                      <w:p w14:paraId="3442000D" w14:textId="77777777" w:rsidR="001C49CD" w:rsidRPr="00976FFB" w:rsidRDefault="001C49CD" w:rsidP="00976FFB">
                        <w:pPr>
                          <w:pStyle w:val="NormalWeb"/>
                          <w:spacing w:before="0" w:beforeAutospacing="0" w:after="0" w:afterAutospacing="0"/>
                          <w:jc w:val="center"/>
                          <w:rPr>
                            <w:rFonts w:ascii="Arial" w:eastAsia="Times New Roman" w:hAnsi="Arial"/>
                            <w:sz w:val="18"/>
                            <w:szCs w:val="18"/>
                          </w:rPr>
                        </w:pPr>
                        <w:r w:rsidRPr="00976FFB">
                          <w:rPr>
                            <w:rFonts w:ascii="Arial" w:eastAsia="Times New Roman" w:hAnsi="Arial"/>
                            <w:sz w:val="18"/>
                            <w:szCs w:val="18"/>
                          </w:rPr>
                          <w:t>First order</w:t>
                        </w:r>
                      </w:p>
                      <w:p w14:paraId="6308CFDB" w14:textId="77777777" w:rsidR="001C49CD" w:rsidRDefault="001C49CD" w:rsidP="00976FFB">
                        <w:pPr>
                          <w:pStyle w:val="NormalWeb"/>
                          <w:spacing w:before="0" w:beforeAutospacing="0" w:after="0" w:afterAutospacing="0"/>
                          <w:jc w:val="center"/>
                          <w:rPr>
                            <w:rFonts w:ascii="Arial" w:eastAsia="Times New Roman" w:hAnsi="Arial"/>
                            <w:sz w:val="18"/>
                            <w:szCs w:val="18"/>
                          </w:rPr>
                        </w:pPr>
                        <w:r w:rsidRPr="00976FFB">
                          <w:rPr>
                            <w:rFonts w:ascii="Arial" w:eastAsia="Times New Roman" w:hAnsi="Arial"/>
                            <w:sz w:val="18"/>
                            <w:szCs w:val="18"/>
                          </w:rPr>
                          <w:t>Increment step value</w:t>
                        </w:r>
                      </w:p>
                      <w:p w14:paraId="641AFC4B" w14:textId="77777777" w:rsidR="001C49CD" w:rsidRDefault="001C49CD" w:rsidP="00976FFB">
                        <w:pPr>
                          <w:pStyle w:val="NormalWeb"/>
                          <w:spacing w:before="0" w:beforeAutospacing="0" w:after="0" w:afterAutospacing="0"/>
                          <w:jc w:val="center"/>
                          <w:rPr>
                            <w:rFonts w:ascii="Arial" w:eastAsia="Times New Roman" w:hAnsi="Arial"/>
                            <w:sz w:val="18"/>
                            <w:szCs w:val="18"/>
                          </w:rPr>
                        </w:pPr>
                      </w:p>
                      <w:p w14:paraId="7A4DAD1F" w14:textId="77777777" w:rsidR="001C49CD" w:rsidRDefault="001C49CD" w:rsidP="00976FFB">
                        <w:pPr>
                          <w:pStyle w:val="NormalWeb"/>
                          <w:spacing w:before="0" w:beforeAutospacing="0" w:after="0" w:afterAutospacing="0"/>
                          <w:jc w:val="center"/>
                          <w:rPr>
                            <w:rFonts w:ascii="Arial" w:eastAsia="Times New Roman" w:hAnsi="Arial"/>
                            <w:sz w:val="18"/>
                            <w:szCs w:val="18"/>
                          </w:rPr>
                        </w:pPr>
                        <w:r>
                          <w:rPr>
                            <w:rFonts w:ascii="Arial" w:eastAsia="Times New Roman" w:hAnsi="Arial"/>
                            <w:sz w:val="18"/>
                            <w:szCs w:val="18"/>
                          </w:rPr>
                          <w:t>Manage step timer</w:t>
                        </w:r>
                      </w:p>
                      <w:p w14:paraId="10F78356" w14:textId="77777777" w:rsidR="001C49CD" w:rsidRPr="00976FFB" w:rsidRDefault="001C49CD" w:rsidP="00976FFB">
                        <w:pPr>
                          <w:pStyle w:val="NormalWeb"/>
                          <w:spacing w:before="0" w:beforeAutospacing="0" w:after="0" w:afterAutospacing="0"/>
                          <w:jc w:val="center"/>
                        </w:pPr>
                      </w:p>
                    </w:txbxContent>
                  </v:textbox>
                </v:roundrect>
                <v:shape id="Flèche en arc 120" o:spid="_x0000_s1070" style="position:absolute;left:29224;top:13229;width:7425;height:7701;rotation:10470416fd;visibility:visible;mso-wrap-style:square;v-text-anchor:middle" coordsize="742522,7700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7yoMYA&#10;AADcAAAADwAAAGRycy9kb3ducmV2LnhtbESPQUsDMRCF74L/IYzgzWatVMq2aSkFQQUPpqWlt2Ez&#10;3V3cTLZJ7K7/3jkI3mZ4b977ZrkefaeuFFMb2MDjpABFXAXXcm1gv3t5mINKGdlhF5gM/FCC9er2&#10;ZomlCwN/0tXmWkkIpxINNDn3pdapashjmoSeWLRziB6zrLHWLuIg4b7T06J41h5bloYGe9o2VH3Z&#10;b2+AB3uZvx3tPm7sqTvM3j9mh6dszP3duFmAyjTmf/Pf9asT/KngyzMygV7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77yoMYAAADcAAAADwAAAAAAAAAAAAAAAACYAgAAZHJz&#10;L2Rvd25yZXYueG1sUEsFBgAAAAAEAAQA9QAAAIsDAAAAAA==&#10;" path="m657154,563828c574423,707258,405234,768868,254690,710386,109912,654143,21201,501705,40331,342039,59764,179837,185201,53706,341556,39146,499559,24433,645648,127649,690901,285967r36751,-3885l656901,354838,560240,299776r36462,-3854c556834,183186,447704,115401,335148,133460,225245,151094,141062,246005,131477,363087v-9438,115288,55896,222789,159004,261628c399021,665600,519744,619423,578410,514580r78744,49248xe" fillcolor="#506329 [1638]" strokecolor="#94b64e [3046]">
                  <v:fill color2="#93b64c [3014]" rotate="t" angle="180" colors="0 #769535;52429f #9bc348;1 #9cc746" focus="100%" type="gradient">
                    <o:fill v:ext="view" type="gradientUnscaled"/>
                  </v:fill>
                  <v:shadow on="t" color="black" opacity="22937f" origin=",.5" offset="0,.63889mm"/>
                  <v:path arrowok="t" o:connecttype="custom" o:connectlocs="657154,563828;254690,710386;40331,342039;341556,39146;690901,285967;727652,282082;656901,354838;560240,299776;596702,295922;335148,133460;131477,363087;290481,624715;578410,514580;657154,563828" o:connectangles="0,0,0,0,0,0,0,0,0,0,0,0,0,0"/>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100" o:spid="_x0000_s1071" type="#_x0000_t34" style="position:absolute;left:10252;top:22176;width:5449;height:3768;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434RsMAAADcAAAADwAAAGRycy9kb3ducmV2LnhtbESPQUsDQQyF74L/YYjgzc6oKLJ2WhZB&#10;KUgPVr2HnbgzdCez7MR26683B8Fbwnt578tyPefBHGiqqbCH64UDQ9yVkLj38PH+fPUApgpywKEw&#10;eThRhfXq/GyJTShHfqPDTnqjIVwb9BBFxsba2kXKWBdlJFbtq0wZRdept2HCo4bnwd44d28zJtaG&#10;iCM9Rer2u+/s4XazHdp93Mop3rn2U17Tz/ySvL+8mNtHMEKz/Jv/rjdB8Z3i6zM6gV3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eN+EbDAAAA3AAAAA8AAAAAAAAAAAAA&#10;AAAAoQIAAGRycy9kb3ducmV2LnhtbFBLBQYAAAAABAAEAPkAAACRAwAAAAA=&#10;" adj="7035" strokecolor="#4579b8 [3044]">
                  <v:stroke endarrow="classic"/>
                </v:shape>
                <v:shape id="Connecteur en angle 101" o:spid="_x0000_s1072" type="#_x0000_t34" style="position:absolute;left:10252;top:16043;width:5449;height:613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X8dcEAAADcAAAADwAAAGRycy9kb3ducmV2LnhtbERP24rCMBB9X/Afwgi+rakKrlajSEUQ&#10;ZGGrfsDYjG21mZQmav37jSD4NodznfmyNZW4U+NKywoG/QgEcWZ1ybmC42HzPQHhPLLGyjIpeJKD&#10;5aLzNcdY2wendN/7XIQQdjEqKLyvYyldVpBB17c1ceDOtjHoA2xyqRt8hHBTyWEUjaXBkkNDgTUl&#10;BWXX/c0oOPwcRxdOz8lkffrbpb+7ZFxNS6V63XY1A+Gp9R/x273VYX40gNcz4QK5+A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1fx1wQAAANwAAAAPAAAAAAAAAAAAAAAA&#10;AKECAABkcnMvZG93bnJldi54bWxQSwUGAAAAAAQABAD5AAAAjwMAAAAA&#10;" adj="7017" strokecolor="#4579b8 [3044]">
                  <v:stroke endarrow="classic"/>
                </v:shape>
                <v:shape id="Légende à une bordure 3 108" o:spid="_x0000_s1073" type="#_x0000_t46" style="position:absolute;left:54602;top:4742;width:8013;height:25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JdDcUA&#10;AADcAAAADwAAAGRycy9kb3ducmV2LnhtbESPT2vCQBDF7wW/wzKCt7pRRGrqKioInsT6BzwO2WmS&#10;NjsbshtNvr1zKPQ2w3vz3m+W685V6kFNKD0bmIwTUMSZtyXnBq6X/fsHqBCRLVaeyUBPAdarwdsS&#10;U+uf/EWPc8yVhHBI0UARY51qHbKCHIaxr4lF+/aNwyhrk2vb4FPCXaWnSTLXDkuWhgJr2hWU/Z5b&#10;Z2B3mf+c7rdtf920/bFbzNpp2R6NGQ27zSeoSF38N/9dH6zgJ0Irz8gEevU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Al0NxQAAANwAAAAPAAAAAAAAAAAAAAAAAJgCAABkcnMv&#10;ZG93bnJldi54bWxQSwUGAAAAAAQABAD1AAAAigMAAAAA&#10;" adj="-15308,35357,-3600,,-3600,,-1800" fillcolor="#254163 [1636]" strokecolor="#17365d [2415]">
                  <v:fill color2="#4477b6 [3012]" rotate="t" angle="180" colors="0 #2c5d98;52429f #3c7bc7;1 #3a7ccb" focus="100%" type="gradient">
                    <o:fill v:ext="view" type="gradientUnscaled"/>
                  </v:fill>
                  <v:shadow on="t" color="black" opacity="22937f" origin=",.5" offset="0,.63889mm"/>
                  <v:textbox>
                    <w:txbxContent>
                      <w:p w14:paraId="0E2E9634" w14:textId="77777777" w:rsidR="001C49CD" w:rsidRDefault="001C49CD" w:rsidP="00963F04">
                        <w:pPr>
                          <w:pStyle w:val="NormalWeb"/>
                          <w:spacing w:before="0" w:beforeAutospacing="0" w:after="0" w:afterAutospacing="0"/>
                          <w:jc w:val="center"/>
                        </w:pPr>
                        <w:r>
                          <w:rPr>
                            <w:rFonts w:ascii="Arial" w:eastAsia="Times New Roman" w:hAnsi="Arial"/>
                            <w:sz w:val="20"/>
                            <w:szCs w:val="20"/>
                            <w:lang w:val="fr-FR"/>
                          </w:rPr>
                          <w:t>10 ms</w:t>
                        </w:r>
                      </w:p>
                    </w:txbxContent>
                  </v:textbox>
                  <o:callout v:ext="edit" minusy="t"/>
                </v:shape>
                <v:shape id="Connecteur en angle 113" o:spid="_x0000_s1074" type="#_x0000_t34" style="position:absolute;left:10252;top:36644;width:23991;height:121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fncIAAADcAAAADwAAAGRycy9kb3ducmV2LnhtbERPTWvCQBC9C/0PyxR6040Riqau0irS&#10;etQo9DhkxySYnY27q6b99a4geJvH+5zpvDONuJDztWUFw0ECgriwuuZSwS5f9ccgfEDW2FgmBX/k&#10;YT576U0x0/bKG7psQyliCPsMFVQhtJmUvqjIoB/YljhyB+sMhghdKbXDaww3jUyT5F0arDk2VNjS&#10;oqLiuD0bBV/79WLZhtTlyXL/bbuJ+f0/pUq9vXafHyACdeEpfrh/dJw/HMH9mXiBnN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OfncIAAADcAAAADwAAAAAAAAAAAAAA&#10;AAChAgAAZHJzL2Rvd25yZXYueG1sUEsFBgAAAAAEAAQA+QAAAJADAAAAAA==&#10;" strokecolor="#4579b8 [3044]">
                  <v:stroke endarrow="classic"/>
                </v:shape>
                <v:shape id="Connecteur en angle 114" o:spid="_x0000_s1075" type="#_x0000_t34" style="position:absolute;left:10252;top:31562;width:23995;height:508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kxeMIAAADcAAAADwAAAGRycy9kb3ducmV2LnhtbERPTYvCMBC9C/6HMII3TZVlKV2jiKAu&#10;uherstehGdtiM6lN1K6/3iwI3ubxPmcya00lbtS40rKC0TACQZxZXXKu4LBfDmIQziNrrCyTgj9y&#10;MJt2OxNMtL3zjm6pz0UIYZeggsL7OpHSZQUZdENbEwfuZBuDPsAml7rBewg3lRxH0ac0WHJoKLCm&#10;RUHZOb0aBdsjxaur36drE2e/P8ft5THebZTq99r5FwhPrX+LX+5vHeaPPuD/mXCBnD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xkxeMIAAADcAAAADwAAAAAAAAAAAAAA&#10;AAChAgAAZHJzL2Rvd25yZXYueG1sUEsFBgAAAAAEAAQA+QAAAJADAAAAAA==&#10;" strokecolor="#4579b8 [3044]">
                  <v:stroke endarrow="classic"/>
                </v:shape>
                <v:shapetype id="_x0000_t33" coordsize="21600,21600" o:spt="33" o:oned="t" path="m,l21600,r,21600e" filled="f">
                  <v:stroke joinstyle="miter"/>
                  <v:path arrowok="t" fillok="f" o:connecttype="none"/>
                  <o:lock v:ext="edit" shapetype="t"/>
                </v:shapetype>
                <v:shape id="Connecteur en angle 115" o:spid="_x0000_s1076" type="#_x0000_t33" style="position:absolute;left:10252;top:24251;width:7777;height:1239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2P7MMAAADcAAAADwAAAGRycy9kb3ducmV2LnhtbERPS2sCMRC+F/wPYYTeatZiq6xGKYql&#10;eKoP1OOwGXdjk8l2k+r23zcFwdt8fM+ZzFpnxYWaYDwr6PcyEMSF14ZLBbvt8mkEIkRkjdYzKfil&#10;ALNp52GCufZXXtNlE0uRQjjkqKCKsc6lDEVFDkPP18SJO/nGYUywKaVu8JrCnZXPWfYqHRpODRXW&#10;NK+o+Nr8OAXHb1ucP80KFwv7fjjvB/PhamiUeuy2b2MQkdp4F9/cHzrN77/A/zPpAjn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Htj+zDAAAA3AAAAA8AAAAAAAAAAAAA&#10;AAAAoQIAAGRycy9kb3ducmV2LnhtbFBLBQYAAAAABAAEAPkAAACRAwAAAAA=&#10;" strokecolor="#4579b8 [3044]">
                  <v:stroke endarrow="classic"/>
                </v:shape>
                <v:shape id="Rogner un rectangle à un seul coin 135" o:spid="_x0000_s1077" style="position:absolute;left:11730;width:49590;height:3450;visibility:visible;mso-wrap-style:square;v-text-anchor:middle" coordsize="4959026,3450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4hMQA&#10;AADcAAAADwAAAGRycy9kb3ducmV2LnhtbERPTWvCQBC9F/oflhG81Y1KpKSuItJCDypGC+1xzI5J&#10;MDsbs6uJ/94VhN7m8T5nOu9MJa7UuNKyguEgAkGcWV1yruBn//X2DsJ5ZI2VZVJwIwfz2evLFBNt&#10;W07puvO5CCHsElRQeF8nUrqsIINuYGviwB1tY9AH2ORSN9iGcFPJURRNpMGSQ0OBNS0Lyk67i1Hw&#10;dzhv9u1hHa/i39SV6XI7TD+3SvV73eIDhKfO/4uf7m8d5o9jeDwTLp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eITEAAAA3AAAAA8AAAAAAAAAAAAAAAAAmAIAAGRycy9k&#10;b3ducmV2LnhtbFBLBQYAAAAABAAEAPUAAACJAwAAAAA=&#10;" adj="-11796480,,5400" path="m,l4901516,r57510,57510l4959026,345056,,345056,,xe" fillcolor="gray [1616]" strokecolor="black [3040]">
                  <v:fill color2="#d9d9d9 [496]" rotate="t" angle="180" colors="0 #bcbcbc;22938f #d0d0d0;1 #ededed" focus="100%" type="gradient"/>
                  <v:stroke joinstyle="miter"/>
                  <v:shadow on="t" color="black" opacity="24903f" origin=",.5" offset="0,.55556mm"/>
                  <v:formulas/>
                  <v:path arrowok="t" o:connecttype="custom" o:connectlocs="0,0;4901516,0;4959026,57510;4959026,345056;0,345056;0,0" o:connectangles="0,0,0,0,0,0" textboxrect="0,0,4959026,345056"/>
                  <v:textbox>
                    <w:txbxContent>
                      <w:p w14:paraId="6F7B34D6" w14:textId="77777777" w:rsidR="001C49CD" w:rsidRPr="00C92192" w:rsidRDefault="001C49CD" w:rsidP="00C32F97">
                        <w:pPr>
                          <w:jc w:val="right"/>
                        </w:pPr>
                        <w:r>
                          <w:t>Post build</w:t>
                        </w:r>
                        <w:r w:rsidRPr="00C92192">
                          <w:t xml:space="preserve"> parameters</w:t>
                        </w:r>
                      </w:p>
                    </w:txbxContent>
                  </v:textbox>
                </v:shape>
                <v:rect id="Rectangle 118" o:spid="_x0000_s1078" style="position:absolute;left:12241;top:514;width:11618;height:2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cQNscA&#10;AADcAAAADwAAAGRycy9kb3ducmV2LnhtbESPT2vCQBDF74V+h2WE3upGoX+IrmItpcVDQWs9j7tj&#10;EpKdDdmNpn76zqHQ2wzvzXu/mS8H36gzdbEKbGAyzkAR2+AqLgzsv97un0HFhOywCUwGfijCcnF7&#10;M8fchQtv6bxLhZIQjjkaKFNqc62jLcljHIeWWLRT6DwmWbtCuw4vEu4bPc2yR+2xYmkosaV1Sbbe&#10;9d7Ak73G/vjw+t3795f6sGn3W/tZG3M3GlYzUImG9G/+u/5wgj8RWnlGJt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W3EDbHAAAA3AAAAA8AAAAAAAAAAAAAAAAAmAIAAGRy&#10;cy9kb3ducmV2LnhtbFBLBQYAAAAABAAEAPUAAACMAwAAAAA=&#10;" fillcolor="gray [1616]" strokecolor="black [3040]">
                  <v:fill color2="#d9d9d9 [496]" rotate="t" angle="180" colors="0 #bcbcbc;22938f #d0d0d0;1 #ededed" focus="100%" type="gradient"/>
                  <v:shadow on="t" color="black" opacity="24903f" origin=",.5" offset="0,.55556mm"/>
                  <v:textbox>
                    <w:txbxContent>
                      <w:p w14:paraId="7147D87D" w14:textId="77777777" w:rsidR="001C49CD" w:rsidRPr="001F357A" w:rsidRDefault="001C49CD" w:rsidP="00710005">
                        <w:pPr>
                          <w:pStyle w:val="NormalWeb"/>
                          <w:spacing w:before="0" w:beforeAutospacing="0" w:after="0" w:afterAutospacing="0"/>
                          <w:jc w:val="center"/>
                          <w:rPr>
                            <w:sz w:val="18"/>
                          </w:rPr>
                        </w:pPr>
                        <w:r w:rsidRPr="001F357A">
                          <w:rPr>
                            <w:rFonts w:ascii="Arial" w:eastAsia="Times New Roman" w:hAnsi="Arial"/>
                            <w:sz w:val="14"/>
                            <w:szCs w:val="20"/>
                          </w:rPr>
                          <w:t>Cycle/Steps parameters</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119" o:spid="_x0000_s1079" type="#_x0000_t67" style="position:absolute;left:20876;top:2928;width:1211;height:70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CfcMA&#10;AADcAAAADwAAAGRycy9kb3ducmV2LnhtbERP32vCMBB+H+x/CDfwRTRVx9DOKOpQZDCYVXw+m1vb&#10;rbmUJtP435uBsLf7+H7edB5MLc7UusqygkE/AUGcW11xoeCwX/fGIJxH1lhbJgVXcjCfPT5MMdX2&#10;wjs6Z74QMYRdigpK75tUSpeXZND1bUMcuS/bGvQRtoXULV5iuKnlMElepMGKY0OJDa1Kyn+yX6Pg&#10;+JGNusuw+Txl38+BwhuOV8d3pTpPYfEKwlPw/+K7e6vj/MEE/p6JF8jZ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cRCfcMAAADcAAAADwAAAAAAAAAAAAAAAACYAgAAZHJzL2Rv&#10;d25yZXYueG1sUEsFBgAAAAAEAAQA9QAAAIgDAAAAAA==&#10;" adj="19736" fillcolor="gray [1616]" strokecolor="black [3040]">
                  <v:fill color2="#d9d9d9 [496]" rotate="t" angle="180" colors="0 #bcbcbc;22938f #d0d0d0;1 #ededed" focus="100%" type="gradient"/>
                  <v:shadow on="t" color="black" opacity="24903f" origin=",.5" offset="0,.55556mm"/>
                </v:shape>
                <v:shapetype id="_x0000_t32" coordsize="21600,21600" o:spt="32" o:oned="t" path="m,l21600,21600e" filled="f">
                  <v:path arrowok="t" fillok="f" o:connecttype="none"/>
                  <o:lock v:ext="edit" shapetype="t"/>
                </v:shapetype>
                <v:shape id="Connecteur droit avec flèche 121" o:spid="_x0000_s1080" type="#_x0000_t32" style="position:absolute;left:31828;top:12054;width:22597;height: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L+NMIAAADcAAAADwAAAGRycy9kb3ducmV2LnhtbERPzUrDQBC+F3yHZQQvxW7ag42x2yKC&#10;aA89JPUBhuyYRHdnQnZtok/fFQq9zcf3O5vd5J060RA6YQPLRQaKuBbbcWPg4/h6n4MKEdmiEyYD&#10;vxRgt72ZbbCwMnJJpyo2KoVwKNBAG2NfaB3qljyGhfTEifuUwWNMcGi0HXBM4d7pVZY9aI8dp4YW&#10;e3ppqf6ufrwBCX+P5XxcC+cHl++/SifVmzPm7nZ6fgIVaYpX8cX9btP81RL+n0kX6O0Z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pL+NMIAAADcAAAADwAAAAAAAAAAAAAA&#10;AAChAgAAZHJzL2Rvd25yZXYueG1sUEsFBgAAAAAEAAQA+QAAAJADAAAAAA==&#10;" strokecolor="#4579b8 [3044]">
                  <v:stroke endarrow="classic"/>
                </v:shape>
                <v:rect id="Rectangle 122" o:spid="_x0000_s1081" style="position:absolute;left:54407;top:10033;width:7959;height:10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wyTsMA&#10;AADcAAAADwAAAGRycy9kb3ducmV2LnhtbERPTWvCQBC9F/wPywi9NRsjlBKzimgrHoKgFc9DdpqE&#10;ZmdjdmsSf31XKPQ2j/c52WowjbhR52rLCmZRDIK4sLrmUsH58+PlDYTzyBoby6RgJAer5eQpw1Tb&#10;no90O/lShBB2KSqovG9TKV1RkUEX2ZY4cF+2M+gD7EqpO+xDuGlkEsev0mDNoaHCljYVFd+nH6Og&#10;fN/ukvUlP+jzdT7Mj3m+u49OqefpsF6A8DT4f/Gfe6/D/CSBxzPhAr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7wyTsMAAADcAAAADwAAAAAAAAAAAAAAAACYAgAAZHJzL2Rv&#10;d25yZXYueG1sUEsFBgAAAAAEAAQA9QAAAIgDAAAAAA==&#10;" fillcolor="#215a69 [1640]" strokecolor="#40a7c2 [3048]">
                  <v:fill color2="#3da5c1 [3016]" rotate="t" angle="180" colors="0 #2787a0;52429f #36b1d2;1 #34b3d6" focus="100%" type="gradient">
                    <o:fill v:ext="view" type="gradientUnscaled"/>
                  </v:fill>
                  <v:shadow on="t" color="black" opacity="22937f" origin=",.5" offset="0,.63889mm"/>
                  <v:textbox>
                    <w:txbxContent>
                      <w:p w14:paraId="4BCA2856" w14:textId="77777777" w:rsidR="001C49CD" w:rsidRPr="00CD337E" w:rsidRDefault="001C49CD" w:rsidP="00E67788">
                        <w:pPr>
                          <w:jc w:val="center"/>
                        </w:pPr>
                        <w:r w:rsidRPr="00CD337E">
                          <w:t>Diag/Algo/BFS/…</w:t>
                        </w:r>
                      </w:p>
                    </w:txbxContent>
                  </v:textbox>
                </v:rect>
                <v:shape id="Zone de texte 130" o:spid="_x0000_s1082" type="#_x0000_t202" style="position:absolute;left:54421;top:16215;width:7942;height:3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EdsYA&#10;AADcAAAADwAAAGRycy9kb3ducmV2LnhtbESPT2sCQQzF7wW/wxDBW521gpStoxRR2l6K/0rxFnfS&#10;naU7me3OqOu3N4eCt4T38t4v03nna3WmNlaBDYyGGSjiItiKSwP73erxGVRMyBbrwGTgShHms97D&#10;FHMbLryh8zaVSkI45mjApdTkWsfCkcc4DA2xaD+h9ZhkbUttW7xIuK/1U5ZNtMeKpcFhQwtHxe/2&#10;5A2c7FFfD5vPyn0dvtd2+fYXPo4TYwb97vUFVKIu3c3/1+9W8MeCL8/IBHp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XiEdsYAAADcAAAADwAAAAAAAAAAAAAAAACYAgAAZHJz&#10;L2Rvd25yZXYueG1sUEsFBgAAAAAEAAQA9QAAAIsDAAAAAA==&#10;" filled="f" stroked="f" strokeweight=".5pt">
                  <v:textbox inset="1mm,,1mm">
                    <w:txbxContent>
                      <w:p w14:paraId="5E9689DA" w14:textId="77777777" w:rsidR="001C49CD" w:rsidRPr="00CD337E" w:rsidRDefault="001C49CD">
                        <w:pPr>
                          <w:rPr>
                            <w:color w:val="FFFFFF" w:themeColor="background1"/>
                            <w:sz w:val="16"/>
                            <w:szCs w:val="16"/>
                          </w:rPr>
                        </w:pPr>
                        <w:r w:rsidRPr="00CD337E">
                          <w:rPr>
                            <w:color w:val="FFFFFF" w:themeColor="background1"/>
                            <w:sz w:val="16"/>
                            <w:szCs w:val="16"/>
                          </w:rPr>
                          <w:t>Executed step</w:t>
                        </w:r>
                      </w:p>
                      <w:p w14:paraId="503354AC" w14:textId="77777777" w:rsidR="001C49CD" w:rsidRPr="00CD337E" w:rsidRDefault="001C49CD">
                        <w:pPr>
                          <w:rPr>
                            <w:color w:val="FFFFFF" w:themeColor="background1"/>
                            <w:sz w:val="16"/>
                            <w:szCs w:val="16"/>
                          </w:rPr>
                        </w:pPr>
                        <w:r w:rsidRPr="00CD337E">
                          <w:rPr>
                            <w:color w:val="FFFFFF" w:themeColor="background1"/>
                            <w:sz w:val="16"/>
                            <w:szCs w:val="16"/>
                          </w:rPr>
                          <w:t>Executed cycle</w:t>
                        </w:r>
                      </w:p>
                    </w:txbxContent>
                  </v:textbox>
                </v:shape>
                <v:rect id="Rectangle 131" o:spid="_x0000_s1083" style="position:absolute;left:54406;top:31165;width:7956;height:86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c65MMA&#10;AADcAAAADwAAAGRycy9kb3ducmV2LnhtbERPTWvCQBC9F/wPywi91U0MlBJdJWgrHkJBKz0P2TEJ&#10;ZmdjdptEf323UPA2j/c5y/VoGtFT52rLCuJZBIK4sLrmUsHp6+PlDYTzyBoby6TgRg7Wq8nTElNt&#10;Bz5Qf/SlCCHsUlRQed+mUrqiIoNuZlviwJ1tZ9AH2JVSdziEcNPIeRS9SoM1h4YKW9pUVFyOP0ZB&#10;+b7dzbPv/FOfrsmYHPJ8d785pZ6nY7YA4Wn0D/G/e6/D/CSGv2fCB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rc65MMAAADcAAAADwAAAAAAAAAAAAAAAACYAgAAZHJzL2Rv&#10;d25yZXYueG1sUEsFBgAAAAAEAAQA9QAAAIgDAAAAAA==&#10;" fillcolor="#215a69 [1640]" strokecolor="#40a7c2 [3048]">
                  <v:fill color2="#3da5c1 [3016]" rotate="t" angle="180" colors="0 #2787a0;52429f #36b1d2;1 #34b3d6" focus="100%" type="gradient">
                    <o:fill v:ext="view" type="gradientUnscaled"/>
                  </v:fill>
                  <v:shadow on="t" color="black" opacity="22937f" origin=",.5" offset="0,.63889mm"/>
                  <v:textbox>
                    <w:txbxContent>
                      <w:p w14:paraId="40880F6A" w14:textId="77777777" w:rsidR="001C49CD" w:rsidRPr="00CD337E" w:rsidRDefault="001C49CD" w:rsidP="00CD337E">
                        <w:pPr>
                          <w:pStyle w:val="NormalWeb"/>
                          <w:spacing w:before="0" w:beforeAutospacing="0" w:after="0" w:afterAutospacing="0"/>
                          <w:jc w:val="center"/>
                          <w:rPr>
                            <w:lang w:val="fr-FR"/>
                          </w:rPr>
                        </w:pPr>
                        <w:r>
                          <w:rPr>
                            <w:rFonts w:ascii="Arial" w:eastAsia="Times New Roman" w:hAnsi="Arial"/>
                            <w:sz w:val="20"/>
                            <w:szCs w:val="20"/>
                            <w:lang w:val="fr-FR"/>
                          </w:rPr>
                          <w:t>PAL/Diag/ATM/…</w:t>
                        </w:r>
                      </w:p>
                    </w:txbxContent>
                  </v:textbox>
                </v:rect>
                <v:shape id="Zone de texte 130" o:spid="_x0000_s1084" type="#_x0000_t202" style="position:absolute;left:54442;top:34646;width:7937;height:28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a/msMA&#10;AADcAAAADwAAAGRycy9kb3ducmV2LnhtbERPTWvCQBC9F/wPywje6kYFkehGSrG0XqRqi3ibZKfZ&#10;0Oxsml01/nu3IHibx/ucxbKztThT6yvHCkbDBARx4XTFpYKv/dvzDIQPyBprx6TgSh6WWe9pgal2&#10;F97SeRdKEUPYp6jAhNCkUvrCkEU/dA1x5H5cazFE2JZSt3iJ4baW4ySZSosVxwaDDb0aKn53J6vg&#10;pHN5PW43lfk+Hj716v3PrfOpUoN+9zIHEagLD/Hd/aHj/MkY/p+JF8j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ua/msMAAADcAAAADwAAAAAAAAAAAAAAAACYAgAAZHJzL2Rv&#10;d25yZXYueG1sUEsFBgAAAAAEAAQA9QAAAIgDAAAAAA==&#10;" filled="f" stroked="f" strokeweight=".5pt">
                  <v:textbox inset="1mm,,1mm">
                    <w:txbxContent>
                      <w:p w14:paraId="07D4D572" w14:textId="77777777" w:rsidR="001C49CD" w:rsidRPr="00CD337E" w:rsidRDefault="001C49CD" w:rsidP="00CD337E">
                        <w:pPr>
                          <w:pStyle w:val="NormalWeb"/>
                          <w:spacing w:before="0" w:beforeAutospacing="0" w:after="0" w:afterAutospacing="0"/>
                          <w:jc w:val="both"/>
                        </w:pPr>
                        <w:r w:rsidRPr="00CD337E">
                          <w:rPr>
                            <w:rFonts w:ascii="Arial" w:eastAsia="Times New Roman" w:hAnsi="Arial"/>
                            <w:color w:val="FFFFFF"/>
                            <w:sz w:val="16"/>
                            <w:szCs w:val="16"/>
                          </w:rPr>
                          <w:t>Motor power</w:t>
                        </w:r>
                      </w:p>
                    </w:txbxContent>
                  </v:textbox>
                </v:shape>
                <v:shape id="Connecteur droit avec flèche 133" o:spid="_x0000_s1085" type="#_x0000_t32" style="position:absolute;left:50376;top:31562;width:4030;height:39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6VFsEAAADcAAAADwAAAGRycy9kb3ducmV2LnhtbERPTWsCMRC9C/0PYQq9abYKoqtRSqFg&#10;oVZcRTwOm3GzuJksm6jpvzcFwds83ufMl9E24kqdrx0reB9kIIhLp2uuFOx3X/0JCB+QNTaOScEf&#10;eVguXnpzzLW78ZauRahECmGfowITQptL6UtDFv3AtcSJO7nOYkiwq6Tu8JbCbSOHWTaWFmtODQZb&#10;+jRUnouLVXAo/DEWm/gz1kO3N+Z3+l3qtVJvr/FjBiJQDE/xw73Saf5oBP/PpAvk4g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TpUWwQAAANwAAAAPAAAAAAAAAAAAAAAA&#10;AKECAABkcnMvZG93bnJldi54bWxQSwUGAAAAAAQABAD5AAAAjwMAAAAA&#10;" strokecolor="#4579b8 [3044]">
                  <v:stroke endarrow="classic"/>
                </v:shape>
                <v:shape id="Connecteur droit avec flèche 134" o:spid="_x0000_s1086" type="#_x0000_t32" style="position:absolute;left:50376;top:35470;width:4030;height:238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zLccMAAADcAAAADwAAAGRycy9kb3ducmV2LnhtbERPzUrDQBC+C77DMoIXsRt/qDF2W6RQ&#10;1EMPSX2AITsmaXdnQnbbpD69Kwje5uP7ncVq8k6daAidsIG7WQaKuBbbcWPgc7e5zUGFiGzRCZOB&#10;MwVYLS8vFlhYGbmkUxUblUI4FGigjbEvtA51Sx7DTHrixH3J4DEmODTaDjimcO/0fZbNtceOU0OL&#10;Pa1bqg/V0RuQ8P1c3oxPwvnW5R/70kn15oy5vppeX0BFmuK/+M/9btP8h0f4fSZdoJ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M8y3HDAAAA3AAAAA8AAAAAAAAAAAAA&#10;AAAAoQIAAGRycy9kb3ducmV2LnhtbFBLBQYAAAAABAAEAPkAAACRAwAAAAA=&#10;" strokecolor="#4579b8 [3044]">
                  <v:stroke endarrow="classic"/>
                </v:shape>
                <v:shape id="Forme libre 71" o:spid="_x0000_s1087" style="position:absolute;left:30078;top:25624;width:4584;height:10845;visibility:visible;mso-wrap-style:square;v-text-anchor:middle" coordsize="458383,1084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r5oMUA&#10;AADbAAAADwAAAGRycy9kb3ducmV2LnhtbESPQWsCMRSE74L/ITyhN03WgtrVKCJWWlGwtgePj81z&#10;d3HzsmxS3f77RhA8DjPzDTNbtLYSV2p86VhDMlAgiDNnSs41/Hy/9ycgfEA2WDkmDX/kYTHvdmaY&#10;GnfjL7oeQy4ihH2KGooQ6lRKnxVk0Q9cTRy9s2sshiibXJoGbxFuKzlUaiQtlhwXCqxpVVB2Of5a&#10;DZ9eHU7J9rAfXdZvE/VqN9XuvNH6pdcupyACteEZfrQ/jIZxAvcv8QfI+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uvmgxQAAANsAAAAPAAAAAAAAAAAAAAAAAJgCAABkcnMv&#10;ZG93bnJldi54bWxQSwUGAAAAAAQABAD1AAAAigMAAAAA&#10;" path="m458383,1084521c238643,1010093,18904,935665,1183,754912,-16538,574159,167759,287079,352057,e" filled="f" strokecolor="#243f60 [1604]" strokeweight="1pt">
                  <v:stroke startarrow="classic" endarrow="classic"/>
                  <v:path arrowok="t" o:connecttype="custom" o:connectlocs="458383,1084521;1183,754912;352057,0" o:connectangles="0,0,0"/>
                </v:shape>
                <v:shape id="Forme libre 72" o:spid="_x0000_s1088" style="position:absolute;left:33007;top:25624;width:2293;height:4466;visibility:visible;mso-wrap-style:square;v-text-anchor:middle" coordsize="229272,4465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b+FMQA&#10;AADbAAAADwAAAGRycy9kb3ducmV2LnhtbESPT2vCQBTE7wW/w/KE3urGHKpEV1FBLIUK/vf4yD6T&#10;aPZtyG419tN3BcHjMDO/YYbjxpTiSrUrLCvodiIQxKnVBWcKtpv5Rx+E88gaS8uk4E4OxqPW2xAT&#10;bW+8ouvaZyJA2CWoIPe+SqR0aU4GXcdWxME72dqgD7LOpK7xFuCmlHEUfUqDBYeFHCua5ZRe1r9G&#10;wfE+/5nEuLvwcnGuDtPZ37fZb5R6bzeTAQhPjX+Fn+0vraAXw+NL+AFy9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2/hTEAAAA2wAAAA8AAAAAAAAAAAAAAAAAmAIAAGRycy9k&#10;b3ducmV2LnhtbFBLBQYAAAAABAAEAPUAAACJAwAAAAA=&#10;" path="m229272,446567c131807,419986,34343,393405,5989,318977,-22365,244549,59151,,59151,e" filled="f" strokecolor="#243f60 [1604]" strokeweight="1pt">
                  <v:stroke startarrow="classic" endarrow="classic"/>
                  <v:path arrowok="t" o:connecttype="custom" o:connectlocs="229272,446567;5989,318977;59151,0" o:connectangles="0,0,0"/>
                </v:shape>
                <v:shape id="Rectangle 84" o:spid="_x0000_s1089" style="position:absolute;left:1114;top:1800;width:9125;height:6337;visibility:visible;mso-wrap-style:square;v-text-anchor:top" coordsize="914228,195624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bJqcIA&#10;AADcAAAADwAAAGRycy9kb3ducmV2LnhtbESPQWsCMRSE70L/Q3iF3jSrFZGtUaRQ8OCltnh+bl6T&#10;xc3Lsnnq6q9vBMHjMDPfMItVHxp1pi7VkQ2MRwUo4iramp2B35+v4RxUEmSLTWQycKUEq+XLYIGl&#10;jRf+pvNOnMoQTiUa8CJtqXWqPAVMo9gSZ+8vdgEly85p2+Elw0OjJ0Ux0wFrzgseW/r0VB13p2Bg&#10;64rr6Rb2brapxvp22EvNXox5e+3XH6CEenmGH+2NNTCdv8P9TD4Ce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BsmpwgAAANwAAAAPAAAAAAAAAAAAAAAAAJgCAABkcnMvZG93&#10;bnJldi54bWxQSwUGAAAAAAQABAD1AAAAhwMAAAAA&#10;" adj="-11796480,,5400" path="m,l914209,v66,538022,-66,1101643,,1639665l914209,1956247,,1956247,,xe" fillcolor="#dfa7a6 [1621]" strokecolor="#bc4542 [3045]">
                  <v:fill color2="#f5e4e4 [501]" rotate="t" angle="180" colors="0 #ffa2a1;22938f #ffbebd;1 #ffe5e5" focus="100%" type="gradient"/>
                  <v:stroke joinstyle="miter"/>
                  <v:shadow on="t" color="black" opacity="24903f" origin=",.5" offset="0,.55556mm"/>
                  <v:formulas/>
                  <v:path arrowok="t" o:connecttype="custom" o:connectlocs="0,0;912476,0;912476,531173;912476,633730;0,633730;0,0" o:connectangles="0,0,0,0,0,0" textboxrect="0,0,914228,1956247"/>
                  <v:textbox>
                    <w:txbxContent>
                      <w:p w14:paraId="152C290F" w14:textId="77777777" w:rsidR="001C49CD" w:rsidRDefault="001C49CD" w:rsidP="00715DC2">
                        <w:pPr>
                          <w:pStyle w:val="NormalWeb"/>
                          <w:spacing w:before="0" w:beforeAutospacing="0" w:after="0" w:afterAutospacing="0"/>
                          <w:jc w:val="center"/>
                        </w:pPr>
                        <w:r>
                          <w:rPr>
                            <w:rFonts w:ascii="Arial" w:eastAsia="Times New Roman" w:hAnsi="Arial"/>
                            <w:sz w:val="20"/>
                            <w:szCs w:val="20"/>
                            <w:lang w:val="fr-FR"/>
                          </w:rPr>
                          <w:t>BFS</w:t>
                        </w:r>
                      </w:p>
                    </w:txbxContent>
                  </v:textbox>
                </v:shape>
                <v:shape id="Connecteur en angle 484" o:spid="_x0000_s1090" type="#_x0000_t34" style="position:absolute;left:10239;top:7111;width:5459;height:494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4x6sUAAADcAAAADwAAAGRycy9kb3ducmV2LnhtbESPQWvCQBSE70L/w/IK3nTTIMXGbKRV&#10;pO1RU6HHR/aZhGbfxt1VU3+9WxB6HGbmGyZfDqYTZ3K+tazgaZqAIK6sbrlW8FVuJnMQPiBr7CyT&#10;gl/ysCweRjlm2l54S+ddqEWEsM9QQRNCn0npq4YM+qntiaN3sM5giNLVUju8RLjpZJokz9Jgy3Gh&#10;wZ5WDVU/u5NR8Lb/XK37kLoyWe/f7fBivq/HVKnx4/C6ABFoCP/he/tDK5jNZ/B3Jh4BWd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Q4x6sUAAADcAAAADwAAAAAAAAAA&#10;AAAAAAChAgAAZHJzL2Rvd25yZXYueG1sUEsFBgAAAAAEAAQA+QAAAJMDAAAAAA==&#10;" strokecolor="#4579b8 [3044]">
                  <v:stroke endarrow="classic"/>
                </v:shape>
                <v:shape id="Zone de texte 87" o:spid="_x0000_s1091" type="#_x0000_t202" style="position:absolute;left:1114;top:4333;width:9125;height:38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4JRccA&#10;AADcAAAADwAAAGRycy9kb3ducmV2LnhtbESPQWvCQBSE7wX/w/IK3uqmQUtIXSUEQkXsQevF2zP7&#10;TEKzb2N2G2N/fbdQ6HGYmW+Y5Xo0rRiod41lBc+zCARxaXXDlYLjR/GUgHAeWWNrmRTcycF6NXlY&#10;Yqrtjfc0HHwlAoRdigpq77tUSlfWZNDNbEccvIvtDfog+0rqHm8BbloZR9GLNNhwWKixo7ym8vPw&#10;ZRRs8+Id9+fYJN9t/ra7ZN31eFooNX0cs1cQnkb/H/5rb7SCebKA3zPhCM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leCUXHAAAA3AAAAA8AAAAAAAAAAAAAAAAAmAIAAGRy&#10;cy9kb3ducmV2LnhtbFBLBQYAAAAABAAEAPUAAACMAwAAAAA=&#10;" filled="f" stroked="f" strokeweight=".5pt">
                  <v:textbox>
                    <w:txbxContent>
                      <w:p w14:paraId="7C6C635F" w14:textId="77777777" w:rsidR="001C49CD" w:rsidRDefault="001C49CD" w:rsidP="00715DC2">
                        <w:pPr>
                          <w:pStyle w:val="NormalWeb"/>
                          <w:spacing w:before="0" w:beforeAutospacing="0" w:after="0" w:afterAutospacing="0"/>
                          <w:jc w:val="both"/>
                        </w:pPr>
                        <w:r>
                          <w:rPr>
                            <w:rFonts w:ascii="Arial" w:eastAsia="Times New Roman" w:hAnsi="Arial"/>
                            <w:sz w:val="16"/>
                            <w:szCs w:val="16"/>
                            <w:lang w:val="fr-FR"/>
                          </w:rPr>
                          <w:t>Selected Cycle</w:t>
                        </w:r>
                      </w:p>
                    </w:txbxContent>
                  </v:textbox>
                </v:shape>
                <v:rect id="Rectangle 526" o:spid="_x0000_s1092" style="position:absolute;left:24945;top:507;width:20999;height:24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dHe8UA&#10;AADcAAAADwAAAGRycy9kb3ducmV2LnhtbESPT2vCQBTE74LfYXlCb7pR0JboKrYiLT0U/Ht+7j6T&#10;kOzbkN1o2k/fLQg9DjPzG2ax6mwlbtT4wrGC8SgBQaydKThTcDxshy8gfEA2WDkmBd/kYbXs9xaY&#10;GnfnHd32IRMRwj5FBXkIdSql1zlZ9CNXE0fv6hqLIcomk6bBe4TbSk6SZCYtFhwXcqzpLSdd7lur&#10;4Fn/+PYy3Zxa+/5anj/r405/lUo9Dbr1HESgLvyHH+0Po2A6mcHfmXg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h0d7xQAAANwAAAAPAAAAAAAAAAAAAAAAAJgCAABkcnMv&#10;ZG93bnJldi54bWxQSwUGAAAAAAQABAD1AAAAigMAAAAA&#10;" fillcolor="gray [1616]" strokecolor="black [3040]">
                  <v:fill color2="#d9d9d9 [496]" rotate="t" angle="180" colors="0 #bcbcbc;22938f #d0d0d0;1 #ededed" focus="100%" type="gradient"/>
                  <v:shadow on="t" color="black" opacity="24903f" origin=",.5" offset="0,.55556mm"/>
                  <v:textbox>
                    <w:txbxContent>
                      <w:p w14:paraId="13C69267" w14:textId="77777777" w:rsidR="001C49CD" w:rsidRPr="001F357A" w:rsidRDefault="001C49CD" w:rsidP="00710005">
                        <w:pPr>
                          <w:pStyle w:val="NormalWeb"/>
                          <w:spacing w:before="0" w:beforeAutospacing="0" w:after="0" w:afterAutospacing="0"/>
                          <w:jc w:val="center"/>
                          <w:rPr>
                            <w:sz w:val="18"/>
                            <w:lang w:val="en-US"/>
                          </w:rPr>
                        </w:pPr>
                        <w:r w:rsidRPr="001F357A">
                          <w:rPr>
                            <w:rFonts w:ascii="Arial" w:eastAsia="Times New Roman" w:hAnsi="Arial"/>
                            <w:sz w:val="14"/>
                            <w:szCs w:val="20"/>
                            <w:lang w:val="en-US"/>
                          </w:rPr>
                          <w:t>Motor resistance / T°C correction factor</w:t>
                        </w:r>
                        <w:r>
                          <w:rPr>
                            <w:rFonts w:ascii="Arial" w:eastAsia="Times New Roman" w:hAnsi="Arial"/>
                            <w:sz w:val="14"/>
                            <w:szCs w:val="20"/>
                            <w:lang w:val="en-US"/>
                          </w:rPr>
                          <w:t xml:space="preserve"> / etc…</w:t>
                        </w:r>
                      </w:p>
                    </w:txbxContent>
                  </v:textbox>
                </v:rect>
                <w10:anchorlock/>
              </v:group>
            </w:pict>
          </mc:Fallback>
        </mc:AlternateContent>
      </w:r>
    </w:p>
    <w:p w14:paraId="59A9B779" w14:textId="77777777" w:rsidR="00A10EAB" w:rsidRDefault="00A10EAB" w:rsidP="006B59B2"/>
    <w:p w14:paraId="5EF08E06" w14:textId="77777777" w:rsidR="00A10EAB" w:rsidRDefault="00A10EAB" w:rsidP="006B59B2"/>
    <w:p w14:paraId="4D8559B1" w14:textId="77777777" w:rsidR="00A10EAB" w:rsidRDefault="00A10EAB" w:rsidP="006B59B2"/>
    <w:p w14:paraId="0FCEA928" w14:textId="77777777" w:rsidR="006B59B2" w:rsidRDefault="006B59B2" w:rsidP="006B59B2"/>
    <w:p w14:paraId="063C0C72" w14:textId="77777777" w:rsidR="006B59B2" w:rsidRDefault="006B59B2" w:rsidP="00C325DB">
      <w:pPr>
        <w:pStyle w:val="Heading1"/>
      </w:pPr>
      <w:r>
        <w:rPr>
          <w:i/>
          <w:vanish/>
          <w:color w:val="008000"/>
        </w:rPr>
        <w:br w:type="page"/>
      </w:r>
      <w:r>
        <w:br w:type="page"/>
      </w:r>
      <w:bookmarkStart w:id="83" w:name="_Toc315252667"/>
      <w:bookmarkStart w:id="84" w:name="_Toc396742491"/>
      <w:r>
        <w:lastRenderedPageBreak/>
        <w:t>software interface</w:t>
      </w:r>
      <w:bookmarkEnd w:id="83"/>
      <w:bookmarkEnd w:id="84"/>
    </w:p>
    <w:p w14:paraId="48B62BA2" w14:textId="77777777" w:rsidR="006B59B2" w:rsidRDefault="006B59B2" w:rsidP="006B59B2">
      <w:pPr>
        <w:pStyle w:val="Heading2"/>
      </w:pPr>
      <w:bookmarkStart w:id="85" w:name="_Toc315252668"/>
      <w:bookmarkStart w:id="86" w:name="_Toc396742492"/>
      <w:r>
        <w:t>Diagrams</w:t>
      </w:r>
      <w:bookmarkEnd w:id="85"/>
      <w:bookmarkEnd w:id="86"/>
    </w:p>
    <w:p w14:paraId="0FB4C4DD" w14:textId="77777777" w:rsidR="00A20F5A" w:rsidRDefault="00A20F5A" w:rsidP="00B52C9E">
      <w:r>
        <w:t xml:space="preserve">All software interfaces are completely defined in the software architecture document (ref. </w:t>
      </w:r>
      <w:r w:rsidRPr="00A20F5A">
        <w:rPr>
          <w:b/>
        </w:rPr>
        <w:t>[A2]</w:t>
      </w:r>
      <w:r>
        <w:t>)</w:t>
      </w:r>
      <w:r w:rsidR="00871F8F">
        <w:t>:</w:t>
      </w:r>
    </w:p>
    <w:p w14:paraId="24F1120D" w14:textId="77777777" w:rsidR="00A20F5A" w:rsidRDefault="00A20F5A" w:rsidP="00A20F5A">
      <w:pPr>
        <w:pStyle w:val="ListParagraph"/>
        <w:numPr>
          <w:ilvl w:val="0"/>
          <w:numId w:val="21"/>
        </w:numPr>
      </w:pPr>
      <w:r>
        <w:t>Data provider</w:t>
      </w:r>
    </w:p>
    <w:p w14:paraId="4F4E464D" w14:textId="77777777" w:rsidR="00A20F5A" w:rsidRDefault="00A20F5A" w:rsidP="00A20F5A">
      <w:pPr>
        <w:pStyle w:val="ListParagraph"/>
        <w:numPr>
          <w:ilvl w:val="0"/>
          <w:numId w:val="21"/>
        </w:numPr>
      </w:pPr>
      <w:r>
        <w:t>Data receiver</w:t>
      </w:r>
    </w:p>
    <w:p w14:paraId="08EBE00D" w14:textId="77777777" w:rsidR="00FB7B9E" w:rsidRDefault="00A20F5A" w:rsidP="00FB7B9E">
      <w:pPr>
        <w:pStyle w:val="ListParagraph"/>
        <w:numPr>
          <w:ilvl w:val="0"/>
          <w:numId w:val="21"/>
        </w:numPr>
      </w:pPr>
      <w:r>
        <w:t>Scaling associated to each data element</w:t>
      </w:r>
    </w:p>
    <w:p w14:paraId="5BFF11A9" w14:textId="77777777" w:rsidR="00FB7B9E" w:rsidRDefault="00FB7B9E" w:rsidP="00FB7B9E">
      <w:pPr>
        <w:pStyle w:val="ListParagraph"/>
        <w:numPr>
          <w:ilvl w:val="0"/>
          <w:numId w:val="21"/>
        </w:numPr>
      </w:pPr>
      <w:r>
        <w:t>Name of the macro used to set/get dat</w:t>
      </w:r>
      <w:r w:rsidR="00731DB1">
        <w:t>a</w:t>
      </w:r>
      <w:r>
        <w:t xml:space="preserve"> elements</w:t>
      </w:r>
    </w:p>
    <w:p w14:paraId="63557069" w14:textId="77777777" w:rsidR="00A20F5A" w:rsidRDefault="00A20F5A" w:rsidP="00B52C9E"/>
    <w:p w14:paraId="5FC65B30" w14:textId="77777777" w:rsidR="00FB7B9E" w:rsidRPr="00836A08" w:rsidRDefault="00FB7B9E" w:rsidP="00B52C9E"/>
    <w:p w14:paraId="57A5219E" w14:textId="77777777" w:rsidR="00B52C9E" w:rsidRDefault="006F0E44" w:rsidP="00B52C9E">
      <w:r>
        <w:t>The following table is just given as information</w:t>
      </w:r>
      <w:r w:rsidR="00871F8F">
        <w:t>:</w:t>
      </w:r>
    </w:p>
    <w:p w14:paraId="75079ACA" w14:textId="77777777" w:rsidR="006F0E44" w:rsidRDefault="006F0E44" w:rsidP="00B52C9E"/>
    <w:p w14:paraId="3FCA22E8" w14:textId="77777777" w:rsidR="00955E05" w:rsidRPr="007F510D" w:rsidRDefault="00955E05" w:rsidP="00B52C9E">
      <w:pPr>
        <w:rPr>
          <w:i/>
        </w:rPr>
      </w:pPr>
      <w:r w:rsidRPr="007F510D">
        <w:rPr>
          <w:i/>
        </w:rPr>
        <w:t>Inputs</w:t>
      </w:r>
      <w:r w:rsidR="00871F8F">
        <w:rPr>
          <w:i/>
        </w:rPr>
        <w:t>:</w:t>
      </w:r>
    </w:p>
    <w:tbl>
      <w:tblPr>
        <w:tblStyle w:val="LightShading-Accent1"/>
        <w:tblW w:w="0" w:type="auto"/>
        <w:tblCellMar>
          <w:left w:w="28" w:type="dxa"/>
          <w:right w:w="28" w:type="dxa"/>
        </w:tblCellMar>
        <w:tblLook w:val="04A0" w:firstRow="1" w:lastRow="0" w:firstColumn="1" w:lastColumn="0" w:noHBand="0" w:noVBand="1"/>
      </w:tblPr>
      <w:tblGrid>
        <w:gridCol w:w="5028"/>
        <w:gridCol w:w="1088"/>
        <w:gridCol w:w="898"/>
        <w:gridCol w:w="1560"/>
        <w:gridCol w:w="1120"/>
      </w:tblGrid>
      <w:tr w:rsidR="00D173D5" w14:paraId="32B16E2C" w14:textId="77777777" w:rsidTr="00BD6B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29" w:type="dxa"/>
          </w:tcPr>
          <w:p w14:paraId="48A9EAEF" w14:textId="77777777" w:rsidR="006F0E44" w:rsidRPr="00D173D5" w:rsidRDefault="006F0E44" w:rsidP="00BD6B16">
            <w:pPr>
              <w:jc w:val="center"/>
              <w:rPr>
                <w:sz w:val="16"/>
                <w:szCs w:val="16"/>
              </w:rPr>
            </w:pPr>
            <w:r w:rsidRPr="00D173D5">
              <w:rPr>
                <w:sz w:val="16"/>
                <w:szCs w:val="16"/>
              </w:rPr>
              <w:t>Macro</w:t>
            </w:r>
          </w:p>
        </w:tc>
        <w:tc>
          <w:tcPr>
            <w:tcW w:w="1116" w:type="dxa"/>
          </w:tcPr>
          <w:p w14:paraId="39A6A5B2" w14:textId="77777777" w:rsidR="006F0E44" w:rsidRPr="00D173D5" w:rsidRDefault="006F0E44" w:rsidP="00BD6B16">
            <w:pPr>
              <w:jc w:val="center"/>
              <w:cnfStyle w:val="100000000000" w:firstRow="1" w:lastRow="0" w:firstColumn="0" w:lastColumn="0" w:oddVBand="0" w:evenVBand="0" w:oddHBand="0" w:evenHBand="0" w:firstRowFirstColumn="0" w:firstRowLastColumn="0" w:lastRowFirstColumn="0" w:lastRowLastColumn="0"/>
              <w:rPr>
                <w:sz w:val="16"/>
                <w:szCs w:val="16"/>
              </w:rPr>
            </w:pPr>
            <w:r w:rsidRPr="00D173D5">
              <w:rPr>
                <w:sz w:val="16"/>
                <w:szCs w:val="16"/>
              </w:rPr>
              <w:t>Arguments</w:t>
            </w:r>
          </w:p>
        </w:tc>
        <w:tc>
          <w:tcPr>
            <w:tcW w:w="919" w:type="dxa"/>
          </w:tcPr>
          <w:p w14:paraId="492F7375" w14:textId="77777777" w:rsidR="006F0E44" w:rsidRPr="00D173D5" w:rsidRDefault="006F0E44" w:rsidP="00BD6B16">
            <w:pPr>
              <w:jc w:val="center"/>
              <w:cnfStyle w:val="100000000000" w:firstRow="1" w:lastRow="0" w:firstColumn="0" w:lastColumn="0" w:oddVBand="0" w:evenVBand="0" w:oddHBand="0" w:evenHBand="0" w:firstRowFirstColumn="0" w:firstRowLastColumn="0" w:lastRowFirstColumn="0" w:lastRowLastColumn="0"/>
              <w:rPr>
                <w:sz w:val="16"/>
                <w:szCs w:val="16"/>
              </w:rPr>
            </w:pPr>
            <w:r w:rsidRPr="00D173D5">
              <w:rPr>
                <w:sz w:val="16"/>
                <w:szCs w:val="16"/>
              </w:rPr>
              <w:t>Returned value</w:t>
            </w:r>
          </w:p>
        </w:tc>
        <w:tc>
          <w:tcPr>
            <w:tcW w:w="1649" w:type="dxa"/>
          </w:tcPr>
          <w:p w14:paraId="3C6D2885" w14:textId="77777777" w:rsidR="006F0E44" w:rsidRPr="00D173D5" w:rsidRDefault="007D6FEF" w:rsidP="007D6FEF">
            <w:pPr>
              <w:jc w:val="cente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Data element d</w:t>
            </w:r>
            <w:r w:rsidR="006F0E44" w:rsidRPr="00D173D5">
              <w:rPr>
                <w:sz w:val="16"/>
                <w:szCs w:val="16"/>
              </w:rPr>
              <w:t>escription</w:t>
            </w:r>
          </w:p>
        </w:tc>
        <w:tc>
          <w:tcPr>
            <w:tcW w:w="1141" w:type="dxa"/>
          </w:tcPr>
          <w:p w14:paraId="42B84810" w14:textId="77777777" w:rsidR="006F0E44" w:rsidRPr="00D173D5" w:rsidRDefault="006F0E44" w:rsidP="00BD6B16">
            <w:pPr>
              <w:jc w:val="center"/>
              <w:cnfStyle w:val="100000000000" w:firstRow="1" w:lastRow="0" w:firstColumn="0" w:lastColumn="0" w:oddVBand="0" w:evenVBand="0" w:oddHBand="0" w:evenHBand="0" w:firstRowFirstColumn="0" w:firstRowLastColumn="0" w:lastRowFirstColumn="0" w:lastRowLastColumn="0"/>
              <w:rPr>
                <w:sz w:val="16"/>
                <w:szCs w:val="16"/>
              </w:rPr>
            </w:pPr>
            <w:r w:rsidRPr="00D173D5">
              <w:rPr>
                <w:sz w:val="16"/>
                <w:szCs w:val="16"/>
              </w:rPr>
              <w:t>Covered requirement</w:t>
            </w:r>
          </w:p>
        </w:tc>
      </w:tr>
      <w:tr w:rsidR="007D6FEF" w14:paraId="052E24FF" w14:textId="77777777" w:rsidTr="00BD6B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29" w:type="dxa"/>
          </w:tcPr>
          <w:p w14:paraId="5BDC5816" w14:textId="77777777" w:rsidR="006F0E44" w:rsidRPr="00D173D5" w:rsidRDefault="006F0E44" w:rsidP="00B52C9E">
            <w:pPr>
              <w:rPr>
                <w:b w:val="0"/>
                <w:sz w:val="16"/>
                <w:szCs w:val="16"/>
              </w:rPr>
            </w:pPr>
            <w:r w:rsidRPr="00D173D5">
              <w:rPr>
                <w:b w:val="0"/>
                <w:sz w:val="16"/>
                <w:szCs w:val="16"/>
              </w:rPr>
              <w:t>Rte_Call_pclVehicleAnalogSignals_GetBatteryVoltage</w:t>
            </w:r>
          </w:p>
        </w:tc>
        <w:tc>
          <w:tcPr>
            <w:tcW w:w="1116" w:type="dxa"/>
          </w:tcPr>
          <w:p w14:paraId="2F2C367C" w14:textId="77777777" w:rsidR="006F0E44" w:rsidRPr="00D173D5" w:rsidRDefault="00D173D5" w:rsidP="00D173D5">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w:t>
            </w:r>
            <w:r w:rsidRPr="00D173D5">
              <w:rPr>
                <w:sz w:val="16"/>
                <w:szCs w:val="16"/>
              </w:rPr>
              <w:t>*</w:t>
            </w:r>
            <w:r>
              <w:rPr>
                <w:sz w:val="16"/>
                <w:szCs w:val="16"/>
              </w:rPr>
              <w:t xml:space="preserve"> uint16)</w:t>
            </w:r>
          </w:p>
        </w:tc>
        <w:tc>
          <w:tcPr>
            <w:tcW w:w="919" w:type="dxa"/>
          </w:tcPr>
          <w:p w14:paraId="4E32FB81" w14:textId="77777777" w:rsidR="006F0E44" w:rsidRPr="00D173D5" w:rsidRDefault="00D173D5" w:rsidP="00B52C9E">
            <w:pPr>
              <w:cnfStyle w:val="000000100000" w:firstRow="0" w:lastRow="0" w:firstColumn="0" w:lastColumn="0" w:oddVBand="0" w:evenVBand="0" w:oddHBand="1" w:evenHBand="0" w:firstRowFirstColumn="0" w:firstRowLastColumn="0" w:lastRowFirstColumn="0" w:lastRowLastColumn="0"/>
              <w:rPr>
                <w:sz w:val="16"/>
                <w:szCs w:val="16"/>
              </w:rPr>
            </w:pPr>
            <w:r w:rsidRPr="00D173D5">
              <w:rPr>
                <w:sz w:val="16"/>
                <w:szCs w:val="16"/>
              </w:rPr>
              <w:t>NA</w:t>
            </w:r>
          </w:p>
        </w:tc>
        <w:tc>
          <w:tcPr>
            <w:tcW w:w="1649" w:type="dxa"/>
          </w:tcPr>
          <w:p w14:paraId="14E75025" w14:textId="77777777" w:rsidR="006F0E44" w:rsidRPr="00D173D5" w:rsidRDefault="00D173D5" w:rsidP="00D173D5">
            <w:pPr>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Battery voltage</w:t>
            </w:r>
          </w:p>
        </w:tc>
        <w:tc>
          <w:tcPr>
            <w:tcW w:w="1141" w:type="dxa"/>
          </w:tcPr>
          <w:p w14:paraId="08FA4B79" w14:textId="77777777" w:rsidR="006F0E44" w:rsidRPr="00D173D5" w:rsidRDefault="00D173D5" w:rsidP="00B04494">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TF_G_74</w:t>
            </w:r>
          </w:p>
        </w:tc>
      </w:tr>
      <w:tr w:rsidR="00D173D5" w14:paraId="70821938" w14:textId="77777777" w:rsidTr="00BD6B16">
        <w:tc>
          <w:tcPr>
            <w:cnfStyle w:val="001000000000" w:firstRow="0" w:lastRow="0" w:firstColumn="1" w:lastColumn="0" w:oddVBand="0" w:evenVBand="0" w:oddHBand="0" w:evenHBand="0" w:firstRowFirstColumn="0" w:firstRowLastColumn="0" w:lastRowFirstColumn="0" w:lastRowLastColumn="0"/>
            <w:tcW w:w="5029" w:type="dxa"/>
          </w:tcPr>
          <w:p w14:paraId="564DFB6A" w14:textId="77777777" w:rsidR="006F0E44" w:rsidRPr="00D173D5" w:rsidRDefault="00D173D5" w:rsidP="00B52C9E">
            <w:pPr>
              <w:rPr>
                <w:b w:val="0"/>
                <w:sz w:val="16"/>
                <w:szCs w:val="16"/>
              </w:rPr>
            </w:pPr>
            <w:r w:rsidRPr="00D173D5">
              <w:rPr>
                <w:b w:val="0"/>
                <w:sz w:val="16"/>
                <w:szCs w:val="16"/>
              </w:rPr>
              <w:t>Rte_Call_pclMotorCurrent_ReadMotorCurrentInmA</w:t>
            </w:r>
          </w:p>
        </w:tc>
        <w:tc>
          <w:tcPr>
            <w:tcW w:w="1116" w:type="dxa"/>
          </w:tcPr>
          <w:p w14:paraId="08B2F4DE" w14:textId="77777777" w:rsidR="006F0E44" w:rsidRPr="00D173D5" w:rsidRDefault="00D173D5" w:rsidP="00B52C9E">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sint32)</w:t>
            </w:r>
          </w:p>
        </w:tc>
        <w:tc>
          <w:tcPr>
            <w:tcW w:w="919" w:type="dxa"/>
          </w:tcPr>
          <w:p w14:paraId="54689694" w14:textId="77777777" w:rsidR="006F0E44" w:rsidRPr="00D173D5" w:rsidRDefault="00D173D5" w:rsidP="00B52C9E">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NA</w:t>
            </w:r>
          </w:p>
        </w:tc>
        <w:tc>
          <w:tcPr>
            <w:tcW w:w="1649" w:type="dxa"/>
          </w:tcPr>
          <w:p w14:paraId="4B6592DE" w14:textId="77777777" w:rsidR="006F0E44" w:rsidRPr="00D173D5" w:rsidRDefault="00D173D5" w:rsidP="00D173D5">
            <w:pPr>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Motor current in mA</w:t>
            </w:r>
          </w:p>
        </w:tc>
        <w:tc>
          <w:tcPr>
            <w:tcW w:w="1141" w:type="dxa"/>
          </w:tcPr>
          <w:p w14:paraId="12C02618" w14:textId="77777777" w:rsidR="006F0E44" w:rsidRPr="00D173D5" w:rsidRDefault="00D173D5" w:rsidP="00B04494">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TF_G_84</w:t>
            </w:r>
          </w:p>
        </w:tc>
      </w:tr>
      <w:tr w:rsidR="007D6FEF" w14:paraId="18602C70" w14:textId="77777777" w:rsidTr="00BD6B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29" w:type="dxa"/>
          </w:tcPr>
          <w:p w14:paraId="4A0E6384" w14:textId="77777777" w:rsidR="006F0E44" w:rsidRPr="00D173D5" w:rsidRDefault="00D173D5" w:rsidP="00B52C9E">
            <w:pPr>
              <w:rPr>
                <w:b w:val="0"/>
                <w:sz w:val="16"/>
                <w:szCs w:val="16"/>
              </w:rPr>
            </w:pPr>
            <w:r w:rsidRPr="00D173D5">
              <w:rPr>
                <w:b w:val="0"/>
                <w:sz w:val="16"/>
                <w:szCs w:val="16"/>
              </w:rPr>
              <w:t>Rte_Call_pclMotorCurrent_ReadSignedMotorCurrentInA</w:t>
            </w:r>
          </w:p>
        </w:tc>
        <w:tc>
          <w:tcPr>
            <w:tcW w:w="1116" w:type="dxa"/>
          </w:tcPr>
          <w:p w14:paraId="250CA7A1" w14:textId="77777777" w:rsidR="006F0E44" w:rsidRPr="00D173D5" w:rsidRDefault="00D173D5" w:rsidP="00B52C9E">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sint8)</w:t>
            </w:r>
          </w:p>
        </w:tc>
        <w:tc>
          <w:tcPr>
            <w:tcW w:w="919" w:type="dxa"/>
          </w:tcPr>
          <w:p w14:paraId="71879BCF" w14:textId="77777777" w:rsidR="006F0E44" w:rsidRPr="00D173D5" w:rsidRDefault="00D173D5" w:rsidP="00B52C9E">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NA</w:t>
            </w:r>
          </w:p>
        </w:tc>
        <w:tc>
          <w:tcPr>
            <w:tcW w:w="1649" w:type="dxa"/>
          </w:tcPr>
          <w:p w14:paraId="7A71499C" w14:textId="77777777" w:rsidR="006F0E44" w:rsidRPr="00D173D5" w:rsidRDefault="00D173D5" w:rsidP="00D173D5">
            <w:pPr>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Motor current in A</w:t>
            </w:r>
          </w:p>
        </w:tc>
        <w:tc>
          <w:tcPr>
            <w:tcW w:w="1141" w:type="dxa"/>
          </w:tcPr>
          <w:p w14:paraId="6721D7C9" w14:textId="77777777" w:rsidR="006F0E44" w:rsidRPr="00D173D5" w:rsidRDefault="00BD6B16" w:rsidP="00B04494">
            <w:pPr>
              <w:jc w:val="center"/>
              <w:cnfStyle w:val="000000100000" w:firstRow="0" w:lastRow="0" w:firstColumn="0" w:lastColumn="0" w:oddVBand="0" w:evenVBand="0" w:oddHBand="1" w:evenHBand="0" w:firstRowFirstColumn="0" w:firstRowLastColumn="0" w:lastRowFirstColumn="0" w:lastRowLastColumn="0"/>
              <w:rPr>
                <w:sz w:val="16"/>
                <w:szCs w:val="16"/>
              </w:rPr>
            </w:pPr>
            <w:r w:rsidRPr="00BD6B16">
              <w:rPr>
                <w:sz w:val="16"/>
                <w:szCs w:val="16"/>
                <w:highlight w:val="red"/>
              </w:rPr>
              <w:t>XXXXXXX</w:t>
            </w:r>
          </w:p>
        </w:tc>
      </w:tr>
      <w:tr w:rsidR="00D173D5" w14:paraId="7139EB64" w14:textId="77777777" w:rsidTr="00BD6B16">
        <w:tc>
          <w:tcPr>
            <w:cnfStyle w:val="001000000000" w:firstRow="0" w:lastRow="0" w:firstColumn="1" w:lastColumn="0" w:oddVBand="0" w:evenVBand="0" w:oddHBand="0" w:evenHBand="0" w:firstRowFirstColumn="0" w:firstRowLastColumn="0" w:lastRowFirstColumn="0" w:lastRowLastColumn="0"/>
            <w:tcW w:w="5029" w:type="dxa"/>
          </w:tcPr>
          <w:p w14:paraId="3C95862D" w14:textId="77777777" w:rsidR="006F0E44" w:rsidRPr="00D173D5" w:rsidRDefault="00D173D5" w:rsidP="00B52C9E">
            <w:pPr>
              <w:rPr>
                <w:b w:val="0"/>
                <w:sz w:val="16"/>
                <w:szCs w:val="16"/>
              </w:rPr>
            </w:pPr>
            <w:r w:rsidRPr="00D173D5">
              <w:rPr>
                <w:b w:val="0"/>
                <w:sz w:val="16"/>
                <w:szCs w:val="16"/>
              </w:rPr>
              <w:t>Rte_Call_pclInternalTemperature_ReadFilteredInternalTemperature</w:t>
            </w:r>
          </w:p>
        </w:tc>
        <w:tc>
          <w:tcPr>
            <w:tcW w:w="1116" w:type="dxa"/>
          </w:tcPr>
          <w:p w14:paraId="4F493CBF" w14:textId="77777777" w:rsidR="006F0E44" w:rsidRPr="00D173D5" w:rsidRDefault="00D173D5" w:rsidP="00B52C9E">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uint16)</w:t>
            </w:r>
          </w:p>
        </w:tc>
        <w:tc>
          <w:tcPr>
            <w:tcW w:w="919" w:type="dxa"/>
          </w:tcPr>
          <w:p w14:paraId="47AC4167" w14:textId="77777777" w:rsidR="006F0E44" w:rsidRPr="00D173D5" w:rsidRDefault="00D173D5" w:rsidP="00B52C9E">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NA</w:t>
            </w:r>
          </w:p>
        </w:tc>
        <w:tc>
          <w:tcPr>
            <w:tcW w:w="1649" w:type="dxa"/>
          </w:tcPr>
          <w:p w14:paraId="3655FA57" w14:textId="77777777" w:rsidR="006F0E44" w:rsidRPr="00D173D5" w:rsidRDefault="00D173D5" w:rsidP="00D173D5">
            <w:pPr>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Temperature value</w:t>
            </w:r>
          </w:p>
        </w:tc>
        <w:tc>
          <w:tcPr>
            <w:tcW w:w="1141" w:type="dxa"/>
          </w:tcPr>
          <w:p w14:paraId="1B71A0FE" w14:textId="77777777" w:rsidR="006F0E44" w:rsidRPr="00D173D5" w:rsidRDefault="00D173D5" w:rsidP="00B04494">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TF_G_86</w:t>
            </w:r>
          </w:p>
        </w:tc>
      </w:tr>
      <w:tr w:rsidR="007D6FEF" w14:paraId="208AD5C1" w14:textId="77777777" w:rsidTr="00BD6B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29" w:type="dxa"/>
          </w:tcPr>
          <w:p w14:paraId="5608413B" w14:textId="77777777" w:rsidR="006F0E44" w:rsidRPr="00D173D5" w:rsidRDefault="00D173D5" w:rsidP="00B52C9E">
            <w:pPr>
              <w:rPr>
                <w:b w:val="0"/>
                <w:sz w:val="16"/>
                <w:szCs w:val="16"/>
              </w:rPr>
            </w:pPr>
            <w:r w:rsidRPr="00D173D5">
              <w:rPr>
                <w:b w:val="0"/>
                <w:sz w:val="16"/>
                <w:szCs w:val="16"/>
              </w:rPr>
              <w:t>Rte_Call_pclBeltDeplSensor_GetBeltSpeed_mm_s</w:t>
            </w:r>
          </w:p>
        </w:tc>
        <w:tc>
          <w:tcPr>
            <w:tcW w:w="1116" w:type="dxa"/>
          </w:tcPr>
          <w:p w14:paraId="15BB4F79" w14:textId="77777777" w:rsidR="006F0E44" w:rsidRPr="00D173D5" w:rsidRDefault="00D173D5" w:rsidP="00B52C9E">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sint32)</w:t>
            </w:r>
          </w:p>
        </w:tc>
        <w:tc>
          <w:tcPr>
            <w:tcW w:w="919" w:type="dxa"/>
          </w:tcPr>
          <w:p w14:paraId="4DE4A308" w14:textId="77777777" w:rsidR="006F0E44" w:rsidRPr="00D173D5" w:rsidRDefault="00D173D5" w:rsidP="00B52C9E">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NA</w:t>
            </w:r>
          </w:p>
        </w:tc>
        <w:tc>
          <w:tcPr>
            <w:tcW w:w="1649" w:type="dxa"/>
          </w:tcPr>
          <w:p w14:paraId="574F4E16" w14:textId="77777777" w:rsidR="006F0E44" w:rsidRPr="00D173D5" w:rsidRDefault="00D173D5" w:rsidP="00D173D5">
            <w:pPr>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Belt speed</w:t>
            </w:r>
          </w:p>
        </w:tc>
        <w:tc>
          <w:tcPr>
            <w:tcW w:w="1141" w:type="dxa"/>
          </w:tcPr>
          <w:p w14:paraId="18737637" w14:textId="77777777" w:rsidR="006F0E44" w:rsidRPr="00D173D5" w:rsidRDefault="00D173D5" w:rsidP="00B04494">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TF_G_82</w:t>
            </w:r>
          </w:p>
        </w:tc>
      </w:tr>
      <w:tr w:rsidR="00D173D5" w14:paraId="088B4785" w14:textId="77777777" w:rsidTr="00BD6B16">
        <w:tc>
          <w:tcPr>
            <w:cnfStyle w:val="001000000000" w:firstRow="0" w:lastRow="0" w:firstColumn="1" w:lastColumn="0" w:oddVBand="0" w:evenVBand="0" w:oddHBand="0" w:evenHBand="0" w:firstRowFirstColumn="0" w:firstRowLastColumn="0" w:lastRowFirstColumn="0" w:lastRowLastColumn="0"/>
            <w:tcW w:w="5029" w:type="dxa"/>
          </w:tcPr>
          <w:p w14:paraId="09370251" w14:textId="77777777" w:rsidR="006F0E44" w:rsidRPr="00D173D5" w:rsidRDefault="006F44B4" w:rsidP="00B52C9E">
            <w:pPr>
              <w:rPr>
                <w:b w:val="0"/>
                <w:sz w:val="16"/>
                <w:szCs w:val="16"/>
              </w:rPr>
            </w:pPr>
            <w:r w:rsidRPr="006F44B4">
              <w:rPr>
                <w:b w:val="0"/>
                <w:sz w:val="16"/>
                <w:szCs w:val="16"/>
              </w:rPr>
              <w:t>Rte_Call_pclBeltDeplSensor_GetBeltPayOut_mm</w:t>
            </w:r>
          </w:p>
        </w:tc>
        <w:tc>
          <w:tcPr>
            <w:tcW w:w="1116" w:type="dxa"/>
          </w:tcPr>
          <w:p w14:paraId="1E608F8E" w14:textId="77777777" w:rsidR="006F0E44" w:rsidRPr="00D173D5" w:rsidRDefault="006F44B4" w:rsidP="00B52C9E">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sint16)</w:t>
            </w:r>
          </w:p>
        </w:tc>
        <w:tc>
          <w:tcPr>
            <w:tcW w:w="919" w:type="dxa"/>
          </w:tcPr>
          <w:p w14:paraId="797001EA" w14:textId="77777777" w:rsidR="006F0E44" w:rsidRPr="00D173D5" w:rsidRDefault="006F44B4" w:rsidP="00B52C9E">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NA</w:t>
            </w:r>
          </w:p>
        </w:tc>
        <w:tc>
          <w:tcPr>
            <w:tcW w:w="1649" w:type="dxa"/>
          </w:tcPr>
          <w:p w14:paraId="59066B36" w14:textId="77777777" w:rsidR="006F0E44" w:rsidRPr="00D173D5" w:rsidRDefault="006F44B4" w:rsidP="00D173D5">
            <w:pPr>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Belt pay out</w:t>
            </w:r>
          </w:p>
        </w:tc>
        <w:tc>
          <w:tcPr>
            <w:tcW w:w="1141" w:type="dxa"/>
          </w:tcPr>
          <w:p w14:paraId="664BE489" w14:textId="77777777" w:rsidR="006F0E44" w:rsidRPr="00D173D5" w:rsidRDefault="006F44B4" w:rsidP="00B04494">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TF_G_83</w:t>
            </w:r>
          </w:p>
        </w:tc>
      </w:tr>
      <w:tr w:rsidR="006F44B4" w14:paraId="2F656979" w14:textId="77777777" w:rsidTr="00BD6B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29" w:type="dxa"/>
          </w:tcPr>
          <w:p w14:paraId="6243746F" w14:textId="77777777" w:rsidR="006F44B4" w:rsidRPr="00BD6B16" w:rsidRDefault="00CA512F" w:rsidP="00B52C9E">
            <w:pPr>
              <w:rPr>
                <w:b w:val="0"/>
                <w:sz w:val="16"/>
                <w:szCs w:val="16"/>
              </w:rPr>
            </w:pPr>
            <w:r w:rsidRPr="00BD6B16">
              <w:rPr>
                <w:b w:val="0"/>
                <w:sz w:val="16"/>
                <w:szCs w:val="16"/>
              </w:rPr>
              <w:t>Rte_Read_prrSelectedCycle_u8CycleNumber</w:t>
            </w:r>
          </w:p>
        </w:tc>
        <w:tc>
          <w:tcPr>
            <w:tcW w:w="1116" w:type="dxa"/>
          </w:tcPr>
          <w:p w14:paraId="50D6AC3A" w14:textId="77777777" w:rsidR="006F44B4" w:rsidRDefault="00CA512F" w:rsidP="00B52C9E">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uint8)</w:t>
            </w:r>
          </w:p>
        </w:tc>
        <w:tc>
          <w:tcPr>
            <w:tcW w:w="919" w:type="dxa"/>
          </w:tcPr>
          <w:p w14:paraId="569A081B" w14:textId="77777777" w:rsidR="006F44B4" w:rsidRDefault="00CA512F" w:rsidP="00B52C9E">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NA</w:t>
            </w:r>
          </w:p>
        </w:tc>
        <w:tc>
          <w:tcPr>
            <w:tcW w:w="1649" w:type="dxa"/>
          </w:tcPr>
          <w:p w14:paraId="6E35E83F" w14:textId="77777777" w:rsidR="006F44B4" w:rsidRDefault="00CA512F" w:rsidP="00D173D5">
            <w:pPr>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Selected cycle</w:t>
            </w:r>
          </w:p>
        </w:tc>
        <w:tc>
          <w:tcPr>
            <w:tcW w:w="1141" w:type="dxa"/>
          </w:tcPr>
          <w:p w14:paraId="251B9D11" w14:textId="77777777" w:rsidR="006F44B4" w:rsidRDefault="00CA512F" w:rsidP="00B04494">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TF_G_19</w:t>
            </w:r>
          </w:p>
        </w:tc>
      </w:tr>
      <w:tr w:rsidR="00CA512F" w14:paraId="5C8F6823" w14:textId="77777777" w:rsidTr="00BD6B16">
        <w:tc>
          <w:tcPr>
            <w:cnfStyle w:val="001000000000" w:firstRow="0" w:lastRow="0" w:firstColumn="1" w:lastColumn="0" w:oddVBand="0" w:evenVBand="0" w:oddHBand="0" w:evenHBand="0" w:firstRowFirstColumn="0" w:firstRowLastColumn="0" w:lastRowFirstColumn="0" w:lastRowLastColumn="0"/>
            <w:tcW w:w="5029" w:type="dxa"/>
          </w:tcPr>
          <w:p w14:paraId="608C07B2" w14:textId="77777777" w:rsidR="00CA512F" w:rsidRPr="00BD6B16" w:rsidRDefault="00BD6B16" w:rsidP="00B52C9E">
            <w:pPr>
              <w:rPr>
                <w:b w:val="0"/>
                <w:sz w:val="16"/>
                <w:szCs w:val="16"/>
              </w:rPr>
            </w:pPr>
            <w:r w:rsidRPr="00BD6B16">
              <w:rPr>
                <w:b w:val="0"/>
                <w:sz w:val="16"/>
                <w:szCs w:val="16"/>
              </w:rPr>
              <w:t>Rte_IRead_BFE_runScheduleStep_prrVehAbstract_b8IsCarAccelLow</w:t>
            </w:r>
          </w:p>
        </w:tc>
        <w:tc>
          <w:tcPr>
            <w:tcW w:w="1116" w:type="dxa"/>
          </w:tcPr>
          <w:p w14:paraId="77100F1A" w14:textId="77777777" w:rsidR="00CA512F" w:rsidRDefault="00BD6B16" w:rsidP="00B52C9E">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NA</w:t>
            </w:r>
          </w:p>
        </w:tc>
        <w:tc>
          <w:tcPr>
            <w:tcW w:w="919" w:type="dxa"/>
          </w:tcPr>
          <w:p w14:paraId="3E2057AD" w14:textId="77777777" w:rsidR="00CA512F" w:rsidRDefault="00BD6B16" w:rsidP="00B52C9E">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uint8</w:t>
            </w:r>
          </w:p>
        </w:tc>
        <w:tc>
          <w:tcPr>
            <w:tcW w:w="1649" w:type="dxa"/>
          </w:tcPr>
          <w:p w14:paraId="79D04BCE" w14:textId="77777777" w:rsidR="00CA512F" w:rsidRDefault="00BD6B16" w:rsidP="00D173D5">
            <w:pPr>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End of presafe situation</w:t>
            </w:r>
          </w:p>
        </w:tc>
        <w:tc>
          <w:tcPr>
            <w:tcW w:w="1141" w:type="dxa"/>
          </w:tcPr>
          <w:p w14:paraId="46F9145F" w14:textId="77777777" w:rsidR="00CA512F" w:rsidRDefault="00BD6B16" w:rsidP="00B04494">
            <w:pPr>
              <w:jc w:val="center"/>
              <w:cnfStyle w:val="000000000000" w:firstRow="0" w:lastRow="0" w:firstColumn="0" w:lastColumn="0" w:oddVBand="0" w:evenVBand="0" w:oddHBand="0" w:evenHBand="0" w:firstRowFirstColumn="0" w:firstRowLastColumn="0" w:lastRowFirstColumn="0" w:lastRowLastColumn="0"/>
              <w:rPr>
                <w:sz w:val="16"/>
                <w:szCs w:val="16"/>
              </w:rPr>
            </w:pPr>
            <w:r w:rsidRPr="00BD6B16">
              <w:rPr>
                <w:sz w:val="16"/>
                <w:szCs w:val="16"/>
                <w:highlight w:val="red"/>
              </w:rPr>
              <w:t>XXXXXXX</w:t>
            </w:r>
          </w:p>
        </w:tc>
      </w:tr>
      <w:tr w:rsidR="00BD6B16" w14:paraId="4EE81774" w14:textId="77777777" w:rsidTr="00BD6B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29" w:type="dxa"/>
          </w:tcPr>
          <w:p w14:paraId="049AE893" w14:textId="77777777" w:rsidR="00BD6B16" w:rsidRPr="00BD6B16" w:rsidRDefault="00BD6B16" w:rsidP="00B52C9E">
            <w:pPr>
              <w:rPr>
                <w:b w:val="0"/>
                <w:sz w:val="16"/>
                <w:szCs w:val="16"/>
              </w:rPr>
            </w:pPr>
          </w:p>
        </w:tc>
        <w:tc>
          <w:tcPr>
            <w:tcW w:w="1116" w:type="dxa"/>
          </w:tcPr>
          <w:p w14:paraId="45D90B6B" w14:textId="77777777" w:rsidR="00BD6B16" w:rsidRDefault="00BD6B16" w:rsidP="00B52C9E">
            <w:pPr>
              <w:cnfStyle w:val="000000100000" w:firstRow="0" w:lastRow="0" w:firstColumn="0" w:lastColumn="0" w:oddVBand="0" w:evenVBand="0" w:oddHBand="1" w:evenHBand="0" w:firstRowFirstColumn="0" w:firstRowLastColumn="0" w:lastRowFirstColumn="0" w:lastRowLastColumn="0"/>
              <w:rPr>
                <w:sz w:val="16"/>
                <w:szCs w:val="16"/>
              </w:rPr>
            </w:pPr>
          </w:p>
        </w:tc>
        <w:tc>
          <w:tcPr>
            <w:tcW w:w="919" w:type="dxa"/>
          </w:tcPr>
          <w:p w14:paraId="3297F4AB" w14:textId="77777777" w:rsidR="00BD6B16" w:rsidRDefault="00BD6B16" w:rsidP="00B52C9E">
            <w:pPr>
              <w:cnfStyle w:val="000000100000" w:firstRow="0" w:lastRow="0" w:firstColumn="0" w:lastColumn="0" w:oddVBand="0" w:evenVBand="0" w:oddHBand="1" w:evenHBand="0" w:firstRowFirstColumn="0" w:firstRowLastColumn="0" w:lastRowFirstColumn="0" w:lastRowLastColumn="0"/>
              <w:rPr>
                <w:sz w:val="16"/>
                <w:szCs w:val="16"/>
              </w:rPr>
            </w:pPr>
          </w:p>
        </w:tc>
        <w:tc>
          <w:tcPr>
            <w:tcW w:w="1649" w:type="dxa"/>
          </w:tcPr>
          <w:p w14:paraId="0A921413" w14:textId="77777777" w:rsidR="00BD6B16" w:rsidRPr="00BD6B16" w:rsidRDefault="00BD6B16" w:rsidP="00D173D5">
            <w:pPr>
              <w:jc w:val="left"/>
              <w:cnfStyle w:val="000000100000" w:firstRow="0" w:lastRow="0" w:firstColumn="0" w:lastColumn="0" w:oddVBand="0" w:evenVBand="0" w:oddHBand="1" w:evenHBand="0" w:firstRowFirstColumn="0" w:firstRowLastColumn="0" w:lastRowFirstColumn="0" w:lastRowLastColumn="0"/>
              <w:rPr>
                <w:sz w:val="16"/>
                <w:szCs w:val="16"/>
              </w:rPr>
            </w:pPr>
          </w:p>
        </w:tc>
        <w:tc>
          <w:tcPr>
            <w:tcW w:w="1141" w:type="dxa"/>
          </w:tcPr>
          <w:p w14:paraId="2118C91D" w14:textId="77777777" w:rsidR="00BD6B16" w:rsidRPr="00BD6B16" w:rsidRDefault="00BD6B16" w:rsidP="00B04494">
            <w:pPr>
              <w:jc w:val="center"/>
              <w:cnfStyle w:val="000000100000" w:firstRow="0" w:lastRow="0" w:firstColumn="0" w:lastColumn="0" w:oddVBand="0" w:evenVBand="0" w:oddHBand="1" w:evenHBand="0" w:firstRowFirstColumn="0" w:firstRowLastColumn="0" w:lastRowFirstColumn="0" w:lastRowLastColumn="0"/>
              <w:rPr>
                <w:sz w:val="16"/>
                <w:szCs w:val="16"/>
              </w:rPr>
            </w:pPr>
          </w:p>
        </w:tc>
      </w:tr>
    </w:tbl>
    <w:p w14:paraId="38D8A6A4" w14:textId="77777777" w:rsidR="006F0E44" w:rsidRDefault="006F0E44" w:rsidP="00B52C9E"/>
    <w:p w14:paraId="6A7DB1D3" w14:textId="77777777" w:rsidR="008C7652" w:rsidRPr="007F510D" w:rsidRDefault="00955E05" w:rsidP="00B52C9E">
      <w:pPr>
        <w:rPr>
          <w:i/>
        </w:rPr>
      </w:pPr>
      <w:r w:rsidRPr="007F510D">
        <w:rPr>
          <w:i/>
        </w:rPr>
        <w:t>Outputs</w:t>
      </w:r>
      <w:r w:rsidR="00871F8F">
        <w:rPr>
          <w:i/>
        </w:rPr>
        <w:t>:</w:t>
      </w:r>
    </w:p>
    <w:tbl>
      <w:tblPr>
        <w:tblStyle w:val="LightShading-Accent1"/>
        <w:tblW w:w="0" w:type="auto"/>
        <w:tblCellMar>
          <w:left w:w="28" w:type="dxa"/>
          <w:right w:w="28" w:type="dxa"/>
        </w:tblCellMar>
        <w:tblLook w:val="04A0" w:firstRow="1" w:lastRow="0" w:firstColumn="1" w:lastColumn="0" w:noHBand="0" w:noVBand="1"/>
      </w:tblPr>
      <w:tblGrid>
        <w:gridCol w:w="4940"/>
        <w:gridCol w:w="1104"/>
        <w:gridCol w:w="910"/>
        <w:gridCol w:w="1608"/>
        <w:gridCol w:w="1132"/>
      </w:tblGrid>
      <w:tr w:rsidR="008C7652" w14:paraId="55E48221" w14:textId="77777777" w:rsidTr="008C76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0" w:type="dxa"/>
          </w:tcPr>
          <w:p w14:paraId="731BDA18" w14:textId="77777777" w:rsidR="008C7652" w:rsidRPr="00D173D5" w:rsidRDefault="008C7652" w:rsidP="00E4583A">
            <w:pPr>
              <w:jc w:val="center"/>
              <w:rPr>
                <w:sz w:val="16"/>
                <w:szCs w:val="16"/>
              </w:rPr>
            </w:pPr>
            <w:r w:rsidRPr="00D173D5">
              <w:rPr>
                <w:sz w:val="16"/>
                <w:szCs w:val="16"/>
              </w:rPr>
              <w:t>Macro</w:t>
            </w:r>
          </w:p>
        </w:tc>
        <w:tc>
          <w:tcPr>
            <w:tcW w:w="1104" w:type="dxa"/>
          </w:tcPr>
          <w:p w14:paraId="0E8AC0E2" w14:textId="77777777" w:rsidR="008C7652" w:rsidRPr="00D173D5" w:rsidRDefault="008C7652" w:rsidP="00E4583A">
            <w:pPr>
              <w:jc w:val="center"/>
              <w:cnfStyle w:val="100000000000" w:firstRow="1" w:lastRow="0" w:firstColumn="0" w:lastColumn="0" w:oddVBand="0" w:evenVBand="0" w:oddHBand="0" w:evenHBand="0" w:firstRowFirstColumn="0" w:firstRowLastColumn="0" w:lastRowFirstColumn="0" w:lastRowLastColumn="0"/>
              <w:rPr>
                <w:sz w:val="16"/>
                <w:szCs w:val="16"/>
              </w:rPr>
            </w:pPr>
            <w:r w:rsidRPr="00D173D5">
              <w:rPr>
                <w:sz w:val="16"/>
                <w:szCs w:val="16"/>
              </w:rPr>
              <w:t>Arguments</w:t>
            </w:r>
          </w:p>
        </w:tc>
        <w:tc>
          <w:tcPr>
            <w:tcW w:w="910" w:type="dxa"/>
          </w:tcPr>
          <w:p w14:paraId="7C1662CF" w14:textId="77777777" w:rsidR="008C7652" w:rsidRPr="00D173D5" w:rsidRDefault="008C7652" w:rsidP="00E4583A">
            <w:pPr>
              <w:jc w:val="center"/>
              <w:cnfStyle w:val="100000000000" w:firstRow="1" w:lastRow="0" w:firstColumn="0" w:lastColumn="0" w:oddVBand="0" w:evenVBand="0" w:oddHBand="0" w:evenHBand="0" w:firstRowFirstColumn="0" w:firstRowLastColumn="0" w:lastRowFirstColumn="0" w:lastRowLastColumn="0"/>
              <w:rPr>
                <w:sz w:val="16"/>
                <w:szCs w:val="16"/>
              </w:rPr>
            </w:pPr>
            <w:r w:rsidRPr="00D173D5">
              <w:rPr>
                <w:sz w:val="16"/>
                <w:szCs w:val="16"/>
              </w:rPr>
              <w:t>Returned value</w:t>
            </w:r>
          </w:p>
        </w:tc>
        <w:tc>
          <w:tcPr>
            <w:tcW w:w="1608" w:type="dxa"/>
          </w:tcPr>
          <w:p w14:paraId="01D98EB2" w14:textId="77777777" w:rsidR="008C7652" w:rsidRPr="00D173D5" w:rsidRDefault="008C7652" w:rsidP="00E4583A">
            <w:pPr>
              <w:jc w:val="cente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Data element d</w:t>
            </w:r>
            <w:r w:rsidRPr="00D173D5">
              <w:rPr>
                <w:sz w:val="16"/>
                <w:szCs w:val="16"/>
              </w:rPr>
              <w:t>escription</w:t>
            </w:r>
          </w:p>
        </w:tc>
        <w:tc>
          <w:tcPr>
            <w:tcW w:w="1132" w:type="dxa"/>
          </w:tcPr>
          <w:p w14:paraId="124400EF" w14:textId="77777777" w:rsidR="008C7652" w:rsidRPr="00D173D5" w:rsidRDefault="008C7652" w:rsidP="00E4583A">
            <w:pPr>
              <w:jc w:val="center"/>
              <w:cnfStyle w:val="100000000000" w:firstRow="1" w:lastRow="0" w:firstColumn="0" w:lastColumn="0" w:oddVBand="0" w:evenVBand="0" w:oddHBand="0" w:evenHBand="0" w:firstRowFirstColumn="0" w:firstRowLastColumn="0" w:lastRowFirstColumn="0" w:lastRowLastColumn="0"/>
              <w:rPr>
                <w:sz w:val="16"/>
                <w:szCs w:val="16"/>
              </w:rPr>
            </w:pPr>
            <w:r w:rsidRPr="00D173D5">
              <w:rPr>
                <w:sz w:val="16"/>
                <w:szCs w:val="16"/>
              </w:rPr>
              <w:t>Covered requirement</w:t>
            </w:r>
          </w:p>
        </w:tc>
      </w:tr>
      <w:tr w:rsidR="008C7652" w14:paraId="33EBFB90" w14:textId="77777777" w:rsidTr="008C76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0" w:type="dxa"/>
          </w:tcPr>
          <w:p w14:paraId="3A610A66" w14:textId="77777777" w:rsidR="008C7652" w:rsidRPr="00D173D5" w:rsidRDefault="008C7652" w:rsidP="00E4583A">
            <w:pPr>
              <w:rPr>
                <w:b w:val="0"/>
                <w:sz w:val="16"/>
                <w:szCs w:val="16"/>
              </w:rPr>
            </w:pPr>
            <w:r w:rsidRPr="008C7652">
              <w:rPr>
                <w:b w:val="0"/>
                <w:sz w:val="16"/>
                <w:szCs w:val="16"/>
              </w:rPr>
              <w:t>Rte_Write_psrExecutedStep_u8StepNumber</w:t>
            </w:r>
          </w:p>
        </w:tc>
        <w:tc>
          <w:tcPr>
            <w:tcW w:w="1104" w:type="dxa"/>
          </w:tcPr>
          <w:p w14:paraId="37D8BFCD" w14:textId="77777777" w:rsidR="008C7652" w:rsidRPr="00D173D5" w:rsidRDefault="008C7652" w:rsidP="00E4583A">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uint8</w:t>
            </w:r>
          </w:p>
        </w:tc>
        <w:tc>
          <w:tcPr>
            <w:tcW w:w="910" w:type="dxa"/>
          </w:tcPr>
          <w:p w14:paraId="1142DFA9" w14:textId="77777777" w:rsidR="008C7652" w:rsidRPr="00D173D5" w:rsidRDefault="008C7652" w:rsidP="00E4583A">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NA</w:t>
            </w:r>
          </w:p>
        </w:tc>
        <w:tc>
          <w:tcPr>
            <w:tcW w:w="1608" w:type="dxa"/>
          </w:tcPr>
          <w:p w14:paraId="4D8B151C" w14:textId="77777777" w:rsidR="008C7652" w:rsidRPr="00D173D5" w:rsidRDefault="008C7652" w:rsidP="00E4583A">
            <w:pPr>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Running step</w:t>
            </w:r>
          </w:p>
        </w:tc>
        <w:tc>
          <w:tcPr>
            <w:tcW w:w="1132" w:type="dxa"/>
          </w:tcPr>
          <w:p w14:paraId="6BB5AE48" w14:textId="77777777" w:rsidR="008C7652" w:rsidRPr="00D173D5" w:rsidRDefault="008102F0" w:rsidP="00E4583A">
            <w:pPr>
              <w:jc w:val="center"/>
              <w:cnfStyle w:val="000000100000" w:firstRow="0" w:lastRow="0" w:firstColumn="0" w:lastColumn="0" w:oddVBand="0" w:evenVBand="0" w:oddHBand="1" w:evenHBand="0" w:firstRowFirstColumn="0" w:firstRowLastColumn="0" w:lastRowFirstColumn="0" w:lastRowLastColumn="0"/>
              <w:rPr>
                <w:sz w:val="16"/>
                <w:szCs w:val="16"/>
              </w:rPr>
            </w:pPr>
            <w:r w:rsidRPr="00BD6B16">
              <w:rPr>
                <w:sz w:val="16"/>
                <w:szCs w:val="16"/>
                <w:highlight w:val="red"/>
              </w:rPr>
              <w:t>XXXXXXX</w:t>
            </w:r>
          </w:p>
        </w:tc>
      </w:tr>
      <w:tr w:rsidR="008C7652" w14:paraId="07CA6A67" w14:textId="77777777" w:rsidTr="008C7652">
        <w:tc>
          <w:tcPr>
            <w:cnfStyle w:val="001000000000" w:firstRow="0" w:lastRow="0" w:firstColumn="1" w:lastColumn="0" w:oddVBand="0" w:evenVBand="0" w:oddHBand="0" w:evenHBand="0" w:firstRowFirstColumn="0" w:firstRowLastColumn="0" w:lastRowFirstColumn="0" w:lastRowLastColumn="0"/>
            <w:tcW w:w="4940" w:type="dxa"/>
          </w:tcPr>
          <w:p w14:paraId="7F1EA371" w14:textId="77777777" w:rsidR="008C7652" w:rsidRPr="00D173D5" w:rsidRDefault="008C7652" w:rsidP="00E4583A">
            <w:pPr>
              <w:rPr>
                <w:b w:val="0"/>
                <w:sz w:val="16"/>
                <w:szCs w:val="16"/>
              </w:rPr>
            </w:pPr>
            <w:r w:rsidRPr="008C7652">
              <w:rPr>
                <w:b w:val="0"/>
                <w:sz w:val="16"/>
                <w:szCs w:val="16"/>
              </w:rPr>
              <w:t>Rte_Write_psrExecutedCycle_u8CycleNumber</w:t>
            </w:r>
          </w:p>
        </w:tc>
        <w:tc>
          <w:tcPr>
            <w:tcW w:w="1104" w:type="dxa"/>
          </w:tcPr>
          <w:p w14:paraId="557127FA" w14:textId="77777777" w:rsidR="008C7652" w:rsidRPr="00D173D5" w:rsidRDefault="008C7652" w:rsidP="00E4583A">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uint8</w:t>
            </w:r>
          </w:p>
        </w:tc>
        <w:tc>
          <w:tcPr>
            <w:tcW w:w="910" w:type="dxa"/>
          </w:tcPr>
          <w:p w14:paraId="71177A75" w14:textId="77777777" w:rsidR="008C7652" w:rsidRPr="00D173D5" w:rsidRDefault="008C7652" w:rsidP="00E4583A">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NA</w:t>
            </w:r>
          </w:p>
        </w:tc>
        <w:tc>
          <w:tcPr>
            <w:tcW w:w="1608" w:type="dxa"/>
          </w:tcPr>
          <w:p w14:paraId="2CC1D623" w14:textId="77777777" w:rsidR="008C7652" w:rsidRPr="00D173D5" w:rsidRDefault="008C7652" w:rsidP="00E4583A">
            <w:pPr>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Running cycle</w:t>
            </w:r>
          </w:p>
        </w:tc>
        <w:tc>
          <w:tcPr>
            <w:tcW w:w="1132" w:type="dxa"/>
          </w:tcPr>
          <w:p w14:paraId="2340CB77" w14:textId="77777777" w:rsidR="008C7652" w:rsidRPr="00D173D5" w:rsidRDefault="008102F0" w:rsidP="00E4583A">
            <w:pPr>
              <w:jc w:val="center"/>
              <w:cnfStyle w:val="000000000000" w:firstRow="0" w:lastRow="0" w:firstColumn="0" w:lastColumn="0" w:oddVBand="0" w:evenVBand="0" w:oddHBand="0" w:evenHBand="0" w:firstRowFirstColumn="0" w:firstRowLastColumn="0" w:lastRowFirstColumn="0" w:lastRowLastColumn="0"/>
              <w:rPr>
                <w:sz w:val="16"/>
                <w:szCs w:val="16"/>
              </w:rPr>
            </w:pPr>
            <w:r w:rsidRPr="00BD6B16">
              <w:rPr>
                <w:sz w:val="16"/>
                <w:szCs w:val="16"/>
                <w:highlight w:val="red"/>
              </w:rPr>
              <w:t>XXXXXXX</w:t>
            </w:r>
          </w:p>
        </w:tc>
      </w:tr>
      <w:tr w:rsidR="008C7652" w14:paraId="424F82F2" w14:textId="77777777" w:rsidTr="008C76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0" w:type="dxa"/>
          </w:tcPr>
          <w:p w14:paraId="7B60A08B" w14:textId="77777777" w:rsidR="008C7652" w:rsidRPr="00D173D5" w:rsidRDefault="008C7652" w:rsidP="00E4583A">
            <w:pPr>
              <w:rPr>
                <w:b w:val="0"/>
                <w:sz w:val="16"/>
                <w:szCs w:val="16"/>
              </w:rPr>
            </w:pPr>
            <w:r w:rsidRPr="008C7652">
              <w:rPr>
                <w:b w:val="0"/>
                <w:sz w:val="16"/>
                <w:szCs w:val="16"/>
              </w:rPr>
              <w:t>Rte_Call_pclMotorPowerOrder_SetPowerOrder</w:t>
            </w:r>
          </w:p>
        </w:tc>
        <w:tc>
          <w:tcPr>
            <w:tcW w:w="1104" w:type="dxa"/>
          </w:tcPr>
          <w:p w14:paraId="44FBFE5D" w14:textId="77777777" w:rsidR="008C7652" w:rsidRDefault="008C7652" w:rsidP="00E4583A">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sint16</w:t>
            </w:r>
          </w:p>
          <w:p w14:paraId="125A1805" w14:textId="77777777" w:rsidR="008102F0" w:rsidRDefault="008102F0" w:rsidP="00E4583A">
            <w:pPr>
              <w:cnfStyle w:val="000000100000" w:firstRow="0" w:lastRow="0" w:firstColumn="0" w:lastColumn="0" w:oddVBand="0" w:evenVBand="0" w:oddHBand="1" w:evenHBand="0" w:firstRowFirstColumn="0" w:firstRowLastColumn="0" w:lastRowFirstColumn="0" w:lastRowLastColumn="0"/>
              <w:rPr>
                <w:sz w:val="16"/>
                <w:szCs w:val="16"/>
              </w:rPr>
            </w:pPr>
          </w:p>
          <w:p w14:paraId="25583050" w14:textId="77777777" w:rsidR="008C7652" w:rsidRPr="00D173D5" w:rsidRDefault="00474913" w:rsidP="00E4583A">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boolean</w:t>
            </w:r>
          </w:p>
        </w:tc>
        <w:tc>
          <w:tcPr>
            <w:tcW w:w="910" w:type="dxa"/>
          </w:tcPr>
          <w:p w14:paraId="43424541" w14:textId="77777777" w:rsidR="008C7652" w:rsidRDefault="008C7652" w:rsidP="00E4583A">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NA</w:t>
            </w:r>
          </w:p>
          <w:p w14:paraId="6067A06F" w14:textId="77777777" w:rsidR="008102F0" w:rsidRDefault="008102F0" w:rsidP="00E4583A">
            <w:pPr>
              <w:cnfStyle w:val="000000100000" w:firstRow="0" w:lastRow="0" w:firstColumn="0" w:lastColumn="0" w:oddVBand="0" w:evenVBand="0" w:oddHBand="1" w:evenHBand="0" w:firstRowFirstColumn="0" w:firstRowLastColumn="0" w:lastRowFirstColumn="0" w:lastRowLastColumn="0"/>
              <w:rPr>
                <w:sz w:val="16"/>
                <w:szCs w:val="16"/>
              </w:rPr>
            </w:pPr>
          </w:p>
          <w:p w14:paraId="0282A9A8" w14:textId="77777777" w:rsidR="008C7652" w:rsidRPr="00D173D5" w:rsidRDefault="008C7652" w:rsidP="00E4583A">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NA</w:t>
            </w:r>
          </w:p>
        </w:tc>
        <w:tc>
          <w:tcPr>
            <w:tcW w:w="1608" w:type="dxa"/>
          </w:tcPr>
          <w:p w14:paraId="69B331A6" w14:textId="77777777" w:rsidR="008C7652" w:rsidRDefault="008C7652" w:rsidP="00E4583A">
            <w:pPr>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Motor power</w:t>
            </w:r>
          </w:p>
          <w:p w14:paraId="1A84A02D" w14:textId="77777777" w:rsidR="008102F0" w:rsidRDefault="008102F0" w:rsidP="00E4583A">
            <w:pPr>
              <w:jc w:val="left"/>
              <w:cnfStyle w:val="000000100000" w:firstRow="0" w:lastRow="0" w:firstColumn="0" w:lastColumn="0" w:oddVBand="0" w:evenVBand="0" w:oddHBand="1" w:evenHBand="0" w:firstRowFirstColumn="0" w:firstRowLastColumn="0" w:lastRowFirstColumn="0" w:lastRowLastColumn="0"/>
              <w:rPr>
                <w:sz w:val="16"/>
                <w:szCs w:val="16"/>
              </w:rPr>
            </w:pPr>
          </w:p>
          <w:p w14:paraId="6D0193EB" w14:textId="77777777" w:rsidR="008C7652" w:rsidRPr="00D173D5" w:rsidRDefault="008C7652" w:rsidP="00E4583A">
            <w:pPr>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High Power activation</w:t>
            </w:r>
          </w:p>
        </w:tc>
        <w:tc>
          <w:tcPr>
            <w:tcW w:w="1132" w:type="dxa"/>
          </w:tcPr>
          <w:p w14:paraId="709499B3" w14:textId="77777777" w:rsidR="008C7652" w:rsidRDefault="008102F0" w:rsidP="00E4583A">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TF_G_70</w:t>
            </w:r>
          </w:p>
          <w:p w14:paraId="0FD967A2" w14:textId="77777777" w:rsidR="008102F0" w:rsidRDefault="008102F0" w:rsidP="00E4583A">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TF_G_72</w:t>
            </w:r>
          </w:p>
          <w:p w14:paraId="22697238" w14:textId="77777777" w:rsidR="008102F0" w:rsidRPr="00D173D5" w:rsidRDefault="008102F0" w:rsidP="00E4583A">
            <w:pPr>
              <w:jc w:val="center"/>
              <w:cnfStyle w:val="000000100000" w:firstRow="0" w:lastRow="0" w:firstColumn="0" w:lastColumn="0" w:oddVBand="0" w:evenVBand="0" w:oddHBand="1" w:evenHBand="0" w:firstRowFirstColumn="0" w:firstRowLastColumn="0" w:lastRowFirstColumn="0" w:lastRowLastColumn="0"/>
              <w:rPr>
                <w:sz w:val="16"/>
                <w:szCs w:val="16"/>
              </w:rPr>
            </w:pPr>
            <w:r w:rsidRPr="00BD6B16">
              <w:rPr>
                <w:sz w:val="16"/>
                <w:szCs w:val="16"/>
                <w:highlight w:val="red"/>
              </w:rPr>
              <w:t>XXXXXXX</w:t>
            </w:r>
          </w:p>
        </w:tc>
      </w:tr>
      <w:tr w:rsidR="008C7652" w14:paraId="3F629825" w14:textId="77777777" w:rsidTr="008C7652">
        <w:tc>
          <w:tcPr>
            <w:cnfStyle w:val="001000000000" w:firstRow="0" w:lastRow="0" w:firstColumn="1" w:lastColumn="0" w:oddVBand="0" w:evenVBand="0" w:oddHBand="0" w:evenHBand="0" w:firstRowFirstColumn="0" w:firstRowLastColumn="0" w:lastRowFirstColumn="0" w:lastRowLastColumn="0"/>
            <w:tcW w:w="4940" w:type="dxa"/>
          </w:tcPr>
          <w:p w14:paraId="7F5F4504" w14:textId="77777777" w:rsidR="008C7652" w:rsidRPr="00D173D5" w:rsidRDefault="008C7652" w:rsidP="00E4583A">
            <w:pPr>
              <w:rPr>
                <w:b w:val="0"/>
                <w:sz w:val="16"/>
                <w:szCs w:val="16"/>
              </w:rPr>
            </w:pPr>
          </w:p>
        </w:tc>
        <w:tc>
          <w:tcPr>
            <w:tcW w:w="1104" w:type="dxa"/>
          </w:tcPr>
          <w:p w14:paraId="04E7B91F" w14:textId="77777777" w:rsidR="008C7652" w:rsidRPr="00D173D5" w:rsidRDefault="008C7652" w:rsidP="00E4583A">
            <w:pPr>
              <w:cnfStyle w:val="000000000000" w:firstRow="0" w:lastRow="0" w:firstColumn="0" w:lastColumn="0" w:oddVBand="0" w:evenVBand="0" w:oddHBand="0" w:evenHBand="0" w:firstRowFirstColumn="0" w:firstRowLastColumn="0" w:lastRowFirstColumn="0" w:lastRowLastColumn="0"/>
              <w:rPr>
                <w:sz w:val="16"/>
                <w:szCs w:val="16"/>
              </w:rPr>
            </w:pPr>
          </w:p>
        </w:tc>
        <w:tc>
          <w:tcPr>
            <w:tcW w:w="910" w:type="dxa"/>
          </w:tcPr>
          <w:p w14:paraId="48B587BE" w14:textId="77777777" w:rsidR="008C7652" w:rsidRPr="00D173D5" w:rsidRDefault="008C7652" w:rsidP="00E4583A">
            <w:pPr>
              <w:cnfStyle w:val="000000000000" w:firstRow="0" w:lastRow="0" w:firstColumn="0" w:lastColumn="0" w:oddVBand="0" w:evenVBand="0" w:oddHBand="0" w:evenHBand="0" w:firstRowFirstColumn="0" w:firstRowLastColumn="0" w:lastRowFirstColumn="0" w:lastRowLastColumn="0"/>
              <w:rPr>
                <w:sz w:val="16"/>
                <w:szCs w:val="16"/>
              </w:rPr>
            </w:pPr>
          </w:p>
        </w:tc>
        <w:tc>
          <w:tcPr>
            <w:tcW w:w="1608" w:type="dxa"/>
          </w:tcPr>
          <w:p w14:paraId="772567AD" w14:textId="77777777" w:rsidR="008C7652" w:rsidRPr="00D173D5" w:rsidRDefault="008C7652" w:rsidP="00E4583A">
            <w:pPr>
              <w:jc w:val="left"/>
              <w:cnfStyle w:val="000000000000" w:firstRow="0" w:lastRow="0" w:firstColumn="0" w:lastColumn="0" w:oddVBand="0" w:evenVBand="0" w:oddHBand="0" w:evenHBand="0" w:firstRowFirstColumn="0" w:firstRowLastColumn="0" w:lastRowFirstColumn="0" w:lastRowLastColumn="0"/>
              <w:rPr>
                <w:sz w:val="16"/>
                <w:szCs w:val="16"/>
              </w:rPr>
            </w:pPr>
          </w:p>
        </w:tc>
        <w:tc>
          <w:tcPr>
            <w:tcW w:w="1132" w:type="dxa"/>
          </w:tcPr>
          <w:p w14:paraId="71074803" w14:textId="77777777" w:rsidR="008C7652" w:rsidRPr="00D173D5" w:rsidRDefault="008C7652" w:rsidP="00E4583A">
            <w:pPr>
              <w:jc w:val="center"/>
              <w:cnfStyle w:val="000000000000" w:firstRow="0" w:lastRow="0" w:firstColumn="0" w:lastColumn="0" w:oddVBand="0" w:evenVBand="0" w:oddHBand="0" w:evenHBand="0" w:firstRowFirstColumn="0" w:firstRowLastColumn="0" w:lastRowFirstColumn="0" w:lastRowLastColumn="0"/>
              <w:rPr>
                <w:sz w:val="16"/>
                <w:szCs w:val="16"/>
              </w:rPr>
            </w:pPr>
          </w:p>
        </w:tc>
      </w:tr>
      <w:tr w:rsidR="008C7652" w14:paraId="0396F5FF" w14:textId="77777777" w:rsidTr="008C76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0" w:type="dxa"/>
          </w:tcPr>
          <w:p w14:paraId="4473A36D" w14:textId="77777777" w:rsidR="008C7652" w:rsidRPr="00D173D5" w:rsidRDefault="008C7652" w:rsidP="00E4583A">
            <w:pPr>
              <w:rPr>
                <w:b w:val="0"/>
                <w:sz w:val="16"/>
                <w:szCs w:val="16"/>
              </w:rPr>
            </w:pPr>
          </w:p>
        </w:tc>
        <w:tc>
          <w:tcPr>
            <w:tcW w:w="1104" w:type="dxa"/>
          </w:tcPr>
          <w:p w14:paraId="23515A3A" w14:textId="77777777" w:rsidR="008C7652" w:rsidRPr="00D173D5" w:rsidRDefault="008C7652" w:rsidP="00E4583A">
            <w:pPr>
              <w:cnfStyle w:val="000000100000" w:firstRow="0" w:lastRow="0" w:firstColumn="0" w:lastColumn="0" w:oddVBand="0" w:evenVBand="0" w:oddHBand="1" w:evenHBand="0" w:firstRowFirstColumn="0" w:firstRowLastColumn="0" w:lastRowFirstColumn="0" w:lastRowLastColumn="0"/>
              <w:rPr>
                <w:sz w:val="16"/>
                <w:szCs w:val="16"/>
              </w:rPr>
            </w:pPr>
          </w:p>
        </w:tc>
        <w:tc>
          <w:tcPr>
            <w:tcW w:w="910" w:type="dxa"/>
          </w:tcPr>
          <w:p w14:paraId="02FF1D72" w14:textId="77777777" w:rsidR="008C7652" w:rsidRPr="00D173D5" w:rsidRDefault="008C7652" w:rsidP="00E4583A">
            <w:pPr>
              <w:cnfStyle w:val="000000100000" w:firstRow="0" w:lastRow="0" w:firstColumn="0" w:lastColumn="0" w:oddVBand="0" w:evenVBand="0" w:oddHBand="1" w:evenHBand="0" w:firstRowFirstColumn="0" w:firstRowLastColumn="0" w:lastRowFirstColumn="0" w:lastRowLastColumn="0"/>
              <w:rPr>
                <w:sz w:val="16"/>
                <w:szCs w:val="16"/>
              </w:rPr>
            </w:pPr>
          </w:p>
        </w:tc>
        <w:tc>
          <w:tcPr>
            <w:tcW w:w="1608" w:type="dxa"/>
          </w:tcPr>
          <w:p w14:paraId="10193EA3" w14:textId="77777777" w:rsidR="008C7652" w:rsidRPr="00D173D5" w:rsidRDefault="008C7652" w:rsidP="00E4583A">
            <w:pPr>
              <w:jc w:val="left"/>
              <w:cnfStyle w:val="000000100000" w:firstRow="0" w:lastRow="0" w:firstColumn="0" w:lastColumn="0" w:oddVBand="0" w:evenVBand="0" w:oddHBand="1" w:evenHBand="0" w:firstRowFirstColumn="0" w:firstRowLastColumn="0" w:lastRowFirstColumn="0" w:lastRowLastColumn="0"/>
              <w:rPr>
                <w:sz w:val="16"/>
                <w:szCs w:val="16"/>
              </w:rPr>
            </w:pPr>
          </w:p>
        </w:tc>
        <w:tc>
          <w:tcPr>
            <w:tcW w:w="1132" w:type="dxa"/>
          </w:tcPr>
          <w:p w14:paraId="3384AABD" w14:textId="77777777" w:rsidR="008C7652" w:rsidRPr="00D173D5" w:rsidRDefault="008C7652" w:rsidP="00E4583A">
            <w:pPr>
              <w:jc w:val="center"/>
              <w:cnfStyle w:val="000000100000" w:firstRow="0" w:lastRow="0" w:firstColumn="0" w:lastColumn="0" w:oddVBand="0" w:evenVBand="0" w:oddHBand="1" w:evenHBand="0" w:firstRowFirstColumn="0" w:firstRowLastColumn="0" w:lastRowFirstColumn="0" w:lastRowLastColumn="0"/>
              <w:rPr>
                <w:sz w:val="16"/>
                <w:szCs w:val="16"/>
              </w:rPr>
            </w:pPr>
          </w:p>
        </w:tc>
      </w:tr>
    </w:tbl>
    <w:p w14:paraId="5167E93D" w14:textId="77777777" w:rsidR="008C7652" w:rsidRDefault="008C7652" w:rsidP="00B52C9E"/>
    <w:p w14:paraId="1A6BAC71" w14:textId="77777777" w:rsidR="006B59B2" w:rsidRPr="00A20F5A" w:rsidRDefault="006B59B2" w:rsidP="00A20F5A">
      <w:pPr>
        <w:pStyle w:val="Heading2"/>
      </w:pPr>
      <w:r>
        <w:br w:type="page"/>
      </w:r>
      <w:bookmarkStart w:id="87" w:name="_Ref240877061"/>
      <w:bookmarkStart w:id="88" w:name="_Toc315252669"/>
      <w:bookmarkStart w:id="89" w:name="_Toc396742493"/>
      <w:r w:rsidRPr="00A20F5A">
        <w:lastRenderedPageBreak/>
        <w:t>Exported functions</w:t>
      </w:r>
      <w:bookmarkEnd w:id="87"/>
      <w:bookmarkEnd w:id="88"/>
      <w:bookmarkEnd w:id="89"/>
    </w:p>
    <w:p w14:paraId="2FC33861" w14:textId="77777777" w:rsidR="006B59B2" w:rsidRDefault="006B59B2" w:rsidP="006B59B2">
      <w:r>
        <w:t>All the following functions are exported by the component.</w:t>
      </w:r>
    </w:p>
    <w:p w14:paraId="6F56A618" w14:textId="77777777" w:rsidR="006B59B2" w:rsidRDefault="006B59B2" w:rsidP="006B59B2"/>
    <w:p w14:paraId="6A2EE425" w14:textId="77777777" w:rsidR="002B7B56" w:rsidRDefault="006B59B2" w:rsidP="002B7B56">
      <w:pPr>
        <w:pStyle w:val="Heading3"/>
      </w:pPr>
      <w:bookmarkStart w:id="90" w:name="_Ref240877073"/>
      <w:bookmarkStart w:id="91" w:name="_Ref240877132"/>
      <w:bookmarkStart w:id="92" w:name="_Ref240883665"/>
      <w:bookmarkStart w:id="93" w:name="_Ref314736287"/>
      <w:bookmarkStart w:id="94" w:name="_Ref314736312"/>
      <w:bookmarkStart w:id="95" w:name="_Toc315252670"/>
      <w:bookmarkStart w:id="96" w:name="_Ref359490423"/>
      <w:bookmarkStart w:id="97" w:name="_Ref359490430"/>
      <w:bookmarkStart w:id="98" w:name="_Toc396742494"/>
      <w:r>
        <w:t xml:space="preserve">Function </w:t>
      </w:r>
      <w:bookmarkEnd w:id="90"/>
      <w:bookmarkEnd w:id="91"/>
      <w:bookmarkEnd w:id="92"/>
      <w:bookmarkEnd w:id="93"/>
      <w:bookmarkEnd w:id="94"/>
      <w:bookmarkEnd w:id="95"/>
      <w:r w:rsidR="00E5707D">
        <w:rPr>
          <w:i/>
        </w:rPr>
        <w:t>BFE_runScheduleStep</w:t>
      </w:r>
      <w:bookmarkEnd w:id="96"/>
      <w:bookmarkEnd w:id="97"/>
      <w:bookmarkEnd w:id="98"/>
    </w:p>
    <w:p w14:paraId="23F36258" w14:textId="77777777" w:rsidR="006B59B2" w:rsidRDefault="006B59B2" w:rsidP="00B347F8">
      <w:pPr>
        <w:pStyle w:val="ListParagraph"/>
        <w:numPr>
          <w:ilvl w:val="0"/>
          <w:numId w:val="23"/>
        </w:numPr>
        <w:rPr>
          <w:u w:val="single"/>
        </w:rPr>
      </w:pPr>
      <w:r w:rsidRPr="00B347F8">
        <w:rPr>
          <w:u w:val="single"/>
        </w:rPr>
        <w:t>Object</w:t>
      </w:r>
      <w:r w:rsidR="00871F8F">
        <w:rPr>
          <w:u w:val="single"/>
        </w:rPr>
        <w:t>:</w:t>
      </w:r>
    </w:p>
    <w:p w14:paraId="4B1089F5" w14:textId="77777777" w:rsidR="00E5707D" w:rsidRDefault="00E5707D" w:rsidP="00E5707D">
      <w:pPr>
        <w:pStyle w:val="RequirementID"/>
        <w:ind w:left="780"/>
      </w:pPr>
      <w:r>
        <w:t>DSG_BFE_</w:t>
      </w:r>
      <w:r w:rsidR="00176BEA">
        <w:t>00001</w:t>
      </w:r>
      <w:r>
        <w:t>:</w:t>
      </w:r>
    </w:p>
    <w:p w14:paraId="54895A7D" w14:textId="77777777" w:rsidR="004825DF" w:rsidRDefault="004825DF" w:rsidP="004D726D">
      <w:pPr>
        <w:pStyle w:val="RequirementText"/>
        <w:ind w:left="780"/>
      </w:pPr>
      <w:r>
        <w:t>The aim of this function is multiple</w:t>
      </w:r>
      <w:r w:rsidR="00871F8F">
        <w:t>:</w:t>
      </w:r>
    </w:p>
    <w:p w14:paraId="34614920" w14:textId="77777777" w:rsidR="00516C52" w:rsidRDefault="00516C52" w:rsidP="004D726D">
      <w:pPr>
        <w:pStyle w:val="RequirementText"/>
        <w:ind w:left="780"/>
      </w:pPr>
    </w:p>
    <w:p w14:paraId="133F10B1" w14:textId="77777777" w:rsidR="004825DF" w:rsidRDefault="004825DF" w:rsidP="004D726D">
      <w:pPr>
        <w:pStyle w:val="RequirementText"/>
        <w:ind w:left="780"/>
        <w:jc w:val="both"/>
      </w:pPr>
      <w:r>
        <w:t>It shall monitor periodically the cycle identifier provided by the belt decisions algorithms.</w:t>
      </w:r>
      <w:r w:rsidR="004D128B">
        <w:t xml:space="preserve"> And following the state of this input, it shall extract the step parameters from the cycle definition structure (defined as post build parameters) and provide the required data to the BFE sub modules in charge of motor power order computation (see </w:t>
      </w:r>
      <w:r w:rsidR="008C2720">
        <w:fldChar w:fldCharType="begin"/>
      </w:r>
      <w:r w:rsidR="008C2720">
        <w:instrText xml:space="preserve"> REF _Ref315250909 \n \h </w:instrText>
      </w:r>
      <w:r w:rsidR="008C2720">
        <w:fldChar w:fldCharType="separate"/>
      </w:r>
      <w:r w:rsidR="00834BB3">
        <w:t>3.2.2</w:t>
      </w:r>
      <w:r w:rsidR="008C2720">
        <w:fldChar w:fldCharType="end"/>
      </w:r>
      <w:r w:rsidR="008C2720">
        <w:t xml:space="preserve"> &amp; </w:t>
      </w:r>
      <w:r w:rsidR="008C2720">
        <w:fldChar w:fldCharType="begin"/>
      </w:r>
      <w:r w:rsidR="008C2720">
        <w:instrText xml:space="preserve"> REF _Ref315250916 \n \h </w:instrText>
      </w:r>
      <w:r w:rsidR="008C2720">
        <w:fldChar w:fldCharType="separate"/>
      </w:r>
      <w:r w:rsidR="00834BB3">
        <w:t>3.2.3</w:t>
      </w:r>
      <w:r w:rsidR="008C2720">
        <w:fldChar w:fldCharType="end"/>
      </w:r>
      <w:r w:rsidR="004D128B">
        <w:t>).</w:t>
      </w:r>
    </w:p>
    <w:p w14:paraId="75701563" w14:textId="77777777" w:rsidR="00731DB1" w:rsidRDefault="00731DB1" w:rsidP="00E5707D">
      <w:pPr>
        <w:pStyle w:val="RequirementText"/>
        <w:jc w:val="both"/>
      </w:pPr>
    </w:p>
    <w:p w14:paraId="67F174EB" w14:textId="77777777" w:rsidR="00731DB1" w:rsidRPr="004825DF" w:rsidRDefault="00E5707D" w:rsidP="004D726D">
      <w:pPr>
        <w:pStyle w:val="RequirementText"/>
        <w:ind w:left="780"/>
        <w:jc w:val="both"/>
      </w:pPr>
      <w:r>
        <w:t>T</w:t>
      </w:r>
      <w:r w:rsidR="00731DB1">
        <w:t>his function shall evaluate every 10ms the conditions that could lead to the interruption of the current step (based on step parameters)</w:t>
      </w:r>
      <w:r>
        <w:t xml:space="preserve"> and the switch to the following step defined in the executed cycle parameters</w:t>
      </w:r>
      <w:r w:rsidR="00731DB1">
        <w:t>.</w:t>
      </w:r>
    </w:p>
    <w:p w14:paraId="351F4240" w14:textId="77777777" w:rsidR="006B59B2" w:rsidRDefault="00E5707D" w:rsidP="00E5707D">
      <w:pPr>
        <w:ind w:left="498" w:firstLine="282"/>
      </w:pPr>
      <w:r>
        <w:t>[COVERS: ARCH_SW_BFE_0010]</w:t>
      </w:r>
    </w:p>
    <w:p w14:paraId="0B3D53CA" w14:textId="77777777" w:rsidR="00E5707D" w:rsidRDefault="00E5707D" w:rsidP="00E5707D">
      <w:pPr>
        <w:ind w:left="426" w:firstLine="282"/>
      </w:pPr>
    </w:p>
    <w:p w14:paraId="4AC42B3F" w14:textId="77777777" w:rsidR="006B59B2" w:rsidRPr="00B347F8" w:rsidRDefault="006B59B2" w:rsidP="00B347F8">
      <w:pPr>
        <w:pStyle w:val="ListParagraph"/>
        <w:numPr>
          <w:ilvl w:val="0"/>
          <w:numId w:val="23"/>
        </w:numPr>
        <w:rPr>
          <w:u w:val="single"/>
        </w:rPr>
      </w:pPr>
      <w:r w:rsidRPr="00B347F8">
        <w:rPr>
          <w:u w:val="single"/>
        </w:rPr>
        <w:t>Entering and outgoing parameters:</w:t>
      </w:r>
    </w:p>
    <w:p w14:paraId="62BBF8EF" w14:textId="77777777" w:rsidR="006B59B2" w:rsidRDefault="004825DF" w:rsidP="001B5A22">
      <w:pPr>
        <w:ind w:left="498" w:firstLine="282"/>
      </w:pPr>
      <w:r>
        <w:t>None parameters.</w:t>
      </w:r>
    </w:p>
    <w:p w14:paraId="6049DBFD" w14:textId="77777777" w:rsidR="004825DF" w:rsidRDefault="004825DF" w:rsidP="006B59B2">
      <w:pPr>
        <w:ind w:left="426"/>
      </w:pPr>
    </w:p>
    <w:p w14:paraId="0C8959B9" w14:textId="77777777" w:rsidR="006B59B2" w:rsidRDefault="006B59B2" w:rsidP="00B347F8">
      <w:pPr>
        <w:pStyle w:val="ListParagraph"/>
        <w:numPr>
          <w:ilvl w:val="0"/>
          <w:numId w:val="23"/>
        </w:numPr>
        <w:rPr>
          <w:u w:val="single"/>
        </w:rPr>
      </w:pPr>
      <w:r w:rsidRPr="00B347F8">
        <w:rPr>
          <w:u w:val="single"/>
        </w:rPr>
        <w:t>Dynamic aspect</w:t>
      </w:r>
      <w:r w:rsidR="00871F8F">
        <w:rPr>
          <w:u w:val="single"/>
        </w:rPr>
        <w:t>:</w:t>
      </w:r>
    </w:p>
    <w:p w14:paraId="0C43B566" w14:textId="77777777" w:rsidR="00E5707D" w:rsidRPr="00E5707D" w:rsidRDefault="00E5707D" w:rsidP="00E5707D">
      <w:pPr>
        <w:pStyle w:val="RequirementID"/>
        <w:ind w:left="780"/>
      </w:pPr>
      <w:r>
        <w:t>DSG_BFE_</w:t>
      </w:r>
      <w:r w:rsidR="00176BEA">
        <w:t>00002</w:t>
      </w:r>
      <w:r>
        <w:t>:</w:t>
      </w:r>
    </w:p>
    <w:p w14:paraId="1C92BD75" w14:textId="77777777" w:rsidR="00731DB1" w:rsidRPr="00731DB1" w:rsidRDefault="00731DB1" w:rsidP="00731DB1">
      <w:pPr>
        <w:pStyle w:val="ListParagraph"/>
        <w:ind w:left="780"/>
      </w:pPr>
      <w:r>
        <w:t>This function shall be called every 10ms.</w:t>
      </w:r>
    </w:p>
    <w:p w14:paraId="447AFC35" w14:textId="77777777" w:rsidR="00E5707D" w:rsidRDefault="00E5707D" w:rsidP="00E5707D">
      <w:pPr>
        <w:ind w:left="498" w:firstLine="282"/>
      </w:pPr>
      <w:r>
        <w:t>[COVERS: ARCH_SW_BFE_00300</w:t>
      </w:r>
      <w:r w:rsidR="00967BCF">
        <w:t>, DES_TF_G_844</w:t>
      </w:r>
      <w:r>
        <w:t>]</w:t>
      </w:r>
    </w:p>
    <w:p w14:paraId="3D2A5AC4" w14:textId="77777777" w:rsidR="006B59B2" w:rsidRDefault="006B59B2" w:rsidP="006B59B2">
      <w:pPr>
        <w:ind w:left="360"/>
        <w:rPr>
          <w:u w:val="single"/>
        </w:rPr>
      </w:pPr>
    </w:p>
    <w:p w14:paraId="1CE8DF0E" w14:textId="77777777" w:rsidR="006B59B2" w:rsidRPr="00B347F8" w:rsidRDefault="006B59B2" w:rsidP="00B347F8">
      <w:pPr>
        <w:pStyle w:val="ListParagraph"/>
        <w:numPr>
          <w:ilvl w:val="0"/>
          <w:numId w:val="23"/>
        </w:numPr>
        <w:rPr>
          <w:u w:val="single"/>
        </w:rPr>
      </w:pPr>
      <w:r w:rsidRPr="00B347F8">
        <w:rPr>
          <w:u w:val="single"/>
        </w:rPr>
        <w:t>Who</w:t>
      </w:r>
      <w:r w:rsidR="00871F8F">
        <w:rPr>
          <w:u w:val="single"/>
        </w:rPr>
        <w:t>:</w:t>
      </w:r>
    </w:p>
    <w:p w14:paraId="2CC1EB5D" w14:textId="77777777" w:rsidR="006B59B2" w:rsidRDefault="00731DB1" w:rsidP="001B5A22">
      <w:pPr>
        <w:ind w:left="708" w:firstLine="72"/>
      </w:pPr>
      <w:r w:rsidRPr="00731DB1">
        <w:t xml:space="preserve">This function </w:t>
      </w:r>
      <w:r>
        <w:t>is called into an OS task or a time slot of the scheduler.</w:t>
      </w:r>
    </w:p>
    <w:p w14:paraId="266F0902" w14:textId="77777777" w:rsidR="00731DB1" w:rsidRPr="00731DB1" w:rsidRDefault="00731DB1" w:rsidP="00731DB1">
      <w:pPr>
        <w:ind w:left="708"/>
      </w:pPr>
    </w:p>
    <w:p w14:paraId="0CB94A60" w14:textId="77777777" w:rsidR="006B59B2" w:rsidRDefault="006B59B2" w:rsidP="00B347F8">
      <w:pPr>
        <w:pStyle w:val="ListParagraph"/>
        <w:numPr>
          <w:ilvl w:val="0"/>
          <w:numId w:val="23"/>
        </w:numPr>
        <w:rPr>
          <w:u w:val="single"/>
        </w:rPr>
      </w:pPr>
      <w:r w:rsidRPr="00B347F8">
        <w:rPr>
          <w:u w:val="single"/>
        </w:rPr>
        <w:t>External items used</w:t>
      </w:r>
      <w:r w:rsidR="00871F8F">
        <w:rPr>
          <w:u w:val="single"/>
        </w:rPr>
        <w:t>:</w:t>
      </w:r>
    </w:p>
    <w:p w14:paraId="3B6704A4" w14:textId="77777777" w:rsidR="00E5707D" w:rsidRDefault="00E5707D" w:rsidP="00E5707D">
      <w:pPr>
        <w:pStyle w:val="ListParagraph"/>
        <w:ind w:left="780"/>
      </w:pPr>
    </w:p>
    <w:p w14:paraId="7A29D128" w14:textId="77777777" w:rsidR="00E5707D" w:rsidRDefault="00E5707D" w:rsidP="006A01CA">
      <w:pPr>
        <w:pStyle w:val="ListParagraph"/>
        <w:numPr>
          <w:ilvl w:val="0"/>
          <w:numId w:val="31"/>
        </w:numPr>
      </w:pPr>
      <w:r>
        <w:t>RTE connections</w:t>
      </w:r>
      <w:r w:rsidR="00871F8F">
        <w:t>:</w:t>
      </w:r>
    </w:p>
    <w:p w14:paraId="3149D39C" w14:textId="77777777" w:rsidR="00E5707D" w:rsidRDefault="00E5707D" w:rsidP="00E5707D">
      <w:pPr>
        <w:pStyle w:val="ListParagraph"/>
        <w:ind w:left="780"/>
      </w:pPr>
    </w:p>
    <w:p w14:paraId="7847C6AF" w14:textId="77777777" w:rsidR="009A1501" w:rsidRDefault="009A1501" w:rsidP="009A1501">
      <w:pPr>
        <w:pStyle w:val="RequirementID"/>
        <w:ind w:left="780"/>
      </w:pPr>
      <w:r>
        <w:t>DSG_BFE_</w:t>
      </w:r>
      <w:r w:rsidR="00176BEA">
        <w:t>00003</w:t>
      </w:r>
      <w:r>
        <w:t>:</w:t>
      </w:r>
    </w:p>
    <w:p w14:paraId="749E1E8F" w14:textId="77777777" w:rsidR="009A1501" w:rsidRDefault="009A1501" w:rsidP="00E5707D">
      <w:pPr>
        <w:pStyle w:val="ListParagraph"/>
        <w:ind w:left="780"/>
      </w:pPr>
      <w:r>
        <w:t xml:space="preserve">This function shall access with an Explicit Read access to the Selected Cycle Identifier to know </w:t>
      </w:r>
      <w:r w:rsidR="00CD071B">
        <w:t xml:space="preserve">which </w:t>
      </w:r>
      <w:r>
        <w:t>cycle shall be executed.</w:t>
      </w:r>
    </w:p>
    <w:p w14:paraId="71073EDF" w14:textId="77777777" w:rsidR="009A1501" w:rsidRDefault="009A1501" w:rsidP="00E5707D">
      <w:pPr>
        <w:pStyle w:val="ListParagraph"/>
        <w:ind w:left="780"/>
      </w:pPr>
      <w:r>
        <w:t>The following prototype shall be used</w:t>
      </w:r>
      <w:r w:rsidR="00871F8F">
        <w:t>:</w:t>
      </w:r>
    </w:p>
    <w:p w14:paraId="3E03D2A5" w14:textId="77777777" w:rsidR="009A1501" w:rsidRPr="009A1501" w:rsidRDefault="009A1501" w:rsidP="00E5707D">
      <w:pPr>
        <w:pStyle w:val="ListParagraph"/>
        <w:ind w:left="780"/>
        <w:rPr>
          <w:rFonts w:ascii="Consolas" w:hAnsi="Consolas" w:cs="Consolas"/>
        </w:rPr>
      </w:pPr>
      <w:r w:rsidRPr="009A1501">
        <w:rPr>
          <w:rFonts w:ascii="Consolas" w:hAnsi="Consolas" w:cs="Consolas"/>
        </w:rPr>
        <w:t>Rte_Read_prrSelectedCycle_u8CycleNumber ( uint8 * pu8CycleNumber )</w:t>
      </w:r>
    </w:p>
    <w:p w14:paraId="33B4D17E" w14:textId="77777777" w:rsidR="009A1501" w:rsidRDefault="009A1501" w:rsidP="009A1501">
      <w:pPr>
        <w:ind w:left="498" w:firstLine="282"/>
      </w:pPr>
      <w:r>
        <w:t>[COVERS: ARCH_SW_BFE_0050, ARCH_SW_BFE_0051]</w:t>
      </w:r>
    </w:p>
    <w:p w14:paraId="3AD5A88A" w14:textId="77777777" w:rsidR="009A1501" w:rsidRDefault="009A1501" w:rsidP="00E5707D">
      <w:pPr>
        <w:pStyle w:val="ListParagraph"/>
        <w:ind w:left="780"/>
      </w:pPr>
    </w:p>
    <w:p w14:paraId="31AF80D6" w14:textId="77777777" w:rsidR="00DC070D" w:rsidRPr="00E5707D" w:rsidRDefault="00DC070D" w:rsidP="00DC070D">
      <w:pPr>
        <w:pStyle w:val="RequirementID"/>
        <w:ind w:left="780"/>
      </w:pPr>
      <w:r>
        <w:t>DSG_BFE_</w:t>
      </w:r>
      <w:r w:rsidR="00176BEA">
        <w:t>00004</w:t>
      </w:r>
      <w:r>
        <w:t>:</w:t>
      </w:r>
    </w:p>
    <w:p w14:paraId="34EE6F41" w14:textId="77777777" w:rsidR="009A1501" w:rsidRDefault="00DC070D" w:rsidP="00E5707D">
      <w:pPr>
        <w:pStyle w:val="ListParagraph"/>
        <w:ind w:left="780"/>
      </w:pPr>
      <w:r>
        <w:t>This function shall access to the battery voltage level read at ECU connector.</w:t>
      </w:r>
    </w:p>
    <w:p w14:paraId="3A2EDE77" w14:textId="77777777" w:rsidR="00DC070D" w:rsidRDefault="00DC070D" w:rsidP="00DC070D">
      <w:pPr>
        <w:pStyle w:val="ListParagraph"/>
        <w:ind w:left="780"/>
      </w:pPr>
      <w:r>
        <w:t>The following prototype shall be used</w:t>
      </w:r>
      <w:r w:rsidR="00871F8F">
        <w:t>:</w:t>
      </w:r>
    </w:p>
    <w:p w14:paraId="33194A81" w14:textId="4E1956AA" w:rsidR="009A1501" w:rsidRPr="00DC070D" w:rsidRDefault="00DC070D" w:rsidP="00DC070D">
      <w:pPr>
        <w:pStyle w:val="ListParagraph"/>
        <w:ind w:left="780"/>
        <w:jc w:val="left"/>
        <w:rPr>
          <w:rFonts w:ascii="Consolas" w:hAnsi="Consolas" w:cs="Consolas"/>
        </w:rPr>
      </w:pPr>
      <w:del w:id="99" w:author="Sabine Flechelle" w:date="2014-12-09T14:32:00Z">
        <w:r w:rsidRPr="00DC070D" w:rsidDel="008C20EF">
          <w:rPr>
            <w:rFonts w:ascii="Consolas" w:hAnsi="Consolas" w:cs="Consolas"/>
          </w:rPr>
          <w:delText>Rte_Call_pclVehicleAnalogSignals_GetBatteryVoltage</w:delText>
        </w:r>
      </w:del>
      <w:ins w:id="100" w:author="Sabine Flechelle" w:date="2014-12-09T14:32:00Z">
        <w:r w:rsidR="008C20EF" w:rsidRPr="008C20EF">
          <w:rPr>
            <w:rFonts w:ascii="Consolas" w:hAnsi="Consolas" w:cs="Consolas"/>
          </w:rPr>
          <w:t>Rte_Call_pclKL30_V_Get</w:t>
        </w:r>
        <w:r w:rsidR="008C20EF">
          <w:rPr>
            <w:rFonts w:ascii="Consolas" w:hAnsi="Consolas" w:cs="Consolas"/>
          </w:rPr>
          <w:t xml:space="preserve"> </w:t>
        </w:r>
      </w:ins>
      <w:r w:rsidRPr="00DC070D">
        <w:rPr>
          <w:rFonts w:ascii="Consolas" w:hAnsi="Consolas" w:cs="Consolas"/>
        </w:rPr>
        <w:t>( uint16 * ou16BatteryVoltage )</w:t>
      </w:r>
    </w:p>
    <w:p w14:paraId="6C4C1772" w14:textId="77777777" w:rsidR="00DC070D" w:rsidRPr="00291593" w:rsidRDefault="00DC070D" w:rsidP="00DC070D">
      <w:pPr>
        <w:ind w:left="498" w:firstLine="282"/>
      </w:pPr>
      <w:r w:rsidRPr="00DC070D">
        <w:t>[COVERS: ARCH_SW_BFE_00</w:t>
      </w:r>
      <w:r w:rsidR="00C51030">
        <w:t>8</w:t>
      </w:r>
      <w:r w:rsidRPr="00DC070D">
        <w:t>3]</w:t>
      </w:r>
    </w:p>
    <w:p w14:paraId="3E2C4F6C" w14:textId="77777777" w:rsidR="009A1501" w:rsidRDefault="009A1501" w:rsidP="00E5707D">
      <w:pPr>
        <w:pStyle w:val="ListParagraph"/>
        <w:ind w:left="780"/>
      </w:pPr>
    </w:p>
    <w:p w14:paraId="44EFC85D" w14:textId="77777777" w:rsidR="00DC070D" w:rsidRPr="00E5707D" w:rsidRDefault="00DC070D" w:rsidP="00DC070D">
      <w:pPr>
        <w:pStyle w:val="RequirementID"/>
        <w:ind w:left="780"/>
      </w:pPr>
      <w:r>
        <w:t>DSG_BFE_</w:t>
      </w:r>
      <w:r w:rsidR="00176BEA">
        <w:t>00005</w:t>
      </w:r>
      <w:r>
        <w:t>:</w:t>
      </w:r>
    </w:p>
    <w:p w14:paraId="3DE6615D" w14:textId="77777777" w:rsidR="00DC070D" w:rsidRDefault="00DC070D" w:rsidP="00E5707D">
      <w:pPr>
        <w:pStyle w:val="ListParagraph"/>
        <w:ind w:left="780"/>
      </w:pPr>
      <w:r>
        <w:t>This function shall access to the belt pay out measured by bobbin rotation sensors.</w:t>
      </w:r>
    </w:p>
    <w:p w14:paraId="4A3214DC" w14:textId="77777777" w:rsidR="00DC070D" w:rsidRDefault="00DC070D" w:rsidP="00E5707D">
      <w:pPr>
        <w:pStyle w:val="ListParagraph"/>
        <w:ind w:left="780"/>
      </w:pPr>
      <w:r>
        <w:t>The following prototype shall be used</w:t>
      </w:r>
      <w:r w:rsidR="00871F8F">
        <w:t>:</w:t>
      </w:r>
    </w:p>
    <w:p w14:paraId="7E572139" w14:textId="387FA04F" w:rsidR="00DC070D" w:rsidRPr="00DC070D" w:rsidRDefault="00DC070D" w:rsidP="00DC070D">
      <w:pPr>
        <w:pStyle w:val="ListParagraph"/>
        <w:ind w:left="780"/>
        <w:jc w:val="left"/>
        <w:rPr>
          <w:rFonts w:ascii="Consolas" w:hAnsi="Consolas" w:cs="Consolas"/>
        </w:rPr>
      </w:pPr>
      <w:del w:id="101" w:author="Sabine Flechelle" w:date="2014-12-09T14:31:00Z">
        <w:r w:rsidRPr="00DC070D" w:rsidDel="008C20EF">
          <w:rPr>
            <w:rFonts w:ascii="Consolas" w:hAnsi="Consolas" w:cs="Consolas"/>
          </w:rPr>
          <w:delText>Rte_Call_pclBeltDeplSensor_GetBeltPayOut_mm</w:delText>
        </w:r>
      </w:del>
      <w:ins w:id="102" w:author="Sabine Flechelle" w:date="2014-12-09T14:30:00Z">
        <w:r w:rsidR="00206FDD" w:rsidRPr="00206FDD">
          <w:rPr>
            <w:rFonts w:ascii="Consolas" w:hAnsi="Consolas" w:cs="Consolas"/>
          </w:rPr>
          <w:t>Rte_Call_pclBelt_D_GetFromT0_mm</w:t>
        </w:r>
        <w:r w:rsidR="00206FDD">
          <w:rPr>
            <w:rFonts w:ascii="Consolas" w:hAnsi="Consolas" w:cs="Consolas"/>
          </w:rPr>
          <w:t xml:space="preserve"> </w:t>
        </w:r>
      </w:ins>
      <w:r w:rsidRPr="00DC070D">
        <w:rPr>
          <w:rFonts w:ascii="Consolas" w:hAnsi="Consolas" w:cs="Consolas"/>
        </w:rPr>
        <w:t>( sint16 * ps16BeltPayOut)</w:t>
      </w:r>
    </w:p>
    <w:p w14:paraId="6FA277B9" w14:textId="77777777" w:rsidR="00DC070D" w:rsidRPr="00291593" w:rsidRDefault="00DC070D" w:rsidP="00DC070D">
      <w:pPr>
        <w:ind w:left="498" w:firstLine="282"/>
      </w:pPr>
      <w:r w:rsidRPr="00291593">
        <w:rPr>
          <w:highlight w:val="red"/>
        </w:rPr>
        <w:t>[COVERS:]</w:t>
      </w:r>
    </w:p>
    <w:p w14:paraId="46D7E353" w14:textId="77777777" w:rsidR="00DC070D" w:rsidRDefault="00DC070D" w:rsidP="00E5707D">
      <w:pPr>
        <w:pStyle w:val="ListParagraph"/>
        <w:ind w:left="780"/>
      </w:pPr>
    </w:p>
    <w:p w14:paraId="6338CF60" w14:textId="77777777" w:rsidR="00DC070D" w:rsidRPr="00E5707D" w:rsidRDefault="00DC070D" w:rsidP="00DC070D">
      <w:pPr>
        <w:pStyle w:val="RequirementID"/>
        <w:ind w:left="780"/>
      </w:pPr>
      <w:r>
        <w:t>DSG_BFE_</w:t>
      </w:r>
      <w:r w:rsidR="00176BEA">
        <w:t>00006</w:t>
      </w:r>
      <w:r>
        <w:t>:</w:t>
      </w:r>
    </w:p>
    <w:p w14:paraId="1578891E" w14:textId="77777777" w:rsidR="00DC070D" w:rsidRDefault="00DC070D" w:rsidP="00DC070D">
      <w:pPr>
        <w:pStyle w:val="ListParagraph"/>
        <w:ind w:left="780"/>
      </w:pPr>
      <w:r>
        <w:t>This function shall access to the belt speed computed by bobbin rotation sensors.</w:t>
      </w:r>
    </w:p>
    <w:p w14:paraId="4C31054F" w14:textId="77777777" w:rsidR="00DC070D" w:rsidRDefault="00DC070D" w:rsidP="00DC070D">
      <w:pPr>
        <w:pStyle w:val="ListParagraph"/>
        <w:ind w:left="780"/>
      </w:pPr>
      <w:r>
        <w:lastRenderedPageBreak/>
        <w:t>The following prototype shall be used</w:t>
      </w:r>
      <w:r w:rsidR="00871F8F">
        <w:t>:</w:t>
      </w:r>
    </w:p>
    <w:p w14:paraId="0FA5977F" w14:textId="41C7499C" w:rsidR="00DC070D" w:rsidRPr="00DC070D" w:rsidRDefault="00DC070D" w:rsidP="00DC070D">
      <w:pPr>
        <w:pStyle w:val="ListParagraph"/>
        <w:ind w:left="780"/>
        <w:jc w:val="left"/>
        <w:rPr>
          <w:rFonts w:ascii="Consolas" w:hAnsi="Consolas" w:cs="Consolas"/>
        </w:rPr>
      </w:pPr>
      <w:del w:id="103" w:author="Sabine Flechelle" w:date="2014-12-09T14:31:00Z">
        <w:r w:rsidRPr="00DC070D" w:rsidDel="008C20EF">
          <w:rPr>
            <w:rFonts w:ascii="Consolas" w:hAnsi="Consolas" w:cs="Consolas"/>
          </w:rPr>
          <w:delText xml:space="preserve">Rte_Call_pclBeltDeplSensor_GetBeltSpeed_mm_s </w:delText>
        </w:r>
      </w:del>
      <w:ins w:id="104" w:author="Sabine Flechelle" w:date="2014-12-09T14:31:00Z">
        <w:r w:rsidR="008C20EF" w:rsidRPr="008C20EF">
          <w:rPr>
            <w:rFonts w:ascii="Consolas" w:hAnsi="Consolas" w:cs="Consolas"/>
          </w:rPr>
          <w:t>Rte_Call_pseBelt_S_GetSpeed_mm_s</w:t>
        </w:r>
        <w:r w:rsidR="008C20EF">
          <w:rPr>
            <w:rFonts w:ascii="Consolas" w:hAnsi="Consolas" w:cs="Consolas"/>
          </w:rPr>
          <w:t xml:space="preserve"> </w:t>
        </w:r>
      </w:ins>
      <w:r w:rsidRPr="00DC070D">
        <w:rPr>
          <w:rFonts w:ascii="Consolas" w:hAnsi="Consolas" w:cs="Consolas"/>
        </w:rPr>
        <w:t>( sint</w:t>
      </w:r>
      <w:r>
        <w:rPr>
          <w:rFonts w:ascii="Consolas" w:hAnsi="Consolas" w:cs="Consolas"/>
        </w:rPr>
        <w:t>32</w:t>
      </w:r>
      <w:r w:rsidRPr="00DC070D">
        <w:rPr>
          <w:rFonts w:ascii="Consolas" w:hAnsi="Consolas" w:cs="Consolas"/>
        </w:rPr>
        <w:t xml:space="preserve"> * ps</w:t>
      </w:r>
      <w:r>
        <w:rPr>
          <w:rFonts w:ascii="Consolas" w:hAnsi="Consolas" w:cs="Consolas"/>
        </w:rPr>
        <w:t>32BeltSpeed</w:t>
      </w:r>
      <w:r w:rsidRPr="00DC070D">
        <w:rPr>
          <w:rFonts w:ascii="Consolas" w:hAnsi="Consolas" w:cs="Consolas"/>
        </w:rPr>
        <w:t>)</w:t>
      </w:r>
    </w:p>
    <w:p w14:paraId="5EB196E9" w14:textId="77777777" w:rsidR="00DC070D" w:rsidRPr="00291593" w:rsidRDefault="00DC070D" w:rsidP="00DC070D">
      <w:pPr>
        <w:ind w:left="498" w:firstLine="282"/>
      </w:pPr>
      <w:r w:rsidRPr="00291593">
        <w:rPr>
          <w:highlight w:val="red"/>
        </w:rPr>
        <w:t>[COVERS:]</w:t>
      </w:r>
    </w:p>
    <w:p w14:paraId="5DF75630" w14:textId="77777777" w:rsidR="00DC070D" w:rsidRDefault="00DC070D" w:rsidP="00E5707D">
      <w:pPr>
        <w:pStyle w:val="ListParagraph"/>
        <w:ind w:left="780"/>
      </w:pPr>
    </w:p>
    <w:p w14:paraId="74B25EB4" w14:textId="77777777" w:rsidR="00DC070D" w:rsidRPr="00E5707D" w:rsidRDefault="00DC070D" w:rsidP="00DC070D">
      <w:pPr>
        <w:pStyle w:val="RequirementID"/>
        <w:ind w:left="780"/>
      </w:pPr>
      <w:r>
        <w:t>DSG_BFE_</w:t>
      </w:r>
      <w:r w:rsidR="00176BEA">
        <w:t>00007</w:t>
      </w:r>
      <w:r>
        <w:t>:</w:t>
      </w:r>
    </w:p>
    <w:p w14:paraId="79E81579" w14:textId="77777777" w:rsidR="00DC070D" w:rsidRDefault="00DC070D" w:rsidP="00E5707D">
      <w:pPr>
        <w:pStyle w:val="ListParagraph"/>
        <w:ind w:left="780"/>
      </w:pPr>
      <w:r>
        <w:t>This function shall access to the motor current measured in mA.</w:t>
      </w:r>
    </w:p>
    <w:p w14:paraId="578CCD59" w14:textId="77777777" w:rsidR="00DC070D" w:rsidRDefault="00DC070D" w:rsidP="00E5707D">
      <w:pPr>
        <w:pStyle w:val="ListParagraph"/>
        <w:ind w:left="780"/>
      </w:pPr>
      <w:r>
        <w:t>The following prototype shall be used</w:t>
      </w:r>
      <w:r w:rsidR="00871F8F">
        <w:t>:</w:t>
      </w:r>
    </w:p>
    <w:p w14:paraId="4FAEBC0D" w14:textId="128A9F71" w:rsidR="00DC070D" w:rsidRPr="00DC070D" w:rsidRDefault="00DC070D" w:rsidP="00E5707D">
      <w:pPr>
        <w:pStyle w:val="ListParagraph"/>
        <w:ind w:left="780"/>
        <w:rPr>
          <w:rFonts w:ascii="Consolas" w:hAnsi="Consolas" w:cs="Consolas"/>
        </w:rPr>
      </w:pPr>
      <w:del w:id="105" w:author="Sabine Flechelle" w:date="2014-12-09T14:33:00Z">
        <w:r w:rsidRPr="00DC070D" w:rsidDel="008C20EF">
          <w:rPr>
            <w:rFonts w:ascii="Consolas" w:hAnsi="Consolas" w:cs="Consolas"/>
          </w:rPr>
          <w:delText>Rte_Call_pclMotorCurrent_ReadMotorCurrentInmA</w:delText>
        </w:r>
      </w:del>
      <w:ins w:id="106" w:author="Sabine Flechelle" w:date="2014-12-09T14:33:00Z">
        <w:r w:rsidR="008C20EF" w:rsidRPr="008C20EF">
          <w:rPr>
            <w:rFonts w:ascii="Consolas" w:hAnsi="Consolas" w:cs="Consolas"/>
          </w:rPr>
          <w:t>Rte_Call_pclMotor_I_Get_mA</w:t>
        </w:r>
        <w:r w:rsidR="008C20EF">
          <w:rPr>
            <w:rFonts w:ascii="Consolas" w:hAnsi="Consolas" w:cs="Consolas"/>
          </w:rPr>
          <w:t xml:space="preserve"> </w:t>
        </w:r>
      </w:ins>
      <w:r w:rsidRPr="00DC070D">
        <w:rPr>
          <w:rFonts w:ascii="Consolas" w:hAnsi="Consolas" w:cs="Consolas"/>
        </w:rPr>
        <w:t>( sint32 * ps32MotorCurrent )</w:t>
      </w:r>
    </w:p>
    <w:p w14:paraId="7D712E10" w14:textId="77777777" w:rsidR="00DC070D" w:rsidRPr="00291593" w:rsidRDefault="00DC070D" w:rsidP="00DC070D">
      <w:pPr>
        <w:ind w:left="498" w:firstLine="282"/>
      </w:pPr>
      <w:r w:rsidRPr="00291593">
        <w:rPr>
          <w:highlight w:val="red"/>
        </w:rPr>
        <w:t>[COVERS:]</w:t>
      </w:r>
    </w:p>
    <w:p w14:paraId="7A0118DD" w14:textId="77777777" w:rsidR="009A1501" w:rsidRDefault="009A1501" w:rsidP="00E5707D">
      <w:pPr>
        <w:pStyle w:val="ListParagraph"/>
        <w:ind w:left="780"/>
      </w:pPr>
    </w:p>
    <w:p w14:paraId="1723DCA2" w14:textId="77777777" w:rsidR="00DC070D" w:rsidRDefault="00DC070D" w:rsidP="00DC070D">
      <w:pPr>
        <w:pStyle w:val="RequirementID"/>
        <w:ind w:left="780"/>
      </w:pPr>
      <w:r>
        <w:t>DSG_BFE_</w:t>
      </w:r>
      <w:r w:rsidR="00176BEA">
        <w:t>00008</w:t>
      </w:r>
      <w:r>
        <w:t>:</w:t>
      </w:r>
    </w:p>
    <w:p w14:paraId="55D4008D" w14:textId="77777777" w:rsidR="00DC070D" w:rsidRPr="00DC070D" w:rsidRDefault="00DC070D" w:rsidP="00DC070D">
      <w:pPr>
        <w:ind w:left="72" w:firstLine="708"/>
      </w:pPr>
      <w:r w:rsidRPr="00DC070D">
        <w:t xml:space="preserve">This function shall access to the </w:t>
      </w:r>
      <w:r>
        <w:t>ECU temperature measured by SBC internal probe</w:t>
      </w:r>
      <w:r w:rsidRPr="00DC070D">
        <w:t>.</w:t>
      </w:r>
    </w:p>
    <w:p w14:paraId="412608EC" w14:textId="77777777" w:rsidR="00DC070D" w:rsidRDefault="00DC070D" w:rsidP="00DC070D">
      <w:pPr>
        <w:pStyle w:val="ListParagraph"/>
        <w:ind w:left="780"/>
      </w:pPr>
      <w:r>
        <w:t>The following prototype shall be used</w:t>
      </w:r>
      <w:r w:rsidR="00871F8F">
        <w:t>:</w:t>
      </w:r>
    </w:p>
    <w:p w14:paraId="6B312E8F" w14:textId="159EFB3A" w:rsidR="00DC070D" w:rsidRPr="00DC070D" w:rsidRDefault="002A3B55" w:rsidP="002A3B55">
      <w:pPr>
        <w:pStyle w:val="ListParagraph"/>
        <w:ind w:left="780"/>
        <w:jc w:val="left"/>
        <w:rPr>
          <w:rFonts w:ascii="Consolas" w:hAnsi="Consolas" w:cs="Consolas"/>
        </w:rPr>
      </w:pPr>
      <w:del w:id="107" w:author="Sabine Flechelle" w:date="2014-12-09T14:34:00Z">
        <w:r w:rsidRPr="002A3B55" w:rsidDel="008C20EF">
          <w:rPr>
            <w:rFonts w:ascii="Consolas" w:hAnsi="Consolas" w:cs="Consolas"/>
          </w:rPr>
          <w:delText>Rte_Call_pclInternalTemperature_ReadFilteredInternalTemperature</w:delText>
        </w:r>
      </w:del>
      <w:ins w:id="108" w:author="Sabine Flechelle" w:date="2014-12-09T14:34:00Z">
        <w:r w:rsidR="008C20EF" w:rsidRPr="008C20EF">
          <w:rPr>
            <w:rFonts w:ascii="Consolas" w:hAnsi="Consolas" w:cs="Consolas"/>
          </w:rPr>
          <w:t>Rte_Call_pclECU_T_GetFiltered</w:t>
        </w:r>
        <w:r w:rsidR="008C20EF">
          <w:rPr>
            <w:rFonts w:ascii="Consolas" w:hAnsi="Consolas" w:cs="Consolas"/>
          </w:rPr>
          <w:t xml:space="preserve"> </w:t>
        </w:r>
      </w:ins>
      <w:r w:rsidR="00DC070D" w:rsidRPr="00DC070D">
        <w:rPr>
          <w:rFonts w:ascii="Consolas" w:hAnsi="Consolas" w:cs="Consolas"/>
        </w:rPr>
        <w:t xml:space="preserve">( </w:t>
      </w:r>
      <w:r>
        <w:rPr>
          <w:rFonts w:ascii="Consolas" w:hAnsi="Consolas" w:cs="Consolas"/>
        </w:rPr>
        <w:t>uint16</w:t>
      </w:r>
      <w:r w:rsidR="00DC070D" w:rsidRPr="00DC070D">
        <w:rPr>
          <w:rFonts w:ascii="Consolas" w:hAnsi="Consolas" w:cs="Consolas"/>
        </w:rPr>
        <w:t xml:space="preserve"> * </w:t>
      </w:r>
      <w:r>
        <w:rPr>
          <w:rFonts w:ascii="Consolas" w:hAnsi="Consolas" w:cs="Consolas"/>
        </w:rPr>
        <w:t>pu16Temperature</w:t>
      </w:r>
      <w:r w:rsidR="00DC070D" w:rsidRPr="00DC070D">
        <w:rPr>
          <w:rFonts w:ascii="Consolas" w:hAnsi="Consolas" w:cs="Consolas"/>
        </w:rPr>
        <w:t xml:space="preserve"> )</w:t>
      </w:r>
    </w:p>
    <w:p w14:paraId="58D40235" w14:textId="77777777" w:rsidR="00DC070D" w:rsidRPr="00291593" w:rsidRDefault="00DC070D" w:rsidP="00DC070D">
      <w:pPr>
        <w:ind w:left="498" w:firstLine="282"/>
      </w:pPr>
      <w:r w:rsidRPr="00291593">
        <w:rPr>
          <w:highlight w:val="red"/>
        </w:rPr>
        <w:t>[COVERS:]</w:t>
      </w:r>
    </w:p>
    <w:p w14:paraId="58659893" w14:textId="77777777" w:rsidR="00DC070D" w:rsidRDefault="00DC070D" w:rsidP="00DC070D"/>
    <w:p w14:paraId="4C9B19C4" w14:textId="77777777" w:rsidR="009A1501" w:rsidRDefault="009A1501" w:rsidP="009A1501">
      <w:pPr>
        <w:pStyle w:val="RequirementID"/>
        <w:ind w:left="780"/>
      </w:pPr>
      <w:r>
        <w:t>DSG_BFE_</w:t>
      </w:r>
      <w:r w:rsidR="00176BEA">
        <w:t>00009</w:t>
      </w:r>
      <w:r>
        <w:t>:</w:t>
      </w:r>
    </w:p>
    <w:p w14:paraId="75385049" w14:textId="77777777" w:rsidR="009A1501" w:rsidRDefault="009A1501" w:rsidP="009A1501">
      <w:pPr>
        <w:pStyle w:val="ListParagraph"/>
        <w:ind w:left="780"/>
      </w:pPr>
      <w:r>
        <w:t xml:space="preserve">This function shall provide to the rest of the application the cycle identifier </w:t>
      </w:r>
      <w:r w:rsidR="00291593">
        <w:t>in progress</w:t>
      </w:r>
      <w:r>
        <w:t>.</w:t>
      </w:r>
    </w:p>
    <w:p w14:paraId="0C6D09CB" w14:textId="77777777" w:rsidR="009A1501" w:rsidRDefault="009A1501" w:rsidP="009A1501">
      <w:pPr>
        <w:pStyle w:val="ListParagraph"/>
        <w:ind w:left="780"/>
      </w:pPr>
      <w:r>
        <w:t>The following prototype shall be used</w:t>
      </w:r>
      <w:r w:rsidR="00871F8F">
        <w:t>:</w:t>
      </w:r>
    </w:p>
    <w:p w14:paraId="4E1D5B3B" w14:textId="77777777" w:rsidR="009A1501" w:rsidRPr="009A1501" w:rsidRDefault="009A1501" w:rsidP="009A1501">
      <w:pPr>
        <w:pStyle w:val="ListParagraph"/>
        <w:ind w:left="780"/>
        <w:rPr>
          <w:rFonts w:ascii="Consolas" w:hAnsi="Consolas" w:cs="Consolas"/>
        </w:rPr>
      </w:pPr>
      <w:r w:rsidRPr="009A1501">
        <w:rPr>
          <w:rFonts w:ascii="Consolas" w:hAnsi="Consolas" w:cs="Consolas"/>
        </w:rPr>
        <w:t>Rte_Write_psrExecutedCycle_u8CycleNumber( uint8 u8ExecutedCycle )</w:t>
      </w:r>
    </w:p>
    <w:p w14:paraId="5741BFE6" w14:textId="77777777" w:rsidR="009A1501" w:rsidRDefault="009A1501" w:rsidP="009A1501">
      <w:pPr>
        <w:ind w:left="498" w:firstLine="282"/>
      </w:pPr>
      <w:r>
        <w:t>[COVERS: ARCH_SW_BFE_0052]</w:t>
      </w:r>
    </w:p>
    <w:p w14:paraId="106BAFC0" w14:textId="77777777" w:rsidR="009A1501" w:rsidRDefault="009A1501" w:rsidP="00E5707D">
      <w:pPr>
        <w:pStyle w:val="ListParagraph"/>
        <w:ind w:left="780"/>
      </w:pPr>
    </w:p>
    <w:p w14:paraId="0E422063" w14:textId="77777777" w:rsidR="009A1501" w:rsidRDefault="009A1501" w:rsidP="009A1501">
      <w:pPr>
        <w:pStyle w:val="RequirementID"/>
        <w:ind w:left="780"/>
      </w:pPr>
      <w:r>
        <w:t>DSG_BFE_</w:t>
      </w:r>
      <w:r w:rsidR="00176BEA">
        <w:t>00010</w:t>
      </w:r>
      <w:r>
        <w:t>:</w:t>
      </w:r>
    </w:p>
    <w:p w14:paraId="19E11BF5" w14:textId="77777777" w:rsidR="009A1501" w:rsidRDefault="009A1501" w:rsidP="00E5707D">
      <w:pPr>
        <w:pStyle w:val="ListParagraph"/>
        <w:ind w:left="780"/>
      </w:pPr>
      <w:r>
        <w:t xml:space="preserve">This function shall provide to the rest of the application the step identifier </w:t>
      </w:r>
      <w:r w:rsidR="00291593">
        <w:t>in progress</w:t>
      </w:r>
      <w:r>
        <w:t>.</w:t>
      </w:r>
    </w:p>
    <w:p w14:paraId="6BFA3D00" w14:textId="77777777" w:rsidR="009A1501" w:rsidRDefault="009A1501" w:rsidP="00E5707D">
      <w:pPr>
        <w:pStyle w:val="ListParagraph"/>
        <w:ind w:left="780"/>
      </w:pPr>
      <w:r>
        <w:t>The following prototype shall be used</w:t>
      </w:r>
      <w:r w:rsidR="00871F8F">
        <w:t>:</w:t>
      </w:r>
    </w:p>
    <w:p w14:paraId="7A030F46" w14:textId="77777777" w:rsidR="009A1501" w:rsidRPr="009A1501" w:rsidRDefault="009A1501" w:rsidP="00E5707D">
      <w:pPr>
        <w:pStyle w:val="ListParagraph"/>
        <w:ind w:left="780"/>
        <w:rPr>
          <w:rFonts w:ascii="Consolas" w:hAnsi="Consolas" w:cs="Consolas"/>
        </w:rPr>
      </w:pPr>
      <w:r w:rsidRPr="009A1501">
        <w:rPr>
          <w:rFonts w:ascii="Consolas" w:hAnsi="Consolas" w:cs="Consolas"/>
        </w:rPr>
        <w:t>Rte_Write_psrExecutedStep_u8StepNumber( uint8 u8ExecutedStep )</w:t>
      </w:r>
    </w:p>
    <w:p w14:paraId="626DEE62" w14:textId="77777777" w:rsidR="009A1501" w:rsidRPr="00291593" w:rsidRDefault="009A1501" w:rsidP="009A1501">
      <w:pPr>
        <w:ind w:left="498" w:firstLine="282"/>
      </w:pPr>
      <w:r w:rsidRPr="00291593">
        <w:rPr>
          <w:highlight w:val="red"/>
        </w:rPr>
        <w:t>[COVERS:]</w:t>
      </w:r>
    </w:p>
    <w:p w14:paraId="2E5F0C7B" w14:textId="77777777" w:rsidR="009A1501" w:rsidRDefault="009A1501" w:rsidP="00E5707D">
      <w:pPr>
        <w:pStyle w:val="ListParagraph"/>
        <w:ind w:left="780"/>
      </w:pPr>
    </w:p>
    <w:p w14:paraId="0F6E8D39" w14:textId="77777777" w:rsidR="0058076A" w:rsidRDefault="0058076A" w:rsidP="0058076A">
      <w:pPr>
        <w:pStyle w:val="RequirementID"/>
        <w:ind w:left="780"/>
      </w:pPr>
      <w:r>
        <w:t>DSG_BFE_</w:t>
      </w:r>
      <w:r w:rsidR="00176BEA">
        <w:t>00011</w:t>
      </w:r>
      <w:r>
        <w:t>:</w:t>
      </w:r>
    </w:p>
    <w:p w14:paraId="1F2C8293" w14:textId="77777777" w:rsidR="0058076A" w:rsidRDefault="0058076A" w:rsidP="0058076A">
      <w:pPr>
        <w:pStyle w:val="ListParagraph"/>
        <w:ind w:left="780"/>
      </w:pPr>
      <w:r>
        <w:t>This function shall access to the Pyrotechnical device activation status.</w:t>
      </w:r>
    </w:p>
    <w:p w14:paraId="099A0418" w14:textId="77777777" w:rsidR="0058076A" w:rsidRDefault="0058076A" w:rsidP="0058076A">
      <w:pPr>
        <w:pStyle w:val="ListParagraph"/>
        <w:ind w:left="780"/>
      </w:pPr>
      <w:r>
        <w:t>The following prototype shall be used</w:t>
      </w:r>
      <w:r w:rsidR="00871F8F">
        <w:t>:</w:t>
      </w:r>
    </w:p>
    <w:p w14:paraId="749BB327" w14:textId="77777777" w:rsidR="0058076A" w:rsidRPr="009A1501" w:rsidRDefault="0058076A" w:rsidP="0058076A">
      <w:pPr>
        <w:pStyle w:val="ListParagraph"/>
        <w:ind w:left="780"/>
        <w:rPr>
          <w:rFonts w:ascii="Consolas" w:hAnsi="Consolas" w:cs="Consolas"/>
        </w:rPr>
      </w:pPr>
      <w:r w:rsidRPr="0058076A">
        <w:rPr>
          <w:rFonts w:ascii="Consolas" w:hAnsi="Consolas" w:cs="Consolas"/>
          <w:highlight w:val="yellow"/>
        </w:rPr>
        <w:t>Rte_Read</w:t>
      </w:r>
      <w:r>
        <w:rPr>
          <w:rFonts w:ascii="Consolas" w:hAnsi="Consolas" w:cs="Consolas"/>
          <w:highlight w:val="yellow"/>
        </w:rPr>
        <w:t>_prr</w:t>
      </w:r>
      <w:r w:rsidRPr="0058076A">
        <w:rPr>
          <w:rFonts w:ascii="Consolas" w:hAnsi="Consolas" w:cs="Consolas"/>
          <w:highlight w:val="yellow"/>
        </w:rPr>
        <w:t>XXXXXXXXXXXXXXXXXX( YYYYY )</w:t>
      </w:r>
    </w:p>
    <w:p w14:paraId="1434E657" w14:textId="77777777" w:rsidR="0058076A" w:rsidRPr="00291593" w:rsidRDefault="0058076A" w:rsidP="0058076A">
      <w:pPr>
        <w:ind w:left="498" w:firstLine="282"/>
      </w:pPr>
      <w:r w:rsidRPr="00291593">
        <w:rPr>
          <w:highlight w:val="red"/>
        </w:rPr>
        <w:t>[COVERS:]</w:t>
      </w:r>
    </w:p>
    <w:p w14:paraId="4C756528" w14:textId="77777777" w:rsidR="0058076A" w:rsidRDefault="0058076A" w:rsidP="00E5707D">
      <w:pPr>
        <w:pStyle w:val="ListParagraph"/>
        <w:ind w:left="780"/>
      </w:pPr>
    </w:p>
    <w:p w14:paraId="4EB6894B" w14:textId="77777777" w:rsidR="0058076A" w:rsidRDefault="0058076A" w:rsidP="00E5707D">
      <w:pPr>
        <w:pStyle w:val="ListParagraph"/>
        <w:ind w:left="780"/>
      </w:pPr>
    </w:p>
    <w:p w14:paraId="4BBDF350" w14:textId="77777777" w:rsidR="009A1501" w:rsidRPr="009A1501" w:rsidRDefault="00291593" w:rsidP="00E5707D">
      <w:pPr>
        <w:pStyle w:val="ListParagraph"/>
        <w:ind w:left="780"/>
      </w:pPr>
      <w:r>
        <w:t>This function shall provide some internal results to the others BFE main functions in charge of the motor power order update. Due to the Autosar project context these data are exchanged by using RTE macros.</w:t>
      </w:r>
    </w:p>
    <w:p w14:paraId="512C2193" w14:textId="77777777" w:rsidR="009A1501" w:rsidRDefault="009A1501" w:rsidP="00E5707D">
      <w:pPr>
        <w:pStyle w:val="ListParagraph"/>
        <w:ind w:left="780"/>
      </w:pPr>
    </w:p>
    <w:p w14:paraId="2510D241" w14:textId="77777777" w:rsidR="00602B8D" w:rsidRDefault="00602B8D" w:rsidP="00602B8D">
      <w:pPr>
        <w:pStyle w:val="RequirementID"/>
        <w:ind w:left="780"/>
      </w:pPr>
      <w:r>
        <w:t>DSG_BFE_</w:t>
      </w:r>
      <w:r w:rsidR="00176BEA">
        <w:t>00012</w:t>
      </w:r>
      <w:r>
        <w:t>:</w:t>
      </w:r>
    </w:p>
    <w:p w14:paraId="115ED6E4" w14:textId="77777777" w:rsidR="00291593" w:rsidRDefault="00291593" w:rsidP="00E5707D">
      <w:pPr>
        <w:pStyle w:val="ListParagraph"/>
        <w:ind w:left="780"/>
      </w:pPr>
      <w:r>
        <w:t>This function shall provide t</w:t>
      </w:r>
      <w:r w:rsidR="00602B8D">
        <w:t>he first value of a step consign when starting a new step.</w:t>
      </w:r>
    </w:p>
    <w:p w14:paraId="7E66A30B" w14:textId="77777777" w:rsidR="00602B8D" w:rsidRDefault="00602B8D" w:rsidP="00602B8D">
      <w:pPr>
        <w:pStyle w:val="ListParagraph"/>
        <w:ind w:left="780"/>
      </w:pPr>
      <w:r>
        <w:t>The following prototype shall be used</w:t>
      </w:r>
      <w:r w:rsidR="00871F8F">
        <w:t>:</w:t>
      </w:r>
    </w:p>
    <w:p w14:paraId="4289E25E" w14:textId="77777777" w:rsidR="00602B8D" w:rsidRPr="00602B8D" w:rsidRDefault="00602B8D" w:rsidP="00602B8D">
      <w:pPr>
        <w:pStyle w:val="ListParagraph"/>
        <w:ind w:left="780"/>
        <w:jc w:val="left"/>
        <w:rPr>
          <w:rFonts w:ascii="Consolas" w:hAnsi="Consolas" w:cs="Consolas"/>
        </w:rPr>
      </w:pPr>
      <w:r w:rsidRPr="00602B8D">
        <w:rPr>
          <w:rFonts w:ascii="Consolas" w:hAnsi="Consolas" w:cs="Consolas"/>
        </w:rPr>
        <w:t>Rte_IrvWrite_BFE_runScheduleStep_s32FirstOrderValue( sint32 s32FirstOrderValue )</w:t>
      </w:r>
    </w:p>
    <w:p w14:paraId="3EBE1647" w14:textId="77777777" w:rsidR="00602B8D" w:rsidRPr="00291593" w:rsidRDefault="00602B8D" w:rsidP="00602B8D">
      <w:pPr>
        <w:ind w:left="498" w:firstLine="282"/>
      </w:pPr>
      <w:r w:rsidRPr="00291593">
        <w:rPr>
          <w:highlight w:val="red"/>
        </w:rPr>
        <w:t>[COVERS:]</w:t>
      </w:r>
    </w:p>
    <w:p w14:paraId="1D696B60" w14:textId="77777777" w:rsidR="00602B8D" w:rsidRDefault="00602B8D" w:rsidP="00E5707D">
      <w:pPr>
        <w:pStyle w:val="ListParagraph"/>
        <w:ind w:left="780"/>
      </w:pPr>
    </w:p>
    <w:p w14:paraId="70490396" w14:textId="77777777" w:rsidR="00602B8D" w:rsidRDefault="00602B8D" w:rsidP="00602B8D">
      <w:pPr>
        <w:pStyle w:val="RequirementID"/>
        <w:ind w:left="780"/>
      </w:pPr>
      <w:r>
        <w:t>DSG_BFE_</w:t>
      </w:r>
      <w:r w:rsidR="00176BEA">
        <w:t>00013</w:t>
      </w:r>
      <w:r>
        <w:t>:</w:t>
      </w:r>
    </w:p>
    <w:p w14:paraId="3C1B76CC" w14:textId="77777777" w:rsidR="00602B8D" w:rsidRDefault="00602B8D" w:rsidP="00602B8D">
      <w:pPr>
        <w:pStyle w:val="ListParagraph"/>
        <w:ind w:left="780"/>
      </w:pPr>
      <w:r>
        <w:t>This function shall provide the slope value of a step consign when starting a new step.</w:t>
      </w:r>
    </w:p>
    <w:p w14:paraId="04A939C5" w14:textId="77777777" w:rsidR="00602B8D" w:rsidRDefault="00602B8D" w:rsidP="00602B8D">
      <w:pPr>
        <w:pStyle w:val="ListParagraph"/>
        <w:ind w:left="780"/>
      </w:pPr>
      <w:r>
        <w:t>The following prototype shall be used</w:t>
      </w:r>
      <w:r w:rsidR="00871F8F">
        <w:t>:</w:t>
      </w:r>
    </w:p>
    <w:p w14:paraId="6B19DCE2" w14:textId="77777777" w:rsidR="00602B8D" w:rsidRPr="00602B8D" w:rsidRDefault="00602B8D" w:rsidP="00602B8D">
      <w:pPr>
        <w:pStyle w:val="ListParagraph"/>
        <w:ind w:left="780"/>
        <w:jc w:val="left"/>
        <w:rPr>
          <w:rFonts w:ascii="Consolas" w:hAnsi="Consolas" w:cs="Consolas"/>
        </w:rPr>
      </w:pPr>
      <w:r w:rsidRPr="00602B8D">
        <w:rPr>
          <w:rFonts w:ascii="Consolas" w:hAnsi="Consolas" w:cs="Consolas"/>
        </w:rPr>
        <w:t>Rte_IrvWrite_BFE_runScheduleStep_s32OrderIncrementValue ( sint32 s32</w:t>
      </w:r>
      <w:r>
        <w:rPr>
          <w:rFonts w:ascii="Consolas" w:hAnsi="Consolas" w:cs="Consolas"/>
        </w:rPr>
        <w:t>Increment</w:t>
      </w:r>
      <w:r w:rsidRPr="00602B8D">
        <w:rPr>
          <w:rFonts w:ascii="Consolas" w:hAnsi="Consolas" w:cs="Consolas"/>
        </w:rPr>
        <w:t>Value )</w:t>
      </w:r>
    </w:p>
    <w:p w14:paraId="5A3BAB48" w14:textId="77777777" w:rsidR="00602B8D" w:rsidRPr="00291593" w:rsidRDefault="00602B8D" w:rsidP="00602B8D">
      <w:pPr>
        <w:ind w:left="498" w:firstLine="282"/>
      </w:pPr>
      <w:r w:rsidRPr="00291593">
        <w:rPr>
          <w:highlight w:val="red"/>
        </w:rPr>
        <w:t>[COVERS:]</w:t>
      </w:r>
    </w:p>
    <w:p w14:paraId="3E26D9A0" w14:textId="77777777" w:rsidR="00291593" w:rsidRDefault="00291593" w:rsidP="00E5707D">
      <w:pPr>
        <w:pStyle w:val="ListParagraph"/>
        <w:ind w:left="780"/>
      </w:pPr>
    </w:p>
    <w:p w14:paraId="73779B40" w14:textId="77777777" w:rsidR="00602B8D" w:rsidRDefault="00602B8D" w:rsidP="00602B8D">
      <w:pPr>
        <w:pStyle w:val="RequirementID"/>
        <w:ind w:left="780"/>
      </w:pPr>
      <w:r>
        <w:t>DSG_BFE_</w:t>
      </w:r>
      <w:r w:rsidR="00176BEA">
        <w:t>00014</w:t>
      </w:r>
      <w:r>
        <w:t>:</w:t>
      </w:r>
    </w:p>
    <w:p w14:paraId="4E8BD512" w14:textId="77777777" w:rsidR="00602B8D" w:rsidRDefault="00602B8D" w:rsidP="00602B8D">
      <w:pPr>
        <w:pStyle w:val="ListParagraph"/>
        <w:ind w:left="780"/>
      </w:pPr>
      <w:r>
        <w:t>This function shall provide the step duration when starting a new step (only required for high power steps purpose).</w:t>
      </w:r>
    </w:p>
    <w:p w14:paraId="6579DFE4" w14:textId="77777777" w:rsidR="00602B8D" w:rsidRDefault="00602B8D" w:rsidP="00602B8D">
      <w:pPr>
        <w:pStyle w:val="ListParagraph"/>
        <w:ind w:left="780"/>
      </w:pPr>
      <w:r>
        <w:t>The following prototype shall be used</w:t>
      </w:r>
      <w:r w:rsidR="00871F8F">
        <w:t>:</w:t>
      </w:r>
    </w:p>
    <w:p w14:paraId="0F8F0B31" w14:textId="77777777" w:rsidR="00602B8D" w:rsidRPr="00602B8D" w:rsidRDefault="00602B8D" w:rsidP="00602B8D">
      <w:pPr>
        <w:pStyle w:val="ListParagraph"/>
        <w:ind w:left="780"/>
        <w:jc w:val="left"/>
        <w:rPr>
          <w:rFonts w:ascii="Consolas" w:hAnsi="Consolas" w:cs="Consolas"/>
        </w:rPr>
      </w:pPr>
      <w:r w:rsidRPr="00602B8D">
        <w:rPr>
          <w:rFonts w:ascii="Consolas" w:hAnsi="Consolas" w:cs="Consolas"/>
        </w:rPr>
        <w:t xml:space="preserve">Rte_IrvWrite_BFE_runScheduleStep_u16StepDuration ( </w:t>
      </w:r>
      <w:r>
        <w:rPr>
          <w:rFonts w:ascii="Consolas" w:hAnsi="Consolas" w:cs="Consolas"/>
        </w:rPr>
        <w:t>u</w:t>
      </w:r>
      <w:r w:rsidRPr="00602B8D">
        <w:rPr>
          <w:rFonts w:ascii="Consolas" w:hAnsi="Consolas" w:cs="Consolas"/>
        </w:rPr>
        <w:t>int</w:t>
      </w:r>
      <w:r>
        <w:rPr>
          <w:rFonts w:ascii="Consolas" w:hAnsi="Consolas" w:cs="Consolas"/>
        </w:rPr>
        <w:t>16 u16StepDuration</w:t>
      </w:r>
      <w:r w:rsidRPr="00602B8D">
        <w:rPr>
          <w:rFonts w:ascii="Consolas" w:hAnsi="Consolas" w:cs="Consolas"/>
        </w:rPr>
        <w:t xml:space="preserve"> )</w:t>
      </w:r>
    </w:p>
    <w:p w14:paraId="7DAD16B6" w14:textId="77777777" w:rsidR="00602B8D" w:rsidRPr="00291593" w:rsidRDefault="00602B8D" w:rsidP="00602B8D">
      <w:pPr>
        <w:ind w:left="498" w:firstLine="282"/>
      </w:pPr>
      <w:r w:rsidRPr="00291593">
        <w:rPr>
          <w:highlight w:val="red"/>
        </w:rPr>
        <w:t>[COVERS:]</w:t>
      </w:r>
    </w:p>
    <w:p w14:paraId="744D41FE" w14:textId="77777777" w:rsidR="00602B8D" w:rsidRDefault="00602B8D" w:rsidP="00E5707D">
      <w:pPr>
        <w:pStyle w:val="ListParagraph"/>
        <w:ind w:left="780"/>
      </w:pPr>
    </w:p>
    <w:p w14:paraId="52E9B378" w14:textId="77777777" w:rsidR="00602B8D" w:rsidRDefault="00602B8D" w:rsidP="00602B8D">
      <w:pPr>
        <w:pStyle w:val="RequirementID"/>
        <w:ind w:left="780"/>
      </w:pPr>
      <w:r>
        <w:t>DSG_BFE_</w:t>
      </w:r>
      <w:r w:rsidR="00176BEA">
        <w:t>00015</w:t>
      </w:r>
      <w:r>
        <w:t>:</w:t>
      </w:r>
    </w:p>
    <w:p w14:paraId="6A96E8B8" w14:textId="77777777" w:rsidR="00602B8D" w:rsidRDefault="00602B8D" w:rsidP="00602B8D">
      <w:pPr>
        <w:pStyle w:val="ListParagraph"/>
        <w:ind w:left="780"/>
      </w:pPr>
      <w:r>
        <w:t>This function shall provide the regulation type that shall be applied when starting a new step.</w:t>
      </w:r>
    </w:p>
    <w:p w14:paraId="3A6ACACA" w14:textId="77777777" w:rsidR="00602B8D" w:rsidRDefault="00602B8D" w:rsidP="00602B8D">
      <w:pPr>
        <w:pStyle w:val="ListParagraph"/>
        <w:ind w:left="780"/>
      </w:pPr>
      <w:r>
        <w:t>The following prototype shall be used</w:t>
      </w:r>
      <w:r w:rsidR="00871F8F">
        <w:t>:</w:t>
      </w:r>
    </w:p>
    <w:p w14:paraId="2DF26919" w14:textId="77777777" w:rsidR="00602B8D" w:rsidRPr="00602B8D" w:rsidRDefault="00602B8D" w:rsidP="00602B8D">
      <w:pPr>
        <w:pStyle w:val="ListParagraph"/>
        <w:ind w:left="780"/>
        <w:jc w:val="left"/>
        <w:rPr>
          <w:rFonts w:ascii="Consolas" w:hAnsi="Consolas" w:cs="Consolas"/>
        </w:rPr>
      </w:pPr>
      <w:r w:rsidRPr="00602B8D">
        <w:rPr>
          <w:rFonts w:ascii="Consolas" w:hAnsi="Consolas" w:cs="Consolas"/>
        </w:rPr>
        <w:t xml:space="preserve">Rte_IrvWrite_BFE_runScheduleStep_u8OrderType ( </w:t>
      </w:r>
      <w:r>
        <w:rPr>
          <w:rFonts w:ascii="Consolas" w:hAnsi="Consolas" w:cs="Consolas"/>
        </w:rPr>
        <w:t>uint8 u8OrderType</w:t>
      </w:r>
      <w:r w:rsidRPr="00602B8D">
        <w:rPr>
          <w:rFonts w:ascii="Consolas" w:hAnsi="Consolas" w:cs="Consolas"/>
        </w:rPr>
        <w:t xml:space="preserve"> )</w:t>
      </w:r>
    </w:p>
    <w:p w14:paraId="47B6A306" w14:textId="77777777" w:rsidR="00602B8D" w:rsidRPr="00291593" w:rsidRDefault="00602B8D" w:rsidP="00602B8D">
      <w:pPr>
        <w:ind w:left="498" w:firstLine="282"/>
      </w:pPr>
      <w:r w:rsidRPr="00291593">
        <w:rPr>
          <w:highlight w:val="red"/>
        </w:rPr>
        <w:t>[COVERS:]</w:t>
      </w:r>
    </w:p>
    <w:p w14:paraId="4498E6D6" w14:textId="77777777" w:rsidR="00602B8D" w:rsidRDefault="00602B8D" w:rsidP="00E5707D">
      <w:pPr>
        <w:pStyle w:val="ListParagraph"/>
        <w:ind w:left="780"/>
      </w:pPr>
    </w:p>
    <w:p w14:paraId="38DC686C" w14:textId="77777777" w:rsidR="00E5707D" w:rsidRPr="00E5707D" w:rsidRDefault="00E5707D" w:rsidP="006A01CA">
      <w:pPr>
        <w:pStyle w:val="ListParagraph"/>
        <w:numPr>
          <w:ilvl w:val="0"/>
          <w:numId w:val="31"/>
        </w:numPr>
      </w:pPr>
      <w:r>
        <w:t>POST BUILD parameters</w:t>
      </w:r>
      <w:r w:rsidR="00871F8F">
        <w:t>:</w:t>
      </w:r>
    </w:p>
    <w:p w14:paraId="7A9ED86A" w14:textId="77777777" w:rsidR="006B59B2" w:rsidRDefault="006B59B2" w:rsidP="006B59B2">
      <w:pPr>
        <w:ind w:left="360"/>
        <w:rPr>
          <w:u w:val="single"/>
        </w:rPr>
      </w:pPr>
    </w:p>
    <w:p w14:paraId="3AE14AE7" w14:textId="77777777" w:rsidR="006B59B2" w:rsidRPr="00B347F8" w:rsidRDefault="006B59B2" w:rsidP="00B347F8">
      <w:pPr>
        <w:pStyle w:val="ListParagraph"/>
        <w:numPr>
          <w:ilvl w:val="0"/>
          <w:numId w:val="23"/>
        </w:numPr>
        <w:rPr>
          <w:u w:val="single"/>
        </w:rPr>
      </w:pPr>
      <w:r w:rsidRPr="00B347F8">
        <w:rPr>
          <w:u w:val="single"/>
        </w:rPr>
        <w:t>Returned values</w:t>
      </w:r>
      <w:r w:rsidR="00871F8F">
        <w:rPr>
          <w:u w:val="single"/>
        </w:rPr>
        <w:t>:</w:t>
      </w:r>
    </w:p>
    <w:p w14:paraId="70034513" w14:textId="77777777" w:rsidR="006B59B2" w:rsidRDefault="004825DF" w:rsidP="001B5A22">
      <w:pPr>
        <w:ind w:left="72" w:firstLine="708"/>
      </w:pPr>
      <w:r>
        <w:t>No returned value.</w:t>
      </w:r>
    </w:p>
    <w:p w14:paraId="487DDCD8" w14:textId="77777777" w:rsidR="004825DF" w:rsidRDefault="004825DF" w:rsidP="004825DF">
      <w:pPr>
        <w:ind w:firstLine="708"/>
      </w:pPr>
    </w:p>
    <w:p w14:paraId="1F8E1686" w14:textId="77777777" w:rsidR="006B59B2" w:rsidRDefault="006B59B2" w:rsidP="00B347F8">
      <w:pPr>
        <w:pStyle w:val="ListParagraph"/>
        <w:numPr>
          <w:ilvl w:val="0"/>
          <w:numId w:val="23"/>
        </w:numPr>
        <w:rPr>
          <w:u w:val="single"/>
        </w:rPr>
      </w:pPr>
      <w:r w:rsidRPr="00B347F8">
        <w:rPr>
          <w:u w:val="single"/>
        </w:rPr>
        <w:t>Constraints</w:t>
      </w:r>
      <w:r w:rsidR="00871F8F">
        <w:rPr>
          <w:u w:val="single"/>
        </w:rPr>
        <w:t>:</w:t>
      </w:r>
    </w:p>
    <w:p w14:paraId="2902D42B" w14:textId="77777777" w:rsidR="006B59B2" w:rsidRDefault="00C65FC2" w:rsidP="006E464B">
      <w:pPr>
        <w:pStyle w:val="Header"/>
        <w:tabs>
          <w:tab w:val="clear" w:pos="4536"/>
          <w:tab w:val="clear" w:pos="9072"/>
        </w:tabs>
        <w:ind w:left="780"/>
      </w:pPr>
      <w:r>
        <w:t>The data</w:t>
      </w:r>
      <w:r w:rsidR="006E464B">
        <w:t xml:space="preserve"> exchanged internally by the BFE module are a “set” of data. Since a part of the BFE is called in an ISR context, there is a risk for this process </w:t>
      </w:r>
      <w:r w:rsidR="00032E9A">
        <w:t xml:space="preserve">not </w:t>
      </w:r>
      <w:r w:rsidR="006E464B">
        <w:t>to have the complete set of data up to date when the ISR is executed.</w:t>
      </w:r>
    </w:p>
    <w:p w14:paraId="6C924604" w14:textId="77777777" w:rsidR="006E464B" w:rsidRDefault="006E464B" w:rsidP="006E464B">
      <w:pPr>
        <w:pStyle w:val="Header"/>
        <w:tabs>
          <w:tab w:val="clear" w:pos="4536"/>
          <w:tab w:val="clear" w:pos="9072"/>
        </w:tabs>
        <w:ind w:left="780"/>
      </w:pPr>
    </w:p>
    <w:p w14:paraId="429503D6" w14:textId="77777777" w:rsidR="006E464B" w:rsidRDefault="006E464B" w:rsidP="006E464B">
      <w:pPr>
        <w:pStyle w:val="RequirementID"/>
        <w:ind w:left="780"/>
      </w:pPr>
      <w:r>
        <w:t>DSG_BFE_</w:t>
      </w:r>
      <w:r w:rsidR="00176BEA">
        <w:t>00016</w:t>
      </w:r>
      <w:r>
        <w:t>:</w:t>
      </w:r>
    </w:p>
    <w:p w14:paraId="69C0F04C" w14:textId="77777777" w:rsidR="006E464B" w:rsidRDefault="006E464B" w:rsidP="006E464B">
      <w:pPr>
        <w:pStyle w:val="Header"/>
        <w:tabs>
          <w:tab w:val="clear" w:pos="4536"/>
          <w:tab w:val="clear" w:pos="9072"/>
        </w:tabs>
        <w:ind w:left="780"/>
      </w:pPr>
      <w:r>
        <w:t>The coherency of these data shall be ensured to avoid a wrong motor power order regulation for 400 or 800µs.</w:t>
      </w:r>
    </w:p>
    <w:p w14:paraId="29CF7F5C" w14:textId="77777777" w:rsidR="006E464B" w:rsidRDefault="006E464B" w:rsidP="006E464B">
      <w:pPr>
        <w:pStyle w:val="Header"/>
        <w:tabs>
          <w:tab w:val="clear" w:pos="4536"/>
          <w:tab w:val="clear" w:pos="9072"/>
        </w:tabs>
        <w:ind w:left="780"/>
      </w:pPr>
      <w:r>
        <w:t>A critical section shall be created to protect the write access to the following key data</w:t>
      </w:r>
      <w:r w:rsidR="00871F8F">
        <w:t>:</w:t>
      </w:r>
    </w:p>
    <w:p w14:paraId="1855A78B" w14:textId="77777777" w:rsidR="006E464B" w:rsidRPr="006E464B" w:rsidRDefault="006E464B" w:rsidP="00002F5F">
      <w:pPr>
        <w:pStyle w:val="Header"/>
        <w:numPr>
          <w:ilvl w:val="0"/>
          <w:numId w:val="21"/>
        </w:numPr>
        <w:tabs>
          <w:tab w:val="clear" w:pos="4536"/>
          <w:tab w:val="clear" w:pos="9072"/>
        </w:tabs>
        <w:ind w:left="1197" w:hanging="342"/>
      </w:pPr>
      <w:r w:rsidRPr="00602B8D">
        <w:rPr>
          <w:rFonts w:ascii="Consolas" w:hAnsi="Consolas" w:cs="Consolas"/>
        </w:rPr>
        <w:t>Rte_IrvWrite_BFE_runScheduleStep_s32FirstOrderValue</w:t>
      </w:r>
    </w:p>
    <w:p w14:paraId="29093F09" w14:textId="77777777" w:rsidR="006E464B" w:rsidRPr="006E464B" w:rsidRDefault="006E464B" w:rsidP="00002F5F">
      <w:pPr>
        <w:pStyle w:val="Header"/>
        <w:numPr>
          <w:ilvl w:val="0"/>
          <w:numId w:val="21"/>
        </w:numPr>
        <w:tabs>
          <w:tab w:val="clear" w:pos="4536"/>
          <w:tab w:val="clear" w:pos="9072"/>
        </w:tabs>
        <w:ind w:left="1197" w:hanging="342"/>
      </w:pPr>
      <w:r w:rsidRPr="00602B8D">
        <w:rPr>
          <w:rFonts w:ascii="Consolas" w:hAnsi="Consolas" w:cs="Consolas"/>
        </w:rPr>
        <w:t>Rte_IrvWrite_BFE_runScheduleStep_s32OrderIncrementValue</w:t>
      </w:r>
    </w:p>
    <w:p w14:paraId="62C4174E" w14:textId="77777777" w:rsidR="006E464B" w:rsidRPr="006E464B" w:rsidRDefault="006E464B" w:rsidP="00002F5F">
      <w:pPr>
        <w:pStyle w:val="Header"/>
        <w:numPr>
          <w:ilvl w:val="0"/>
          <w:numId w:val="21"/>
        </w:numPr>
        <w:tabs>
          <w:tab w:val="clear" w:pos="4536"/>
          <w:tab w:val="clear" w:pos="9072"/>
        </w:tabs>
        <w:ind w:left="1197" w:hanging="342"/>
      </w:pPr>
      <w:r w:rsidRPr="00602B8D">
        <w:rPr>
          <w:rFonts w:ascii="Consolas" w:hAnsi="Consolas" w:cs="Consolas"/>
        </w:rPr>
        <w:t>Rte_IrvWrite_BFE_runScheduleStep_u16StepDuration</w:t>
      </w:r>
    </w:p>
    <w:p w14:paraId="17BEFFC7" w14:textId="77777777" w:rsidR="006E464B" w:rsidRDefault="006E464B" w:rsidP="00002F5F">
      <w:pPr>
        <w:pStyle w:val="Header"/>
        <w:numPr>
          <w:ilvl w:val="0"/>
          <w:numId w:val="21"/>
        </w:numPr>
        <w:tabs>
          <w:tab w:val="clear" w:pos="4536"/>
          <w:tab w:val="clear" w:pos="9072"/>
        </w:tabs>
        <w:ind w:left="1197" w:hanging="342"/>
      </w:pPr>
      <w:r w:rsidRPr="00602B8D">
        <w:rPr>
          <w:rFonts w:ascii="Consolas" w:hAnsi="Consolas" w:cs="Consolas"/>
        </w:rPr>
        <w:t>Rte_IrvWrite_BFE_runScheduleStep_u8OrderType</w:t>
      </w:r>
    </w:p>
    <w:p w14:paraId="1567331D" w14:textId="77777777" w:rsidR="006E464B" w:rsidRPr="00291593" w:rsidRDefault="00B7625F" w:rsidP="006E464B">
      <w:pPr>
        <w:ind w:left="12" w:firstLine="693"/>
      </w:pPr>
      <w:r>
        <w:t>[COVERS: ARCH_SW_BFE_0</w:t>
      </w:r>
      <w:r w:rsidR="006E464B" w:rsidRPr="006E464B">
        <w:t>206]</w:t>
      </w:r>
    </w:p>
    <w:p w14:paraId="33208D64" w14:textId="77777777" w:rsidR="007F1DC9" w:rsidRDefault="007F1DC9" w:rsidP="007F1DC9">
      <w:pPr>
        <w:pStyle w:val="Heading3"/>
      </w:pPr>
      <w:bookmarkStart w:id="109" w:name="_Ref315163033"/>
      <w:bookmarkStart w:id="110" w:name="_Ref315163052"/>
      <w:bookmarkStart w:id="111" w:name="_Ref315177302"/>
      <w:bookmarkStart w:id="112" w:name="_Ref315178677"/>
      <w:bookmarkStart w:id="113" w:name="_Ref315244770"/>
      <w:bookmarkStart w:id="114" w:name="_Ref315250161"/>
      <w:bookmarkStart w:id="115" w:name="_Ref315250909"/>
      <w:bookmarkStart w:id="116" w:name="_Toc315252671"/>
      <w:bookmarkStart w:id="117" w:name="_Ref360780936"/>
      <w:bookmarkStart w:id="118" w:name="_Ref360802147"/>
      <w:bookmarkStart w:id="119" w:name="_Ref361128050"/>
      <w:bookmarkStart w:id="120" w:name="_Ref361128054"/>
      <w:bookmarkStart w:id="121" w:name="_Ref361148510"/>
      <w:bookmarkStart w:id="122" w:name="_Ref361151010"/>
      <w:bookmarkStart w:id="123" w:name="_Ref361302786"/>
      <w:bookmarkStart w:id="124" w:name="_Ref361316370"/>
      <w:bookmarkStart w:id="125" w:name="_Toc396742495"/>
      <w:r>
        <w:t xml:space="preserve">Function </w:t>
      </w:r>
      <w:bookmarkEnd w:id="109"/>
      <w:bookmarkEnd w:id="110"/>
      <w:bookmarkEnd w:id="111"/>
      <w:bookmarkEnd w:id="112"/>
      <w:bookmarkEnd w:id="113"/>
      <w:bookmarkEnd w:id="114"/>
      <w:bookmarkEnd w:id="115"/>
      <w:bookmarkEnd w:id="116"/>
      <w:r w:rsidR="00940C01">
        <w:rPr>
          <w:i/>
        </w:rPr>
        <w:t>BFE_runExecute</w:t>
      </w:r>
      <w:r w:rsidR="00740D19">
        <w:rPr>
          <w:i/>
        </w:rPr>
        <w:t>Standard</w:t>
      </w:r>
      <w:r w:rsidR="00940C01">
        <w:rPr>
          <w:i/>
        </w:rPr>
        <w:t>Steps</w:t>
      </w:r>
      <w:bookmarkEnd w:id="117"/>
      <w:bookmarkEnd w:id="118"/>
      <w:bookmarkEnd w:id="119"/>
      <w:bookmarkEnd w:id="120"/>
      <w:bookmarkEnd w:id="121"/>
      <w:bookmarkEnd w:id="122"/>
      <w:bookmarkEnd w:id="123"/>
      <w:bookmarkEnd w:id="124"/>
      <w:bookmarkEnd w:id="125"/>
    </w:p>
    <w:p w14:paraId="02DD1577" w14:textId="77777777" w:rsidR="007F1DC9" w:rsidRDefault="007F1DC9" w:rsidP="007F1DC9">
      <w:pPr>
        <w:pStyle w:val="ListParagraph"/>
        <w:numPr>
          <w:ilvl w:val="0"/>
          <w:numId w:val="23"/>
        </w:numPr>
        <w:rPr>
          <w:u w:val="single"/>
        </w:rPr>
      </w:pPr>
      <w:r w:rsidRPr="00B347F8">
        <w:rPr>
          <w:u w:val="single"/>
        </w:rPr>
        <w:t>Object</w:t>
      </w:r>
      <w:r w:rsidR="00871F8F">
        <w:rPr>
          <w:u w:val="single"/>
        </w:rPr>
        <w:t>:</w:t>
      </w:r>
    </w:p>
    <w:p w14:paraId="768D2B6D" w14:textId="77777777" w:rsidR="00605EA1" w:rsidRDefault="00605EA1" w:rsidP="00605EA1">
      <w:pPr>
        <w:pStyle w:val="RequirementID"/>
        <w:ind w:left="780"/>
      </w:pPr>
      <w:r>
        <w:t>DSG_BFE_</w:t>
      </w:r>
      <w:r w:rsidR="00176BEA">
        <w:t>00017</w:t>
      </w:r>
      <w:r>
        <w:t>:</w:t>
      </w:r>
    </w:p>
    <w:p w14:paraId="20C7F375" w14:textId="77777777" w:rsidR="007F1DC9" w:rsidRDefault="004B77CB" w:rsidP="007F1DC9">
      <w:pPr>
        <w:pStyle w:val="ListParagraph"/>
        <w:ind w:left="780"/>
      </w:pPr>
      <w:r>
        <w:t xml:space="preserve">The aim of this function is to </w:t>
      </w:r>
      <w:r w:rsidR="00940C01">
        <w:t xml:space="preserve">compute </w:t>
      </w:r>
      <w:r>
        <w:t xml:space="preserve">the </w:t>
      </w:r>
      <w:r w:rsidR="00605EA1">
        <w:t xml:space="preserve">duty cycles </w:t>
      </w:r>
      <w:r>
        <w:t xml:space="preserve">consign that shall be applied on the motor </w:t>
      </w:r>
      <w:r w:rsidR="00605EA1">
        <w:t xml:space="preserve">stage </w:t>
      </w:r>
      <w:r>
        <w:t>in case of ‘standard’ steps. The standards steps are those that can be managed every 2ms</w:t>
      </w:r>
      <w:r w:rsidR="00871F8F">
        <w:t>:</w:t>
      </w:r>
    </w:p>
    <w:p w14:paraId="31D3877A" w14:textId="77777777" w:rsidR="00344C77" w:rsidRDefault="00344C77" w:rsidP="00344C77">
      <w:pPr>
        <w:pStyle w:val="ListParagraph"/>
        <w:numPr>
          <w:ilvl w:val="0"/>
          <w:numId w:val="25"/>
        </w:numPr>
      </w:pPr>
      <w:r>
        <w:t>PWM order type steps</w:t>
      </w:r>
    </w:p>
    <w:p w14:paraId="1B012119" w14:textId="77777777" w:rsidR="00344C77" w:rsidRDefault="00344C77" w:rsidP="00344C77">
      <w:pPr>
        <w:pStyle w:val="ListParagraph"/>
        <w:numPr>
          <w:ilvl w:val="0"/>
          <w:numId w:val="25"/>
        </w:numPr>
      </w:pPr>
      <w:r>
        <w:t>Voltage order type steps</w:t>
      </w:r>
    </w:p>
    <w:p w14:paraId="155F8464" w14:textId="77777777" w:rsidR="00344C77" w:rsidRDefault="00344C77" w:rsidP="00344C77">
      <w:pPr>
        <w:pStyle w:val="ListParagraph"/>
        <w:numPr>
          <w:ilvl w:val="0"/>
          <w:numId w:val="25"/>
        </w:numPr>
      </w:pPr>
      <w:r>
        <w:t>Motor current order type steps (with the same regulation than 204 MOPF project)</w:t>
      </w:r>
    </w:p>
    <w:p w14:paraId="0C66AEAC" w14:textId="77777777" w:rsidR="00344C77" w:rsidRDefault="00344C77" w:rsidP="00344C77">
      <w:pPr>
        <w:pStyle w:val="ListParagraph"/>
        <w:numPr>
          <w:ilvl w:val="0"/>
          <w:numId w:val="25"/>
        </w:numPr>
      </w:pPr>
      <w:r>
        <w:t>PID current order type (based on motor or supply current)</w:t>
      </w:r>
    </w:p>
    <w:p w14:paraId="5A47B4C1" w14:textId="77777777" w:rsidR="00605EA1" w:rsidRDefault="00605EA1" w:rsidP="00605EA1">
      <w:pPr>
        <w:ind w:left="72" w:firstLine="708"/>
      </w:pPr>
      <w:r>
        <w:t>[COVERS: ARCH_SW_BFE_0011]</w:t>
      </w:r>
    </w:p>
    <w:p w14:paraId="0BEE39C4" w14:textId="77777777" w:rsidR="007F1DC9" w:rsidRDefault="007F1DC9" w:rsidP="001B2E56"/>
    <w:p w14:paraId="4D2ACC06" w14:textId="77777777" w:rsidR="007F1DC9" w:rsidRPr="00B347F8" w:rsidRDefault="007F1DC9" w:rsidP="007F1DC9">
      <w:pPr>
        <w:pStyle w:val="ListParagraph"/>
        <w:numPr>
          <w:ilvl w:val="0"/>
          <w:numId w:val="23"/>
        </w:numPr>
        <w:rPr>
          <w:u w:val="single"/>
        </w:rPr>
      </w:pPr>
      <w:r w:rsidRPr="00B347F8">
        <w:rPr>
          <w:u w:val="single"/>
        </w:rPr>
        <w:t>Entering and outgoing parameters:</w:t>
      </w:r>
    </w:p>
    <w:p w14:paraId="7DE1E861" w14:textId="77777777" w:rsidR="007F1DC9" w:rsidRDefault="007F1DC9" w:rsidP="007F1DC9">
      <w:pPr>
        <w:ind w:left="498" w:firstLine="282"/>
      </w:pPr>
      <w:r>
        <w:t>None parameters.</w:t>
      </w:r>
    </w:p>
    <w:p w14:paraId="5E9CC826" w14:textId="77777777" w:rsidR="007F1DC9" w:rsidRDefault="007F1DC9" w:rsidP="007F1DC9">
      <w:pPr>
        <w:ind w:left="426"/>
      </w:pPr>
    </w:p>
    <w:p w14:paraId="3FB73DD6" w14:textId="77777777" w:rsidR="007F1DC9" w:rsidRDefault="007F1DC9" w:rsidP="007F1DC9">
      <w:pPr>
        <w:pStyle w:val="ListParagraph"/>
        <w:numPr>
          <w:ilvl w:val="0"/>
          <w:numId w:val="23"/>
        </w:numPr>
        <w:rPr>
          <w:u w:val="single"/>
        </w:rPr>
      </w:pPr>
      <w:r w:rsidRPr="00B347F8">
        <w:rPr>
          <w:u w:val="single"/>
        </w:rPr>
        <w:t>Dynamic aspect</w:t>
      </w:r>
      <w:r w:rsidR="00871F8F">
        <w:rPr>
          <w:u w:val="single"/>
        </w:rPr>
        <w:t>:</w:t>
      </w:r>
    </w:p>
    <w:p w14:paraId="73CC0106" w14:textId="77777777" w:rsidR="00321464" w:rsidRDefault="00321464" w:rsidP="00321464">
      <w:pPr>
        <w:pStyle w:val="RequirementID"/>
        <w:ind w:left="780"/>
      </w:pPr>
      <w:r>
        <w:t>DSG_BFE_</w:t>
      </w:r>
      <w:r w:rsidR="00176BEA">
        <w:t>00018</w:t>
      </w:r>
      <w:r>
        <w:t>:</w:t>
      </w:r>
    </w:p>
    <w:p w14:paraId="74502B8D" w14:textId="77777777" w:rsidR="007F1DC9" w:rsidRPr="00731DB1" w:rsidRDefault="007F1DC9" w:rsidP="007F1DC9">
      <w:pPr>
        <w:pStyle w:val="ListParagraph"/>
        <w:ind w:left="780"/>
      </w:pPr>
      <w:r>
        <w:t>This function shall be called every 2ms.</w:t>
      </w:r>
    </w:p>
    <w:p w14:paraId="42A3C179" w14:textId="77777777" w:rsidR="00321464" w:rsidRDefault="00321464" w:rsidP="00321464">
      <w:pPr>
        <w:ind w:left="72" w:firstLine="708"/>
      </w:pPr>
      <w:r>
        <w:t>[COVERS: ARCH_SW_BFE_00301]</w:t>
      </w:r>
    </w:p>
    <w:p w14:paraId="1F422589" w14:textId="77777777" w:rsidR="007F1DC9" w:rsidRDefault="007F1DC9" w:rsidP="007F1DC9">
      <w:pPr>
        <w:ind w:left="360"/>
        <w:rPr>
          <w:u w:val="single"/>
        </w:rPr>
      </w:pPr>
    </w:p>
    <w:p w14:paraId="47A6C5CC" w14:textId="77777777" w:rsidR="007F1DC9" w:rsidRPr="00B347F8" w:rsidRDefault="007F1DC9" w:rsidP="007F1DC9">
      <w:pPr>
        <w:pStyle w:val="ListParagraph"/>
        <w:numPr>
          <w:ilvl w:val="0"/>
          <w:numId w:val="23"/>
        </w:numPr>
        <w:rPr>
          <w:u w:val="single"/>
        </w:rPr>
      </w:pPr>
      <w:r w:rsidRPr="00B347F8">
        <w:rPr>
          <w:u w:val="single"/>
        </w:rPr>
        <w:t>Who</w:t>
      </w:r>
      <w:r w:rsidR="00871F8F">
        <w:rPr>
          <w:u w:val="single"/>
        </w:rPr>
        <w:t>:</w:t>
      </w:r>
    </w:p>
    <w:p w14:paraId="63FEF275" w14:textId="77777777" w:rsidR="007F1DC9" w:rsidRDefault="007F1DC9" w:rsidP="007F1DC9">
      <w:pPr>
        <w:ind w:left="708" w:firstLine="72"/>
      </w:pPr>
      <w:r w:rsidRPr="00731DB1">
        <w:t xml:space="preserve">This function </w:t>
      </w:r>
      <w:r>
        <w:t>is called into an OS task or a time slot of the scheduler.</w:t>
      </w:r>
    </w:p>
    <w:p w14:paraId="46A85A0E" w14:textId="77777777" w:rsidR="007F1DC9" w:rsidRPr="00731DB1" w:rsidRDefault="007F1DC9" w:rsidP="007F1DC9">
      <w:pPr>
        <w:ind w:left="708"/>
      </w:pPr>
    </w:p>
    <w:p w14:paraId="4393A5F9" w14:textId="77777777" w:rsidR="007F1DC9" w:rsidRDefault="007F1DC9" w:rsidP="007F1DC9">
      <w:pPr>
        <w:pStyle w:val="ListParagraph"/>
        <w:numPr>
          <w:ilvl w:val="0"/>
          <w:numId w:val="23"/>
        </w:numPr>
        <w:rPr>
          <w:u w:val="single"/>
        </w:rPr>
      </w:pPr>
      <w:r w:rsidRPr="00B347F8">
        <w:rPr>
          <w:u w:val="single"/>
        </w:rPr>
        <w:t>External items used</w:t>
      </w:r>
      <w:r w:rsidR="00871F8F">
        <w:rPr>
          <w:u w:val="single"/>
        </w:rPr>
        <w:t>:</w:t>
      </w:r>
    </w:p>
    <w:p w14:paraId="125327F6" w14:textId="77777777" w:rsidR="00586C93" w:rsidRDefault="00B618ED" w:rsidP="00586C93">
      <w:pPr>
        <w:pStyle w:val="ListParagraph"/>
        <w:ind w:left="780"/>
      </w:pPr>
      <w:r>
        <w:t>RTE connections</w:t>
      </w:r>
      <w:r w:rsidR="00871F8F">
        <w:t>:</w:t>
      </w:r>
    </w:p>
    <w:p w14:paraId="1B30CE6D" w14:textId="77777777" w:rsidR="00B618ED" w:rsidRDefault="00B618ED" w:rsidP="00586C93">
      <w:pPr>
        <w:pStyle w:val="ListParagraph"/>
        <w:ind w:left="780"/>
      </w:pPr>
    </w:p>
    <w:p w14:paraId="3A6BFF12" w14:textId="77777777" w:rsidR="00B618ED" w:rsidRDefault="00B618ED" w:rsidP="00B618ED">
      <w:pPr>
        <w:pStyle w:val="RequirementID"/>
        <w:ind w:left="780"/>
      </w:pPr>
      <w:r>
        <w:t>DSG_BFE_</w:t>
      </w:r>
      <w:r w:rsidR="00176BEA">
        <w:t>00019</w:t>
      </w:r>
      <w:r>
        <w:t>:</w:t>
      </w:r>
    </w:p>
    <w:p w14:paraId="5C25165A" w14:textId="77777777" w:rsidR="00B618ED" w:rsidRDefault="00B618ED" w:rsidP="00B618ED">
      <w:pPr>
        <w:pStyle w:val="ListParagraph"/>
        <w:ind w:left="780"/>
      </w:pPr>
      <w:r>
        <w:t>This function shall access to the motor current to perform the standard regulation in current or the PID current regulation</w:t>
      </w:r>
    </w:p>
    <w:p w14:paraId="15D7591C" w14:textId="77777777" w:rsidR="00B618ED" w:rsidRDefault="00B618ED" w:rsidP="00B618ED">
      <w:pPr>
        <w:pStyle w:val="ListParagraph"/>
        <w:ind w:left="780"/>
      </w:pPr>
      <w:r>
        <w:t>The following prototype shall be used</w:t>
      </w:r>
      <w:r w:rsidR="00871F8F">
        <w:t>:</w:t>
      </w:r>
    </w:p>
    <w:p w14:paraId="0182358E" w14:textId="77777777" w:rsidR="00B618ED" w:rsidRPr="009A1501" w:rsidRDefault="00B618ED" w:rsidP="00B618ED">
      <w:pPr>
        <w:pStyle w:val="ListParagraph"/>
        <w:ind w:left="780"/>
        <w:rPr>
          <w:rFonts w:ascii="Consolas" w:hAnsi="Consolas" w:cs="Consolas"/>
        </w:rPr>
      </w:pPr>
      <w:r w:rsidRPr="00B618ED">
        <w:rPr>
          <w:rFonts w:ascii="Consolas" w:hAnsi="Consolas" w:cs="Consolas"/>
        </w:rPr>
        <w:lastRenderedPageBreak/>
        <w:t xml:space="preserve">Rte_Call_pclMotorCurrent_ReadMotorCurrentInmA </w:t>
      </w:r>
      <w:r w:rsidRPr="009A1501">
        <w:rPr>
          <w:rFonts w:ascii="Consolas" w:hAnsi="Consolas" w:cs="Consolas"/>
        </w:rPr>
        <w:t xml:space="preserve">( </w:t>
      </w:r>
      <w:r>
        <w:rPr>
          <w:rFonts w:ascii="Consolas" w:hAnsi="Consolas" w:cs="Consolas"/>
        </w:rPr>
        <w:t>s</w:t>
      </w:r>
      <w:r w:rsidRPr="009A1501">
        <w:rPr>
          <w:rFonts w:ascii="Consolas" w:hAnsi="Consolas" w:cs="Consolas"/>
        </w:rPr>
        <w:t>int</w:t>
      </w:r>
      <w:r>
        <w:rPr>
          <w:rFonts w:ascii="Consolas" w:hAnsi="Consolas" w:cs="Consolas"/>
        </w:rPr>
        <w:t>32</w:t>
      </w:r>
      <w:r w:rsidRPr="009A1501">
        <w:rPr>
          <w:rFonts w:ascii="Consolas" w:hAnsi="Consolas" w:cs="Consolas"/>
        </w:rPr>
        <w:t xml:space="preserve"> * </w:t>
      </w:r>
      <w:r>
        <w:rPr>
          <w:rFonts w:ascii="Consolas" w:hAnsi="Consolas" w:cs="Consolas"/>
        </w:rPr>
        <w:t>ps32MotorCurrent</w:t>
      </w:r>
      <w:r w:rsidRPr="009A1501">
        <w:rPr>
          <w:rFonts w:ascii="Consolas" w:hAnsi="Consolas" w:cs="Consolas"/>
        </w:rPr>
        <w:t xml:space="preserve"> )</w:t>
      </w:r>
    </w:p>
    <w:p w14:paraId="7B4D4CC4" w14:textId="77777777" w:rsidR="00B618ED" w:rsidRDefault="00B7625F" w:rsidP="00B618ED">
      <w:pPr>
        <w:ind w:left="498" w:firstLine="282"/>
      </w:pPr>
      <w:r>
        <w:t>[COVERS: ARCH_SW_BFE_0</w:t>
      </w:r>
      <w:r w:rsidR="00B618ED">
        <w:t>102]</w:t>
      </w:r>
    </w:p>
    <w:p w14:paraId="5F8706A5" w14:textId="77777777" w:rsidR="00B618ED" w:rsidRDefault="00B618ED" w:rsidP="00586C93">
      <w:pPr>
        <w:pStyle w:val="ListParagraph"/>
        <w:ind w:left="780"/>
      </w:pPr>
    </w:p>
    <w:p w14:paraId="5A16CEAB" w14:textId="77777777" w:rsidR="00B618ED" w:rsidRDefault="00B618ED" w:rsidP="00B618ED">
      <w:pPr>
        <w:pStyle w:val="RequirementID"/>
        <w:ind w:left="780"/>
      </w:pPr>
      <w:r>
        <w:t>DSG_BFE_</w:t>
      </w:r>
      <w:r w:rsidR="00176BEA">
        <w:t>00020</w:t>
      </w:r>
      <w:r>
        <w:t>:</w:t>
      </w:r>
    </w:p>
    <w:p w14:paraId="38035116" w14:textId="77777777" w:rsidR="00B618ED" w:rsidRDefault="00B618ED" w:rsidP="00B618ED">
      <w:pPr>
        <w:pStyle w:val="ListParagraph"/>
        <w:ind w:left="780"/>
      </w:pPr>
      <w:r>
        <w:t>This function shall access to the battery voltage to manage the steps configured in Voltage.</w:t>
      </w:r>
    </w:p>
    <w:p w14:paraId="724A8019" w14:textId="77777777" w:rsidR="00B618ED" w:rsidRDefault="00B618ED" w:rsidP="00B618ED">
      <w:pPr>
        <w:pStyle w:val="ListParagraph"/>
        <w:ind w:left="780"/>
      </w:pPr>
      <w:r>
        <w:t>The following prototype shall be used</w:t>
      </w:r>
      <w:r w:rsidR="00871F8F">
        <w:t>:</w:t>
      </w:r>
    </w:p>
    <w:p w14:paraId="2F212762" w14:textId="77777777" w:rsidR="00B618ED" w:rsidRPr="009A1501" w:rsidRDefault="00B618ED" w:rsidP="00B618ED">
      <w:pPr>
        <w:pStyle w:val="ListParagraph"/>
        <w:ind w:left="780"/>
        <w:jc w:val="left"/>
        <w:rPr>
          <w:rFonts w:ascii="Consolas" w:hAnsi="Consolas" w:cs="Consolas"/>
        </w:rPr>
      </w:pPr>
      <w:r w:rsidRPr="00B618ED">
        <w:rPr>
          <w:rFonts w:ascii="Consolas" w:hAnsi="Consolas" w:cs="Consolas"/>
        </w:rPr>
        <w:t xml:space="preserve">Rte_Call_pclVehicleAnalogSignals_GetBatteryVoltage </w:t>
      </w:r>
      <w:r w:rsidRPr="009A1501">
        <w:rPr>
          <w:rFonts w:ascii="Consolas" w:hAnsi="Consolas" w:cs="Consolas"/>
        </w:rPr>
        <w:t xml:space="preserve">( </w:t>
      </w:r>
      <w:r>
        <w:rPr>
          <w:rFonts w:ascii="Consolas" w:hAnsi="Consolas" w:cs="Consolas"/>
        </w:rPr>
        <w:t>u</w:t>
      </w:r>
      <w:r w:rsidRPr="009A1501">
        <w:rPr>
          <w:rFonts w:ascii="Consolas" w:hAnsi="Consolas" w:cs="Consolas"/>
        </w:rPr>
        <w:t>int</w:t>
      </w:r>
      <w:r>
        <w:rPr>
          <w:rFonts w:ascii="Consolas" w:hAnsi="Consolas" w:cs="Consolas"/>
        </w:rPr>
        <w:t>16</w:t>
      </w:r>
      <w:r w:rsidRPr="009A1501">
        <w:rPr>
          <w:rFonts w:ascii="Consolas" w:hAnsi="Consolas" w:cs="Consolas"/>
        </w:rPr>
        <w:t xml:space="preserve"> * </w:t>
      </w:r>
      <w:r>
        <w:rPr>
          <w:rFonts w:ascii="Consolas" w:hAnsi="Consolas" w:cs="Consolas"/>
        </w:rPr>
        <w:t>pu16BatteryVoltage</w:t>
      </w:r>
      <w:r w:rsidRPr="009A1501">
        <w:rPr>
          <w:rFonts w:ascii="Consolas" w:hAnsi="Consolas" w:cs="Consolas"/>
        </w:rPr>
        <w:t xml:space="preserve"> )</w:t>
      </w:r>
    </w:p>
    <w:p w14:paraId="25F0AE73" w14:textId="77777777" w:rsidR="00B618ED" w:rsidRDefault="00B618ED" w:rsidP="00B618ED">
      <w:pPr>
        <w:ind w:left="498" w:firstLine="282"/>
      </w:pPr>
      <w:r>
        <w:t>[COVERS: ARCH_SW_BFE_0104]</w:t>
      </w:r>
    </w:p>
    <w:p w14:paraId="1D612F12" w14:textId="77777777" w:rsidR="003F11C0" w:rsidRDefault="003F11C0" w:rsidP="00B618ED">
      <w:pPr>
        <w:ind w:left="498" w:firstLine="282"/>
      </w:pPr>
    </w:p>
    <w:p w14:paraId="34578F58" w14:textId="77777777" w:rsidR="003F11C0" w:rsidRDefault="003F11C0" w:rsidP="003F11C0">
      <w:pPr>
        <w:pStyle w:val="RequirementID"/>
        <w:ind w:left="780"/>
      </w:pPr>
      <w:r>
        <w:t>DSG_BFE_</w:t>
      </w:r>
      <w:r w:rsidR="00176BEA">
        <w:t>00021</w:t>
      </w:r>
      <w:r>
        <w:t>:</w:t>
      </w:r>
    </w:p>
    <w:p w14:paraId="1E22F997" w14:textId="77777777" w:rsidR="003F11C0" w:rsidRDefault="003F11C0" w:rsidP="003F11C0">
      <w:pPr>
        <w:pStyle w:val="ListParagraph"/>
        <w:ind w:left="780"/>
      </w:pPr>
      <w:r>
        <w:t>This function shall access to the duty cycle applied by the power stage on the motor in order to know the rotation direction and to estimate the battery current.</w:t>
      </w:r>
    </w:p>
    <w:p w14:paraId="3ECDC86F" w14:textId="77777777" w:rsidR="003F11C0" w:rsidRDefault="003F11C0" w:rsidP="003F11C0">
      <w:pPr>
        <w:pStyle w:val="ListParagraph"/>
        <w:ind w:left="780"/>
      </w:pPr>
      <w:r>
        <w:t>The following prototype shall be used</w:t>
      </w:r>
      <w:r w:rsidR="00871F8F">
        <w:t>:</w:t>
      </w:r>
    </w:p>
    <w:p w14:paraId="778F1519" w14:textId="77777777" w:rsidR="00B426E0" w:rsidRPr="00B426E0" w:rsidRDefault="00B426E0" w:rsidP="003F11C0">
      <w:pPr>
        <w:ind w:left="498" w:firstLine="282"/>
        <w:rPr>
          <w:rFonts w:ascii="Consolas" w:hAnsi="Consolas" w:cs="Consolas"/>
          <w:highlight w:val="yellow"/>
        </w:rPr>
      </w:pPr>
      <w:r w:rsidRPr="00B426E0">
        <w:rPr>
          <w:rFonts w:ascii="Consolas" w:hAnsi="Consolas" w:cs="Consolas"/>
          <w:highlight w:val="yellow"/>
        </w:rPr>
        <w:t xml:space="preserve">sint16 Rte_IrvRead_BFE_runExecuteStandardSteps_s16MotorPowerOrder( void ) </w:t>
      </w:r>
    </w:p>
    <w:p w14:paraId="47296AED" w14:textId="77777777" w:rsidR="003F11C0" w:rsidRDefault="003F11C0" w:rsidP="003F11C0">
      <w:pPr>
        <w:ind w:left="498" w:firstLine="282"/>
      </w:pPr>
      <w:r w:rsidRPr="003F11C0">
        <w:rPr>
          <w:highlight w:val="red"/>
        </w:rPr>
        <w:t>[COVERS:]</w:t>
      </w:r>
    </w:p>
    <w:p w14:paraId="1AF7CFE8" w14:textId="77777777" w:rsidR="00B618ED" w:rsidRDefault="00B618ED" w:rsidP="00586C93">
      <w:pPr>
        <w:pStyle w:val="ListParagraph"/>
        <w:ind w:left="780"/>
      </w:pPr>
    </w:p>
    <w:p w14:paraId="2FEFA789" w14:textId="77777777" w:rsidR="00B426E0" w:rsidRDefault="00B426E0" w:rsidP="00B426E0">
      <w:pPr>
        <w:pStyle w:val="RequirementID"/>
        <w:ind w:left="780"/>
      </w:pPr>
      <w:r>
        <w:t>DSG_BFE_</w:t>
      </w:r>
      <w:r w:rsidR="00176BEA">
        <w:t>00022</w:t>
      </w:r>
      <w:r>
        <w:t>:</w:t>
      </w:r>
    </w:p>
    <w:p w14:paraId="17FB0BB6" w14:textId="77777777" w:rsidR="00B426E0" w:rsidRDefault="00B426E0" w:rsidP="00B426E0">
      <w:pPr>
        <w:pStyle w:val="ListParagraph"/>
        <w:ind w:left="780"/>
      </w:pPr>
      <w:r>
        <w:t>This function shall access to the order type provided by BFE_runScheduleStep to know the step type that shall be executed.</w:t>
      </w:r>
    </w:p>
    <w:p w14:paraId="14FD0FE6" w14:textId="77777777" w:rsidR="00B426E0" w:rsidRDefault="00B426E0" w:rsidP="00B426E0">
      <w:pPr>
        <w:pStyle w:val="ListParagraph"/>
        <w:ind w:left="780"/>
      </w:pPr>
      <w:r>
        <w:t>The following prototype shall be used</w:t>
      </w:r>
      <w:r w:rsidR="00871F8F">
        <w:t>:</w:t>
      </w:r>
    </w:p>
    <w:p w14:paraId="4B57A8AB" w14:textId="77777777" w:rsidR="00B426E0" w:rsidRPr="00B426E0" w:rsidRDefault="00B426E0" w:rsidP="00B426E0">
      <w:pPr>
        <w:ind w:left="498" w:firstLine="282"/>
        <w:rPr>
          <w:rFonts w:ascii="Consolas" w:hAnsi="Consolas" w:cs="Consolas"/>
        </w:rPr>
      </w:pPr>
      <w:r w:rsidRPr="00B426E0">
        <w:rPr>
          <w:rFonts w:ascii="Consolas" w:hAnsi="Consolas" w:cs="Consolas"/>
        </w:rPr>
        <w:t>uint8 Rte_IrvRead_BFE_runExecuteStandardSteps_u8OrderType( void</w:t>
      </w:r>
      <w:r>
        <w:rPr>
          <w:rFonts w:ascii="Consolas" w:hAnsi="Consolas" w:cs="Consolas"/>
        </w:rPr>
        <w:t xml:space="preserve"> </w:t>
      </w:r>
      <w:r w:rsidRPr="00B426E0">
        <w:rPr>
          <w:rFonts w:ascii="Consolas" w:hAnsi="Consolas" w:cs="Consolas"/>
        </w:rPr>
        <w:t>)</w:t>
      </w:r>
    </w:p>
    <w:p w14:paraId="7CEE9836" w14:textId="77777777" w:rsidR="00B426E0" w:rsidRDefault="00B426E0" w:rsidP="00B426E0">
      <w:pPr>
        <w:ind w:left="498" w:firstLine="282"/>
      </w:pPr>
      <w:r w:rsidRPr="003F11C0">
        <w:rPr>
          <w:highlight w:val="red"/>
        </w:rPr>
        <w:t>[COVERS:]</w:t>
      </w:r>
    </w:p>
    <w:p w14:paraId="685245A1" w14:textId="77777777" w:rsidR="00B426E0" w:rsidRDefault="00B426E0" w:rsidP="00586C93">
      <w:pPr>
        <w:pStyle w:val="ListParagraph"/>
        <w:ind w:left="780"/>
      </w:pPr>
    </w:p>
    <w:p w14:paraId="37460EA0" w14:textId="77777777" w:rsidR="00B426E0" w:rsidRDefault="00B426E0" w:rsidP="00B426E0">
      <w:pPr>
        <w:pStyle w:val="RequirementID"/>
        <w:ind w:left="780"/>
      </w:pPr>
      <w:r>
        <w:t>DSG_BFE_</w:t>
      </w:r>
      <w:r w:rsidR="00176BEA">
        <w:t>00023</w:t>
      </w:r>
      <w:r>
        <w:t>:</w:t>
      </w:r>
    </w:p>
    <w:p w14:paraId="15ABE180" w14:textId="77777777" w:rsidR="00B426E0" w:rsidRDefault="00B426E0" w:rsidP="00B426E0">
      <w:pPr>
        <w:pStyle w:val="ListParagraph"/>
        <w:ind w:left="780"/>
      </w:pPr>
      <w:r>
        <w:t>This function shall access to the step first value provided by BFE_runScheduleStep to know the reference value that shall be used to start the step regulation.</w:t>
      </w:r>
    </w:p>
    <w:p w14:paraId="7DF6A903" w14:textId="77777777" w:rsidR="00B426E0" w:rsidRDefault="00B426E0" w:rsidP="00B426E0">
      <w:pPr>
        <w:pStyle w:val="ListParagraph"/>
        <w:ind w:left="780"/>
      </w:pPr>
      <w:r>
        <w:t>The following prototype shall be used</w:t>
      </w:r>
      <w:r w:rsidR="00871F8F">
        <w:t>:</w:t>
      </w:r>
    </w:p>
    <w:p w14:paraId="7ABEDD29" w14:textId="77777777" w:rsidR="00B426E0" w:rsidRPr="00B426E0" w:rsidRDefault="00B426E0" w:rsidP="00B426E0">
      <w:pPr>
        <w:ind w:left="498" w:firstLine="282"/>
        <w:rPr>
          <w:rFonts w:ascii="Consolas" w:hAnsi="Consolas" w:cs="Consolas"/>
        </w:rPr>
      </w:pPr>
      <w:r>
        <w:rPr>
          <w:rFonts w:ascii="Consolas" w:hAnsi="Consolas" w:cs="Consolas"/>
        </w:rPr>
        <w:t>s</w:t>
      </w:r>
      <w:r w:rsidRPr="00B426E0">
        <w:rPr>
          <w:rFonts w:ascii="Consolas" w:hAnsi="Consolas" w:cs="Consolas"/>
        </w:rPr>
        <w:t>int</w:t>
      </w:r>
      <w:r>
        <w:rPr>
          <w:rFonts w:ascii="Consolas" w:hAnsi="Consolas" w:cs="Consolas"/>
        </w:rPr>
        <w:t>32</w:t>
      </w:r>
      <w:r w:rsidRPr="00B426E0">
        <w:rPr>
          <w:rFonts w:ascii="Consolas" w:hAnsi="Consolas" w:cs="Consolas"/>
        </w:rPr>
        <w:t xml:space="preserve"> Rte_IrvRead_BFE_runExecuteStandardSteps_s32FirstOrderValue ( void</w:t>
      </w:r>
      <w:r>
        <w:rPr>
          <w:rFonts w:ascii="Consolas" w:hAnsi="Consolas" w:cs="Consolas"/>
        </w:rPr>
        <w:t xml:space="preserve"> </w:t>
      </w:r>
      <w:r w:rsidRPr="00B426E0">
        <w:rPr>
          <w:rFonts w:ascii="Consolas" w:hAnsi="Consolas" w:cs="Consolas"/>
        </w:rPr>
        <w:t>)</w:t>
      </w:r>
    </w:p>
    <w:p w14:paraId="07375E84" w14:textId="77777777" w:rsidR="00B426E0" w:rsidRDefault="00B426E0" w:rsidP="00B426E0">
      <w:pPr>
        <w:ind w:left="498" w:firstLine="282"/>
      </w:pPr>
      <w:r w:rsidRPr="003F11C0">
        <w:rPr>
          <w:highlight w:val="red"/>
        </w:rPr>
        <w:t>[COVERS:]</w:t>
      </w:r>
    </w:p>
    <w:p w14:paraId="7231A1BA" w14:textId="77777777" w:rsidR="00B426E0" w:rsidRDefault="00B426E0" w:rsidP="00586C93">
      <w:pPr>
        <w:pStyle w:val="ListParagraph"/>
        <w:ind w:left="780"/>
      </w:pPr>
    </w:p>
    <w:p w14:paraId="75164A1D" w14:textId="77777777" w:rsidR="00B426E0" w:rsidRDefault="00B426E0" w:rsidP="00B426E0">
      <w:pPr>
        <w:pStyle w:val="RequirementID"/>
        <w:ind w:left="780"/>
      </w:pPr>
      <w:r>
        <w:t>DSG_BFE_</w:t>
      </w:r>
      <w:r w:rsidR="00176BEA">
        <w:t>00024</w:t>
      </w:r>
      <w:r>
        <w:t>:</w:t>
      </w:r>
    </w:p>
    <w:p w14:paraId="732629F3" w14:textId="77777777" w:rsidR="00B426E0" w:rsidRDefault="00B426E0" w:rsidP="00B426E0">
      <w:pPr>
        <w:pStyle w:val="ListParagraph"/>
        <w:ind w:left="780"/>
      </w:pPr>
      <w:r>
        <w:t>This function shall access to the slope value provided by BFE_runScheduleStep to manage ramp step.</w:t>
      </w:r>
    </w:p>
    <w:p w14:paraId="1A245361" w14:textId="77777777" w:rsidR="00B426E0" w:rsidRDefault="00B426E0" w:rsidP="00B426E0">
      <w:pPr>
        <w:pStyle w:val="ListParagraph"/>
        <w:ind w:left="780"/>
      </w:pPr>
      <w:r>
        <w:t>The following prototype shall be used</w:t>
      </w:r>
      <w:r w:rsidR="00871F8F">
        <w:t>:</w:t>
      </w:r>
    </w:p>
    <w:p w14:paraId="7E9F6CB4" w14:textId="77777777" w:rsidR="00B426E0" w:rsidRPr="00B426E0" w:rsidRDefault="00B426E0" w:rsidP="00B426E0">
      <w:pPr>
        <w:ind w:left="498" w:firstLine="282"/>
        <w:rPr>
          <w:rFonts w:ascii="Consolas" w:hAnsi="Consolas" w:cs="Consolas"/>
        </w:rPr>
      </w:pPr>
      <w:r>
        <w:rPr>
          <w:rFonts w:ascii="Consolas" w:hAnsi="Consolas" w:cs="Consolas"/>
        </w:rPr>
        <w:t>s</w:t>
      </w:r>
      <w:r w:rsidRPr="00B426E0">
        <w:rPr>
          <w:rFonts w:ascii="Consolas" w:hAnsi="Consolas" w:cs="Consolas"/>
        </w:rPr>
        <w:t>int</w:t>
      </w:r>
      <w:r>
        <w:rPr>
          <w:rFonts w:ascii="Consolas" w:hAnsi="Consolas" w:cs="Consolas"/>
        </w:rPr>
        <w:t>32</w:t>
      </w:r>
      <w:r w:rsidRPr="00B426E0">
        <w:rPr>
          <w:rFonts w:ascii="Consolas" w:hAnsi="Consolas" w:cs="Consolas"/>
        </w:rPr>
        <w:t xml:space="preserve"> Rte_IrvRead_BFE_runExecuteStandardSteps_s32OrderIncrementValue ( void</w:t>
      </w:r>
      <w:r>
        <w:rPr>
          <w:rFonts w:ascii="Consolas" w:hAnsi="Consolas" w:cs="Consolas"/>
        </w:rPr>
        <w:t xml:space="preserve"> </w:t>
      </w:r>
      <w:r w:rsidRPr="00B426E0">
        <w:rPr>
          <w:rFonts w:ascii="Consolas" w:hAnsi="Consolas" w:cs="Consolas"/>
        </w:rPr>
        <w:t>)</w:t>
      </w:r>
    </w:p>
    <w:p w14:paraId="451A25A2" w14:textId="77777777" w:rsidR="00B426E0" w:rsidRDefault="00B426E0" w:rsidP="00B426E0">
      <w:pPr>
        <w:ind w:left="498" w:firstLine="282"/>
      </w:pPr>
      <w:r w:rsidRPr="003F11C0">
        <w:rPr>
          <w:highlight w:val="red"/>
        </w:rPr>
        <w:t>[COVERS:]</w:t>
      </w:r>
    </w:p>
    <w:p w14:paraId="17229597" w14:textId="77777777" w:rsidR="00B426E0" w:rsidRDefault="00B426E0" w:rsidP="00586C93">
      <w:pPr>
        <w:pStyle w:val="ListParagraph"/>
        <w:ind w:left="780"/>
      </w:pPr>
    </w:p>
    <w:p w14:paraId="24D17E40" w14:textId="77777777" w:rsidR="00B618ED" w:rsidRDefault="00B618ED" w:rsidP="00B618ED">
      <w:pPr>
        <w:pStyle w:val="RequirementID"/>
        <w:ind w:left="780"/>
      </w:pPr>
      <w:r>
        <w:t>DSG_BFE_</w:t>
      </w:r>
      <w:r w:rsidR="00176BEA">
        <w:t>00025</w:t>
      </w:r>
      <w:r>
        <w:t>:</w:t>
      </w:r>
    </w:p>
    <w:p w14:paraId="13E5202A" w14:textId="77777777" w:rsidR="00B618ED" w:rsidRDefault="00B618ED" w:rsidP="00B618ED">
      <w:pPr>
        <w:pStyle w:val="ListParagraph"/>
        <w:ind w:left="780"/>
      </w:pPr>
      <w:r>
        <w:t>This function shall send to the lower layers the consigns that shall be applied on the Half Bridges stage and on the boost stage.</w:t>
      </w:r>
    </w:p>
    <w:p w14:paraId="580FA69A" w14:textId="77777777" w:rsidR="00B618ED" w:rsidRDefault="00B618ED" w:rsidP="00B618ED">
      <w:pPr>
        <w:pStyle w:val="ListParagraph"/>
        <w:ind w:left="780"/>
      </w:pPr>
      <w:r>
        <w:t>The following prototype shall be used</w:t>
      </w:r>
      <w:r w:rsidR="00871F8F">
        <w:t>:</w:t>
      </w:r>
    </w:p>
    <w:p w14:paraId="6B773663" w14:textId="77777777" w:rsidR="00B618ED" w:rsidRPr="009A1501" w:rsidRDefault="00B618ED" w:rsidP="00B618ED">
      <w:pPr>
        <w:pStyle w:val="ListParagraph"/>
        <w:ind w:left="780"/>
        <w:jc w:val="left"/>
        <w:rPr>
          <w:rFonts w:ascii="Consolas" w:hAnsi="Consolas" w:cs="Consolas"/>
        </w:rPr>
      </w:pPr>
      <w:r w:rsidRPr="00B618ED">
        <w:rPr>
          <w:rFonts w:ascii="Consolas" w:hAnsi="Consolas" w:cs="Consolas"/>
          <w:highlight w:val="yellow"/>
        </w:rPr>
        <w:t xml:space="preserve">Rte_Call_pclMotorPowerOrder_SetPowerOrder ( </w:t>
      </w:r>
      <w:r w:rsidRPr="003F11C0">
        <w:rPr>
          <w:rFonts w:ascii="Consolas" w:hAnsi="Consolas" w:cs="Consolas"/>
          <w:highlight w:val="yellow"/>
        </w:rPr>
        <w:t xml:space="preserve">XXXXXXXXXXXXXXX ) </w:t>
      </w:r>
      <w:r w:rsidRPr="003F11C0">
        <w:rPr>
          <w:rFonts w:ascii="Consolas" w:hAnsi="Consolas" w:cs="Consolas"/>
          <w:highlight w:val="yellow"/>
        </w:rPr>
        <w:sym w:font="Wingdings" w:char="F0E8"/>
      </w:r>
      <w:r w:rsidRPr="003F11C0">
        <w:rPr>
          <w:rFonts w:ascii="Consolas" w:hAnsi="Consolas" w:cs="Consolas"/>
          <w:highlight w:val="yellow"/>
        </w:rPr>
        <w:t xml:space="preserve"> TBC with CPL</w:t>
      </w:r>
    </w:p>
    <w:p w14:paraId="576E6900" w14:textId="77777777" w:rsidR="00B618ED" w:rsidRDefault="00B7625F" w:rsidP="00B618ED">
      <w:pPr>
        <w:ind w:left="498" w:firstLine="282"/>
      </w:pPr>
      <w:r>
        <w:t>[COVERS: ARCH_SW_BFE_0107</w:t>
      </w:r>
      <w:r w:rsidR="00B618ED">
        <w:t>]</w:t>
      </w:r>
    </w:p>
    <w:p w14:paraId="41BF1AB6" w14:textId="77777777" w:rsidR="00331564" w:rsidRDefault="00331564" w:rsidP="00B618ED">
      <w:pPr>
        <w:ind w:left="498" w:firstLine="282"/>
      </w:pPr>
    </w:p>
    <w:p w14:paraId="5B709FAB" w14:textId="77777777" w:rsidR="00331564" w:rsidRDefault="00331564" w:rsidP="00331564">
      <w:pPr>
        <w:pStyle w:val="RequirementID"/>
        <w:ind w:left="780"/>
      </w:pPr>
      <w:r>
        <w:t>DSG_BFE_</w:t>
      </w:r>
      <w:r w:rsidR="00176BEA">
        <w:t>00026</w:t>
      </w:r>
      <w:r>
        <w:t>:</w:t>
      </w:r>
    </w:p>
    <w:p w14:paraId="0AAA3E03" w14:textId="77777777" w:rsidR="00331564" w:rsidRDefault="00331564" w:rsidP="00331564">
      <w:pPr>
        <w:pStyle w:val="ListParagraph"/>
        <w:ind w:left="780"/>
      </w:pPr>
      <w:r>
        <w:t>This function shall access to the Pyrotechnical device activation status.</w:t>
      </w:r>
    </w:p>
    <w:p w14:paraId="4019B93B" w14:textId="77777777" w:rsidR="00331564" w:rsidRDefault="00331564" w:rsidP="00331564">
      <w:pPr>
        <w:pStyle w:val="ListParagraph"/>
        <w:ind w:left="780"/>
      </w:pPr>
      <w:r>
        <w:t>The following prototype shall be used</w:t>
      </w:r>
      <w:r w:rsidR="00871F8F">
        <w:t>:</w:t>
      </w:r>
    </w:p>
    <w:p w14:paraId="35E3D27E" w14:textId="77777777" w:rsidR="00331564" w:rsidRPr="009A1501" w:rsidRDefault="00331564" w:rsidP="00331564">
      <w:pPr>
        <w:pStyle w:val="ListParagraph"/>
        <w:ind w:left="780"/>
        <w:rPr>
          <w:rFonts w:ascii="Consolas" w:hAnsi="Consolas" w:cs="Consolas"/>
        </w:rPr>
      </w:pPr>
      <w:r w:rsidRPr="0058076A">
        <w:rPr>
          <w:rFonts w:ascii="Consolas" w:hAnsi="Consolas" w:cs="Consolas"/>
          <w:highlight w:val="yellow"/>
        </w:rPr>
        <w:t>Rte_Read</w:t>
      </w:r>
      <w:r>
        <w:rPr>
          <w:rFonts w:ascii="Consolas" w:hAnsi="Consolas" w:cs="Consolas"/>
          <w:highlight w:val="yellow"/>
        </w:rPr>
        <w:t>_prr</w:t>
      </w:r>
      <w:r w:rsidRPr="0058076A">
        <w:rPr>
          <w:rFonts w:ascii="Consolas" w:hAnsi="Consolas" w:cs="Consolas"/>
          <w:highlight w:val="yellow"/>
        </w:rPr>
        <w:t>XXXXXXXXXXXXXXXXXX( YYYYY )</w:t>
      </w:r>
    </w:p>
    <w:p w14:paraId="000EFF3F" w14:textId="77777777" w:rsidR="00331564" w:rsidRPr="00291593" w:rsidRDefault="00331564" w:rsidP="00331564">
      <w:pPr>
        <w:ind w:left="498" w:firstLine="282"/>
      </w:pPr>
      <w:r w:rsidRPr="00291593">
        <w:rPr>
          <w:highlight w:val="red"/>
        </w:rPr>
        <w:t>[COVERS:</w:t>
      </w:r>
      <w:r w:rsidR="00B7625F" w:rsidRPr="00B7625F">
        <w:t xml:space="preserve"> </w:t>
      </w:r>
      <w:r w:rsidR="00B7625F">
        <w:t>ARCH_SW_BFE_0106</w:t>
      </w:r>
      <w:r w:rsidRPr="00291593">
        <w:rPr>
          <w:highlight w:val="red"/>
        </w:rPr>
        <w:t>]</w:t>
      </w:r>
    </w:p>
    <w:p w14:paraId="5A62D4B3" w14:textId="77777777" w:rsidR="00B618ED" w:rsidRDefault="00B618ED" w:rsidP="00331564"/>
    <w:p w14:paraId="1C86B571" w14:textId="77777777" w:rsidR="00B618ED" w:rsidRPr="00586C93" w:rsidRDefault="00B618ED" w:rsidP="00586C93">
      <w:pPr>
        <w:pStyle w:val="ListParagraph"/>
        <w:ind w:left="780"/>
      </w:pPr>
      <w:r>
        <w:t>POST BUILD parameters</w:t>
      </w:r>
      <w:r w:rsidR="00871F8F">
        <w:t>:</w:t>
      </w:r>
    </w:p>
    <w:p w14:paraId="76EB6C11" w14:textId="77777777" w:rsidR="007F1DC9" w:rsidRDefault="007F1DC9" w:rsidP="007F1DC9">
      <w:pPr>
        <w:ind w:left="360"/>
        <w:rPr>
          <w:u w:val="single"/>
        </w:rPr>
      </w:pPr>
    </w:p>
    <w:p w14:paraId="409DB4F9" w14:textId="77777777" w:rsidR="007F1DC9" w:rsidRPr="00B347F8" w:rsidRDefault="007F1DC9" w:rsidP="007F1DC9">
      <w:pPr>
        <w:pStyle w:val="ListParagraph"/>
        <w:numPr>
          <w:ilvl w:val="0"/>
          <w:numId w:val="23"/>
        </w:numPr>
        <w:rPr>
          <w:u w:val="single"/>
        </w:rPr>
      </w:pPr>
      <w:r w:rsidRPr="00B347F8">
        <w:rPr>
          <w:u w:val="single"/>
        </w:rPr>
        <w:t>Returned values</w:t>
      </w:r>
      <w:r w:rsidR="00871F8F">
        <w:rPr>
          <w:u w:val="single"/>
        </w:rPr>
        <w:t>:</w:t>
      </w:r>
    </w:p>
    <w:p w14:paraId="7D348467" w14:textId="77777777" w:rsidR="007F1DC9" w:rsidRDefault="007F1DC9" w:rsidP="007F1DC9">
      <w:pPr>
        <w:ind w:left="72" w:firstLine="708"/>
      </w:pPr>
      <w:r>
        <w:t>No returned value.</w:t>
      </w:r>
    </w:p>
    <w:p w14:paraId="62C85C5A" w14:textId="77777777" w:rsidR="007F1DC9" w:rsidRDefault="007F1DC9" w:rsidP="007F1DC9">
      <w:pPr>
        <w:ind w:firstLine="708"/>
      </w:pPr>
    </w:p>
    <w:p w14:paraId="3B8BC921" w14:textId="77777777" w:rsidR="007F1DC9" w:rsidRDefault="007F1DC9" w:rsidP="007F1DC9">
      <w:pPr>
        <w:pStyle w:val="ListParagraph"/>
        <w:numPr>
          <w:ilvl w:val="0"/>
          <w:numId w:val="23"/>
        </w:numPr>
        <w:rPr>
          <w:u w:val="single"/>
        </w:rPr>
      </w:pPr>
      <w:r w:rsidRPr="00B347F8">
        <w:rPr>
          <w:u w:val="single"/>
        </w:rPr>
        <w:t>Constraints</w:t>
      </w:r>
      <w:r w:rsidR="00871F8F">
        <w:rPr>
          <w:u w:val="single"/>
        </w:rPr>
        <w:t>:</w:t>
      </w:r>
    </w:p>
    <w:p w14:paraId="7CAFC80F" w14:textId="77777777" w:rsidR="00940C01" w:rsidRDefault="00940C01" w:rsidP="00940C01">
      <w:pPr>
        <w:pStyle w:val="ListParagraph"/>
        <w:ind w:left="780"/>
      </w:pPr>
      <w:r>
        <w:lastRenderedPageBreak/>
        <w:t xml:space="preserve">This function is one of the caller of the PAL actuator service in charge of the power stage consigns update. There is a risk of concurrent access to this service due to the BFE function in charge of High Power step or by the BFE function in charge of </w:t>
      </w:r>
      <w:r w:rsidR="00992115">
        <w:t>emergency motor braking and releasing sequence.</w:t>
      </w:r>
    </w:p>
    <w:p w14:paraId="7E9AD5D1" w14:textId="77777777" w:rsidR="00992115" w:rsidRDefault="00992115" w:rsidP="00940C01">
      <w:pPr>
        <w:pStyle w:val="ListParagraph"/>
        <w:ind w:left="780"/>
      </w:pPr>
    </w:p>
    <w:p w14:paraId="1509A232" w14:textId="77777777" w:rsidR="00992115" w:rsidRDefault="00992115" w:rsidP="00992115">
      <w:pPr>
        <w:pStyle w:val="RequirementID"/>
        <w:ind w:left="780"/>
      </w:pPr>
      <w:r>
        <w:t>DSG_BFE_</w:t>
      </w:r>
      <w:r w:rsidR="00176BEA">
        <w:t>00027</w:t>
      </w:r>
      <w:r>
        <w:t>:</w:t>
      </w:r>
    </w:p>
    <w:p w14:paraId="2DA027F7" w14:textId="77777777" w:rsidR="00992115" w:rsidRDefault="00992115" w:rsidP="00940C01">
      <w:pPr>
        <w:pStyle w:val="ListParagraph"/>
        <w:ind w:left="780"/>
      </w:pPr>
      <w:r>
        <w:t xml:space="preserve">This function shall only perform </w:t>
      </w:r>
      <w:r w:rsidR="00860B2A">
        <w:t>h</w:t>
      </w:r>
      <w:r w:rsidR="0008175D">
        <w:t>is job</w:t>
      </w:r>
      <w:r>
        <w:t xml:space="preserve"> if the following conditions are fulfilled</w:t>
      </w:r>
      <w:r w:rsidR="00871F8F">
        <w:t>:</w:t>
      </w:r>
    </w:p>
    <w:p w14:paraId="7429F35D" w14:textId="77777777" w:rsidR="00992115" w:rsidRDefault="00992115" w:rsidP="00992115">
      <w:pPr>
        <w:pStyle w:val="ListParagraph"/>
        <w:numPr>
          <w:ilvl w:val="0"/>
          <w:numId w:val="33"/>
        </w:numPr>
      </w:pPr>
      <w:r>
        <w:t>No High power step in progress</w:t>
      </w:r>
    </w:p>
    <w:p w14:paraId="086A1F50" w14:textId="77777777" w:rsidR="00992115" w:rsidRPr="00731DB1" w:rsidRDefault="00992115" w:rsidP="00992115">
      <w:pPr>
        <w:pStyle w:val="ListParagraph"/>
        <w:numPr>
          <w:ilvl w:val="0"/>
          <w:numId w:val="33"/>
        </w:numPr>
      </w:pPr>
      <w:r>
        <w:t>No Pyro detected as triggered</w:t>
      </w:r>
    </w:p>
    <w:p w14:paraId="6A400286" w14:textId="77777777" w:rsidR="00940C01" w:rsidRDefault="00940C01" w:rsidP="00940C01">
      <w:pPr>
        <w:pStyle w:val="ListParagraph"/>
        <w:ind w:left="780"/>
      </w:pPr>
      <w:r w:rsidRPr="00002F5F">
        <w:rPr>
          <w:highlight w:val="red"/>
        </w:rPr>
        <w:t>[COVERS:]</w:t>
      </w:r>
    </w:p>
    <w:p w14:paraId="34ADACF1" w14:textId="77777777" w:rsidR="007F1DC9" w:rsidRDefault="007F1DC9" w:rsidP="00940C01">
      <w:pPr>
        <w:pStyle w:val="Header"/>
        <w:tabs>
          <w:tab w:val="clear" w:pos="4536"/>
          <w:tab w:val="clear" w:pos="9072"/>
        </w:tabs>
        <w:ind w:left="720"/>
      </w:pPr>
    </w:p>
    <w:p w14:paraId="05D0605D" w14:textId="77777777" w:rsidR="00992115" w:rsidRDefault="00992115" w:rsidP="00940C01">
      <w:pPr>
        <w:pStyle w:val="Header"/>
        <w:tabs>
          <w:tab w:val="clear" w:pos="4536"/>
          <w:tab w:val="clear" w:pos="9072"/>
        </w:tabs>
        <w:ind w:left="720"/>
      </w:pPr>
      <w:r>
        <w:t xml:space="preserve">Since the BFE function in charge of the emergency motor braking </w:t>
      </w:r>
      <w:r w:rsidR="0008175D">
        <w:t xml:space="preserve">and the function in charge of Pyro activation detection </w:t>
      </w:r>
      <w:r>
        <w:t xml:space="preserve">are both called in </w:t>
      </w:r>
      <w:r w:rsidR="0008175D">
        <w:t xml:space="preserve">the same </w:t>
      </w:r>
      <w:r>
        <w:t xml:space="preserve">ISR real time context, </w:t>
      </w:r>
      <w:r w:rsidR="0008175D">
        <w:t>there is a risk to detect pyro triggering and to start the emergency motor braking sequence whereas the BFE_runExecuteSteps is already started and in progress. In this situation the ISR will start the motor braking sequence and just after leaving the ISR context, the BFE_runExecuteSteps will overwrite the power stage consigns.</w:t>
      </w:r>
    </w:p>
    <w:p w14:paraId="260D75DA" w14:textId="77777777" w:rsidR="00940C01" w:rsidRDefault="00940C01" w:rsidP="007F1DC9">
      <w:pPr>
        <w:pStyle w:val="Header"/>
        <w:tabs>
          <w:tab w:val="clear" w:pos="4536"/>
          <w:tab w:val="clear" w:pos="9072"/>
        </w:tabs>
      </w:pPr>
    </w:p>
    <w:p w14:paraId="6D6EEA29" w14:textId="77777777" w:rsidR="0008175D" w:rsidRDefault="0008175D" w:rsidP="0008175D">
      <w:pPr>
        <w:pStyle w:val="RequirementID"/>
        <w:ind w:left="780"/>
      </w:pPr>
      <w:r>
        <w:t>DSG_BFE_</w:t>
      </w:r>
      <w:r w:rsidR="00176BEA">
        <w:t>00028</w:t>
      </w:r>
      <w:r>
        <w:t>:</w:t>
      </w:r>
    </w:p>
    <w:p w14:paraId="531A090D" w14:textId="77777777" w:rsidR="0008175D" w:rsidRDefault="0008175D" w:rsidP="0008175D">
      <w:pPr>
        <w:pStyle w:val="ListParagraph"/>
        <w:ind w:left="780"/>
      </w:pPr>
      <w:r>
        <w:t>This function shall only perform the function calls to</w:t>
      </w:r>
      <w:r w:rsidR="00871F8F">
        <w:t>:</w:t>
      </w:r>
    </w:p>
    <w:p w14:paraId="28DA0FC4" w14:textId="77777777" w:rsidR="0008175D" w:rsidRDefault="0008175D" w:rsidP="0008175D">
      <w:pPr>
        <w:pStyle w:val="ListParagraph"/>
        <w:numPr>
          <w:ilvl w:val="0"/>
          <w:numId w:val="32"/>
        </w:numPr>
      </w:pPr>
      <w:r w:rsidRPr="00992115">
        <w:t>Rte_Call_pclMotorPowerOrder_SetPowerOrder</w:t>
      </w:r>
    </w:p>
    <w:p w14:paraId="509B9616" w14:textId="77777777" w:rsidR="0008175D" w:rsidRDefault="0008175D" w:rsidP="0008175D">
      <w:pPr>
        <w:pStyle w:val="ListParagraph"/>
        <w:numPr>
          <w:ilvl w:val="0"/>
          <w:numId w:val="32"/>
        </w:numPr>
      </w:pPr>
      <w:r>
        <w:t>R</w:t>
      </w:r>
      <w:r w:rsidRPr="00992115">
        <w:t>te_IrvWrite_BFE_runExecuteStandardSteps_s16MotorPowerOrder</w:t>
      </w:r>
    </w:p>
    <w:p w14:paraId="7BD9B98F" w14:textId="77777777" w:rsidR="0008175D" w:rsidRDefault="0008175D" w:rsidP="0008175D">
      <w:pPr>
        <w:pStyle w:val="ListParagraph"/>
        <w:ind w:left="780"/>
      </w:pPr>
      <w:r>
        <w:t>under a critical section to prevent the call to the ISR in charge of Pyro activation detection (to avoid the situation described above).</w:t>
      </w:r>
    </w:p>
    <w:p w14:paraId="6AB08E8B" w14:textId="77777777" w:rsidR="0008175D" w:rsidRDefault="0008175D" w:rsidP="0008175D">
      <w:pPr>
        <w:pStyle w:val="ListParagraph"/>
        <w:ind w:left="780"/>
      </w:pPr>
      <w:r w:rsidRPr="00002F5F">
        <w:rPr>
          <w:highlight w:val="red"/>
        </w:rPr>
        <w:t>[COVERS:]</w:t>
      </w:r>
    </w:p>
    <w:p w14:paraId="12596468" w14:textId="77777777" w:rsidR="001B2E56" w:rsidRDefault="001B2E56" w:rsidP="001B2E56">
      <w:pPr>
        <w:pStyle w:val="Heading3"/>
      </w:pPr>
      <w:bookmarkStart w:id="126" w:name="_Ref315163184"/>
      <w:bookmarkStart w:id="127" w:name="_Ref315163193"/>
      <w:bookmarkStart w:id="128" w:name="_Ref315163197"/>
      <w:bookmarkStart w:id="129" w:name="_Ref315177308"/>
      <w:bookmarkStart w:id="130" w:name="_Ref315178682"/>
      <w:bookmarkStart w:id="131" w:name="_Ref315244726"/>
      <w:bookmarkStart w:id="132" w:name="_Ref315244763"/>
      <w:bookmarkStart w:id="133" w:name="_Ref315250136"/>
      <w:bookmarkStart w:id="134" w:name="_Ref315250916"/>
      <w:bookmarkStart w:id="135" w:name="_Toc315252672"/>
      <w:bookmarkStart w:id="136" w:name="_Ref360780945"/>
      <w:bookmarkStart w:id="137" w:name="_Toc396742496"/>
      <w:r>
        <w:t xml:space="preserve">Function </w:t>
      </w:r>
      <w:bookmarkEnd w:id="126"/>
      <w:bookmarkEnd w:id="127"/>
      <w:bookmarkEnd w:id="128"/>
      <w:bookmarkEnd w:id="129"/>
      <w:bookmarkEnd w:id="130"/>
      <w:bookmarkEnd w:id="131"/>
      <w:bookmarkEnd w:id="132"/>
      <w:bookmarkEnd w:id="133"/>
      <w:bookmarkEnd w:id="134"/>
      <w:bookmarkEnd w:id="135"/>
      <w:r w:rsidR="005116CB">
        <w:rPr>
          <w:i/>
        </w:rPr>
        <w:t>BFE_runExecuteHighPowerStep</w:t>
      </w:r>
      <w:bookmarkEnd w:id="136"/>
      <w:bookmarkEnd w:id="137"/>
    </w:p>
    <w:p w14:paraId="0A6DB191" w14:textId="77777777" w:rsidR="001B2E56" w:rsidRDefault="001B2E56" w:rsidP="001B2E56">
      <w:pPr>
        <w:pStyle w:val="ListParagraph"/>
        <w:numPr>
          <w:ilvl w:val="0"/>
          <w:numId w:val="23"/>
        </w:numPr>
        <w:rPr>
          <w:u w:val="single"/>
        </w:rPr>
      </w:pPr>
      <w:r w:rsidRPr="00B347F8">
        <w:rPr>
          <w:u w:val="single"/>
        </w:rPr>
        <w:t>Object</w:t>
      </w:r>
      <w:r w:rsidR="00871F8F">
        <w:rPr>
          <w:u w:val="single"/>
        </w:rPr>
        <w:t>:</w:t>
      </w:r>
    </w:p>
    <w:p w14:paraId="2D41BB9A" w14:textId="77777777" w:rsidR="005116CB" w:rsidRPr="005116CB" w:rsidRDefault="005116CB" w:rsidP="005116CB">
      <w:pPr>
        <w:pStyle w:val="RequirementID"/>
        <w:ind w:left="780"/>
      </w:pPr>
      <w:r>
        <w:t>DSG_BFE_</w:t>
      </w:r>
      <w:r w:rsidR="00176BEA">
        <w:t>00029</w:t>
      </w:r>
      <w:r>
        <w:t>:</w:t>
      </w:r>
    </w:p>
    <w:p w14:paraId="4DC6D810" w14:textId="77777777" w:rsidR="001B2E56" w:rsidRDefault="001B2E56" w:rsidP="001B2E56">
      <w:pPr>
        <w:pStyle w:val="ListParagraph"/>
        <w:ind w:left="780"/>
      </w:pPr>
      <w:r>
        <w:t xml:space="preserve">The aim of this function is to </w:t>
      </w:r>
      <w:r w:rsidR="005116CB">
        <w:t>compute</w:t>
      </w:r>
      <w:r>
        <w:t xml:space="preserve"> the </w:t>
      </w:r>
      <w:r w:rsidR="005116CB">
        <w:t xml:space="preserve">motor power orders </w:t>
      </w:r>
      <w:r>
        <w:t xml:space="preserve">that shall be applied on the </w:t>
      </w:r>
      <w:r w:rsidR="005116CB">
        <w:t xml:space="preserve">power stage </w:t>
      </w:r>
      <w:r>
        <w:t xml:space="preserve">in case of a </w:t>
      </w:r>
      <w:r w:rsidR="005116CB">
        <w:t>steps configured with High Power option</w:t>
      </w:r>
      <w:r>
        <w:t>.</w:t>
      </w:r>
    </w:p>
    <w:p w14:paraId="605BC4D6" w14:textId="77777777" w:rsidR="005116CB" w:rsidRDefault="005116CB" w:rsidP="005116CB">
      <w:pPr>
        <w:ind w:left="72" w:firstLine="708"/>
      </w:pPr>
      <w:r>
        <w:t>[COVERS: ARCH_SW_BFE_0012]</w:t>
      </w:r>
    </w:p>
    <w:p w14:paraId="3B9B3C94" w14:textId="77777777" w:rsidR="005116CB" w:rsidRDefault="005116CB" w:rsidP="005116CB">
      <w:pPr>
        <w:ind w:left="72" w:firstLine="708"/>
      </w:pPr>
    </w:p>
    <w:p w14:paraId="4D6FD6C0" w14:textId="77777777" w:rsidR="001B2E56" w:rsidRPr="00B347F8" w:rsidRDefault="001B2E56" w:rsidP="001B2E56">
      <w:pPr>
        <w:pStyle w:val="ListParagraph"/>
        <w:numPr>
          <w:ilvl w:val="0"/>
          <w:numId w:val="23"/>
        </w:numPr>
        <w:rPr>
          <w:u w:val="single"/>
        </w:rPr>
      </w:pPr>
      <w:r w:rsidRPr="00B347F8">
        <w:rPr>
          <w:u w:val="single"/>
        </w:rPr>
        <w:t>Entering and outgoing parameters:</w:t>
      </w:r>
    </w:p>
    <w:p w14:paraId="568E6D8C" w14:textId="77777777" w:rsidR="001B2E56" w:rsidRDefault="001B2E56" w:rsidP="001B2E56">
      <w:pPr>
        <w:ind w:left="498" w:firstLine="282"/>
      </w:pPr>
      <w:r>
        <w:t>None parameters.</w:t>
      </w:r>
    </w:p>
    <w:p w14:paraId="310D7FFB" w14:textId="77777777" w:rsidR="001B2E56" w:rsidRDefault="001B2E56" w:rsidP="001B2E56">
      <w:pPr>
        <w:ind w:left="426"/>
      </w:pPr>
    </w:p>
    <w:p w14:paraId="6DF39E24" w14:textId="77777777" w:rsidR="001B2E56" w:rsidRDefault="001B2E56" w:rsidP="001B2E56">
      <w:pPr>
        <w:pStyle w:val="ListParagraph"/>
        <w:numPr>
          <w:ilvl w:val="0"/>
          <w:numId w:val="23"/>
        </w:numPr>
        <w:rPr>
          <w:u w:val="single"/>
        </w:rPr>
      </w:pPr>
      <w:r w:rsidRPr="00B347F8">
        <w:rPr>
          <w:u w:val="single"/>
        </w:rPr>
        <w:t>Dynamic aspect</w:t>
      </w:r>
      <w:r w:rsidR="00871F8F">
        <w:rPr>
          <w:u w:val="single"/>
        </w:rPr>
        <w:t>:</w:t>
      </w:r>
    </w:p>
    <w:p w14:paraId="3606C2BD" w14:textId="77777777" w:rsidR="00860B2A" w:rsidRPr="00860B2A" w:rsidRDefault="00860B2A" w:rsidP="00860B2A">
      <w:pPr>
        <w:pStyle w:val="RequirementID"/>
        <w:ind w:left="780"/>
      </w:pPr>
      <w:r>
        <w:t>DSG_BFE_</w:t>
      </w:r>
      <w:r w:rsidR="00176BEA">
        <w:t>00030</w:t>
      </w:r>
      <w:r>
        <w:t>:</w:t>
      </w:r>
    </w:p>
    <w:p w14:paraId="3C69A9A6" w14:textId="77777777" w:rsidR="001B2E56" w:rsidRDefault="001B2E56" w:rsidP="001B2E56">
      <w:pPr>
        <w:pStyle w:val="ListParagraph"/>
        <w:ind w:left="780"/>
      </w:pPr>
      <w:r>
        <w:t>This function shall be called every 400µs (at least).</w:t>
      </w:r>
    </w:p>
    <w:p w14:paraId="3C9E08BE" w14:textId="77777777" w:rsidR="00860B2A" w:rsidRDefault="00860B2A" w:rsidP="00860B2A">
      <w:pPr>
        <w:ind w:left="72" w:firstLine="708"/>
      </w:pPr>
      <w:r>
        <w:t>[COVERS: ARCH_SW_BFE_00350]</w:t>
      </w:r>
    </w:p>
    <w:p w14:paraId="15C226C9" w14:textId="77777777" w:rsidR="001B2E56" w:rsidRDefault="001B2E56" w:rsidP="001B2E56">
      <w:pPr>
        <w:ind w:left="360"/>
        <w:rPr>
          <w:u w:val="single"/>
        </w:rPr>
      </w:pPr>
    </w:p>
    <w:p w14:paraId="5456A49E" w14:textId="77777777" w:rsidR="001B2E56" w:rsidRPr="00B347F8" w:rsidRDefault="001B2E56" w:rsidP="001B2E56">
      <w:pPr>
        <w:pStyle w:val="ListParagraph"/>
        <w:numPr>
          <w:ilvl w:val="0"/>
          <w:numId w:val="23"/>
        </w:numPr>
        <w:rPr>
          <w:u w:val="single"/>
        </w:rPr>
      </w:pPr>
      <w:r w:rsidRPr="00B347F8">
        <w:rPr>
          <w:u w:val="single"/>
        </w:rPr>
        <w:t>Who</w:t>
      </w:r>
      <w:r w:rsidR="00871F8F">
        <w:rPr>
          <w:u w:val="single"/>
        </w:rPr>
        <w:t>:</w:t>
      </w:r>
    </w:p>
    <w:p w14:paraId="1AF612B3" w14:textId="77777777" w:rsidR="001B2E56" w:rsidRDefault="00860B2A" w:rsidP="00860B2A">
      <w:pPr>
        <w:ind w:left="780"/>
      </w:pPr>
      <w:r>
        <w:t>This function shall be called in the ISR context in charge of the capture of ADC channels for the motor current, in order to have the last up to date values for the regulation</w:t>
      </w:r>
      <w:r w:rsidR="001B2E56">
        <w:t>.</w:t>
      </w:r>
    </w:p>
    <w:p w14:paraId="6D381393" w14:textId="77777777" w:rsidR="001B2E56" w:rsidRPr="00731DB1" w:rsidRDefault="001B2E56" w:rsidP="001B2E56">
      <w:pPr>
        <w:ind w:left="708"/>
      </w:pPr>
    </w:p>
    <w:p w14:paraId="1B53D13C" w14:textId="77777777" w:rsidR="001B2E56" w:rsidRPr="00B347F8" w:rsidRDefault="001B2E56" w:rsidP="001B2E56">
      <w:pPr>
        <w:pStyle w:val="ListParagraph"/>
        <w:numPr>
          <w:ilvl w:val="0"/>
          <w:numId w:val="23"/>
        </w:numPr>
        <w:rPr>
          <w:u w:val="single"/>
        </w:rPr>
      </w:pPr>
      <w:r w:rsidRPr="00B347F8">
        <w:rPr>
          <w:u w:val="single"/>
        </w:rPr>
        <w:t>External items used</w:t>
      </w:r>
      <w:r w:rsidR="00871F8F">
        <w:rPr>
          <w:u w:val="single"/>
        </w:rPr>
        <w:t>:</w:t>
      </w:r>
    </w:p>
    <w:p w14:paraId="798EB4BF" w14:textId="77777777" w:rsidR="00B426E0" w:rsidRDefault="00B426E0" w:rsidP="00B426E0">
      <w:pPr>
        <w:ind w:left="780"/>
      </w:pPr>
      <w:r>
        <w:t>RTE connections:</w:t>
      </w:r>
    </w:p>
    <w:p w14:paraId="72B90E4D" w14:textId="77777777" w:rsidR="00B426E0" w:rsidRDefault="00B426E0" w:rsidP="00B426E0">
      <w:pPr>
        <w:ind w:left="780"/>
      </w:pPr>
    </w:p>
    <w:p w14:paraId="4066972F" w14:textId="77777777" w:rsidR="00B426E0" w:rsidRDefault="00B426E0" w:rsidP="00B426E0">
      <w:pPr>
        <w:pStyle w:val="RequirementID"/>
        <w:ind w:left="780"/>
      </w:pPr>
      <w:r>
        <w:t>DSG_BFE_</w:t>
      </w:r>
      <w:r w:rsidR="00176BEA">
        <w:t>00031</w:t>
      </w:r>
      <w:r>
        <w:t>:</w:t>
      </w:r>
    </w:p>
    <w:p w14:paraId="3AC2BF9D" w14:textId="77777777" w:rsidR="00B426E0" w:rsidRDefault="00B426E0" w:rsidP="00B426E0">
      <w:pPr>
        <w:ind w:left="780"/>
      </w:pPr>
      <w:r>
        <w:t xml:space="preserve">This function shall access to the motor current </w:t>
      </w:r>
      <w:r w:rsidR="00D1368E">
        <w:t xml:space="preserve">in order </w:t>
      </w:r>
      <w:r>
        <w:t xml:space="preserve">to perform </w:t>
      </w:r>
      <w:r w:rsidR="00D1368E">
        <w:t>High Power regulation.</w:t>
      </w:r>
    </w:p>
    <w:p w14:paraId="5C3DC632" w14:textId="77777777" w:rsidR="00B426E0" w:rsidRDefault="00B426E0" w:rsidP="00B426E0">
      <w:pPr>
        <w:ind w:left="780"/>
      </w:pPr>
      <w:r>
        <w:t>The fo</w:t>
      </w:r>
      <w:r w:rsidR="007E571C">
        <w:t>llowing prototype shall be used</w:t>
      </w:r>
      <w:r>
        <w:t>:</w:t>
      </w:r>
    </w:p>
    <w:p w14:paraId="48E9560A" w14:textId="77777777" w:rsidR="00B426E0" w:rsidRPr="00B426E0" w:rsidRDefault="00B426E0" w:rsidP="00B426E0">
      <w:pPr>
        <w:ind w:left="780"/>
        <w:rPr>
          <w:rFonts w:ascii="Consolas" w:hAnsi="Consolas" w:cs="Consolas"/>
        </w:rPr>
      </w:pPr>
      <w:r w:rsidRPr="00B426E0">
        <w:rPr>
          <w:rFonts w:ascii="Consolas" w:hAnsi="Consolas" w:cs="Consolas"/>
        </w:rPr>
        <w:t>Rte_Call_pclMotorCurrent_ReadMotorCurrentInmA ( sint32 * ps32MotorCurrent )</w:t>
      </w:r>
    </w:p>
    <w:p w14:paraId="3A968A5C" w14:textId="77777777" w:rsidR="00B426E0" w:rsidRDefault="00B426E0" w:rsidP="00B426E0">
      <w:pPr>
        <w:ind w:left="780"/>
      </w:pPr>
      <w:r>
        <w:t>[COVERS: ARCH_SW_B</w:t>
      </w:r>
      <w:r w:rsidR="007E571C">
        <w:t>FE_0</w:t>
      </w:r>
      <w:r w:rsidR="00301F79">
        <w:t>2</w:t>
      </w:r>
      <w:r>
        <w:t>02]</w:t>
      </w:r>
    </w:p>
    <w:p w14:paraId="3C46C543" w14:textId="77777777" w:rsidR="00B426E0" w:rsidRDefault="00B426E0" w:rsidP="00B426E0">
      <w:pPr>
        <w:ind w:left="780"/>
      </w:pPr>
    </w:p>
    <w:p w14:paraId="020A6D04" w14:textId="77777777" w:rsidR="00B426E0" w:rsidRDefault="00B426E0" w:rsidP="00B426E0">
      <w:pPr>
        <w:pStyle w:val="RequirementID"/>
        <w:ind w:left="780"/>
      </w:pPr>
      <w:r>
        <w:t>DSG_BFE_</w:t>
      </w:r>
      <w:r w:rsidR="00176BEA">
        <w:t>00032</w:t>
      </w:r>
      <w:r>
        <w:t>:</w:t>
      </w:r>
    </w:p>
    <w:p w14:paraId="6504E57A" w14:textId="77777777" w:rsidR="00B426E0" w:rsidRDefault="00B426E0" w:rsidP="00B426E0">
      <w:pPr>
        <w:ind w:left="780"/>
      </w:pPr>
      <w:r>
        <w:t>This function shall access to the battery voltage to manage the steps configured in Voltage.</w:t>
      </w:r>
    </w:p>
    <w:p w14:paraId="07E46DEA" w14:textId="77777777" w:rsidR="00B426E0" w:rsidRDefault="00B426E0" w:rsidP="00B426E0">
      <w:pPr>
        <w:ind w:left="780"/>
      </w:pPr>
      <w:r>
        <w:t>The following prototype shall be used</w:t>
      </w:r>
      <w:r w:rsidR="00871F8F">
        <w:t>:</w:t>
      </w:r>
    </w:p>
    <w:p w14:paraId="61596666" w14:textId="77777777" w:rsidR="00B426E0" w:rsidRPr="00B426E0" w:rsidRDefault="00B426E0" w:rsidP="00B426E0">
      <w:pPr>
        <w:ind w:left="780"/>
        <w:jc w:val="left"/>
        <w:rPr>
          <w:rFonts w:ascii="Consolas" w:hAnsi="Consolas" w:cs="Consolas"/>
        </w:rPr>
      </w:pPr>
      <w:r w:rsidRPr="00B426E0">
        <w:rPr>
          <w:rFonts w:ascii="Consolas" w:hAnsi="Consolas" w:cs="Consolas"/>
        </w:rPr>
        <w:lastRenderedPageBreak/>
        <w:t>Rte_Call_pclVehicleAnalogSignals_GetBatteryVoltage ( uint16 * pu16BatteryVoltage )</w:t>
      </w:r>
    </w:p>
    <w:p w14:paraId="3DBA4054" w14:textId="77777777" w:rsidR="00B426E0" w:rsidRDefault="00B426E0" w:rsidP="00B426E0">
      <w:pPr>
        <w:ind w:left="780"/>
      </w:pPr>
      <w:r>
        <w:t>[COVERS:</w:t>
      </w:r>
      <w:r w:rsidR="00301F79" w:rsidRPr="00301F79">
        <w:t xml:space="preserve"> </w:t>
      </w:r>
      <w:r w:rsidR="00301F79">
        <w:t>ARCH_</w:t>
      </w:r>
      <w:r w:rsidR="007E571C">
        <w:t>SW_BFE_0</w:t>
      </w:r>
      <w:r w:rsidR="00301F79">
        <w:t>204</w:t>
      </w:r>
      <w:r>
        <w:t>]</w:t>
      </w:r>
    </w:p>
    <w:p w14:paraId="2D42B839" w14:textId="77777777" w:rsidR="00B426E0" w:rsidRDefault="00B426E0" w:rsidP="00B426E0">
      <w:pPr>
        <w:ind w:left="780"/>
      </w:pPr>
    </w:p>
    <w:p w14:paraId="73A23726" w14:textId="77777777" w:rsidR="00B426E0" w:rsidRDefault="00B426E0" w:rsidP="00B426E0">
      <w:pPr>
        <w:pStyle w:val="RequirementID"/>
        <w:ind w:left="780"/>
      </w:pPr>
      <w:r>
        <w:t>DSG_BFE_</w:t>
      </w:r>
      <w:r w:rsidR="00176BEA">
        <w:t>00033</w:t>
      </w:r>
      <w:r>
        <w:t>:</w:t>
      </w:r>
    </w:p>
    <w:p w14:paraId="312AA1D8" w14:textId="77777777" w:rsidR="00B426E0" w:rsidRDefault="00B426E0" w:rsidP="00B426E0">
      <w:pPr>
        <w:ind w:left="780"/>
      </w:pPr>
      <w:r>
        <w:t>This function shall access to the duty cycle applied by the power stage on the motor in order to know the rotation direction and to estimate the battery current.</w:t>
      </w:r>
    </w:p>
    <w:p w14:paraId="4B8FAAD1" w14:textId="77777777" w:rsidR="00B426E0" w:rsidRDefault="00B426E0" w:rsidP="00B426E0">
      <w:pPr>
        <w:ind w:left="780"/>
      </w:pPr>
      <w:r>
        <w:t>The following prototype shall be used</w:t>
      </w:r>
      <w:r w:rsidR="00871F8F">
        <w:t>:</w:t>
      </w:r>
    </w:p>
    <w:p w14:paraId="6198FB7A" w14:textId="77777777" w:rsidR="00B426E0" w:rsidRPr="0004176F" w:rsidRDefault="00B426E0" w:rsidP="00B426E0">
      <w:pPr>
        <w:ind w:left="780"/>
        <w:rPr>
          <w:rFonts w:ascii="Consolas" w:hAnsi="Consolas" w:cs="Consolas"/>
          <w:highlight w:val="yellow"/>
        </w:rPr>
      </w:pPr>
      <w:r w:rsidRPr="0004176F">
        <w:rPr>
          <w:rFonts w:ascii="Consolas" w:hAnsi="Consolas" w:cs="Consolas"/>
          <w:highlight w:val="yellow"/>
        </w:rPr>
        <w:t>sint16 Rte_IrvRead_BFE_run</w:t>
      </w:r>
      <w:r w:rsidR="0004176F" w:rsidRPr="0004176F">
        <w:rPr>
          <w:rFonts w:ascii="Consolas" w:hAnsi="Consolas" w:cs="Consolas"/>
          <w:highlight w:val="yellow"/>
        </w:rPr>
        <w:t>ExecuteHighPowerStep</w:t>
      </w:r>
      <w:r w:rsidRPr="0004176F">
        <w:rPr>
          <w:rFonts w:ascii="Consolas" w:hAnsi="Consolas" w:cs="Consolas"/>
          <w:highlight w:val="yellow"/>
        </w:rPr>
        <w:t xml:space="preserve">_s16MotorPowerOrder( void ) </w:t>
      </w:r>
    </w:p>
    <w:p w14:paraId="44F45235" w14:textId="77777777" w:rsidR="00B426E0" w:rsidRDefault="00B426E0" w:rsidP="00B426E0">
      <w:pPr>
        <w:ind w:left="780"/>
      </w:pPr>
      <w:r w:rsidRPr="00B426E0">
        <w:rPr>
          <w:highlight w:val="red"/>
        </w:rPr>
        <w:t>[COVERS:]</w:t>
      </w:r>
    </w:p>
    <w:p w14:paraId="6C02A1C1" w14:textId="77777777" w:rsidR="00B426E0" w:rsidRDefault="00B426E0" w:rsidP="00B426E0">
      <w:pPr>
        <w:ind w:left="780"/>
      </w:pPr>
    </w:p>
    <w:p w14:paraId="3C045589" w14:textId="77777777" w:rsidR="00B426E0" w:rsidRDefault="00B426E0" w:rsidP="00B426E0">
      <w:pPr>
        <w:pStyle w:val="RequirementID"/>
        <w:ind w:left="780"/>
      </w:pPr>
      <w:r>
        <w:t>DSG_BFE_</w:t>
      </w:r>
      <w:r w:rsidR="00176BEA">
        <w:t>00034</w:t>
      </w:r>
      <w:r>
        <w:t>:</w:t>
      </w:r>
    </w:p>
    <w:p w14:paraId="0D523C51" w14:textId="77777777" w:rsidR="00B426E0" w:rsidRDefault="00B426E0" w:rsidP="00B426E0">
      <w:pPr>
        <w:ind w:left="780"/>
      </w:pPr>
      <w:r>
        <w:t>This function shall access to the order type provided by BFE_runScheduleStep to know the step type that shall be executed.</w:t>
      </w:r>
    </w:p>
    <w:p w14:paraId="26E0B735" w14:textId="77777777" w:rsidR="00B426E0" w:rsidRDefault="00B426E0" w:rsidP="00B426E0">
      <w:pPr>
        <w:ind w:left="780"/>
      </w:pPr>
      <w:r>
        <w:t>The following prototype shall be used</w:t>
      </w:r>
      <w:r w:rsidR="00871F8F">
        <w:t>:</w:t>
      </w:r>
    </w:p>
    <w:p w14:paraId="15E1468C" w14:textId="77777777" w:rsidR="00B426E0" w:rsidRPr="00B426E0" w:rsidRDefault="00B426E0" w:rsidP="00B426E0">
      <w:pPr>
        <w:ind w:left="780"/>
        <w:rPr>
          <w:rFonts w:ascii="Consolas" w:hAnsi="Consolas" w:cs="Consolas"/>
        </w:rPr>
      </w:pPr>
      <w:r w:rsidRPr="00B426E0">
        <w:rPr>
          <w:rFonts w:ascii="Consolas" w:hAnsi="Consolas" w:cs="Consolas"/>
        </w:rPr>
        <w:t>uint8 Rte_IrvRead_BFE_run</w:t>
      </w:r>
      <w:r w:rsidR="0004176F" w:rsidRPr="0004176F">
        <w:rPr>
          <w:rFonts w:ascii="Consolas" w:hAnsi="Consolas" w:cs="Consolas"/>
        </w:rPr>
        <w:t>ExecuteHighPowerStep</w:t>
      </w:r>
      <w:r w:rsidRPr="00B426E0">
        <w:rPr>
          <w:rFonts w:ascii="Consolas" w:hAnsi="Consolas" w:cs="Consolas"/>
        </w:rPr>
        <w:t>_u8OrderType( void )</w:t>
      </w:r>
    </w:p>
    <w:p w14:paraId="7E5C179C" w14:textId="77777777" w:rsidR="00B426E0" w:rsidRDefault="00B426E0" w:rsidP="00B426E0">
      <w:pPr>
        <w:ind w:left="780"/>
      </w:pPr>
      <w:r w:rsidRPr="00B426E0">
        <w:rPr>
          <w:highlight w:val="red"/>
        </w:rPr>
        <w:t>[COVERS:]</w:t>
      </w:r>
    </w:p>
    <w:p w14:paraId="2E02C910" w14:textId="77777777" w:rsidR="00B426E0" w:rsidRDefault="00B426E0" w:rsidP="00B426E0">
      <w:pPr>
        <w:ind w:left="780"/>
      </w:pPr>
    </w:p>
    <w:p w14:paraId="3BE83B5C" w14:textId="77777777" w:rsidR="00B426E0" w:rsidRDefault="00B426E0" w:rsidP="00B426E0">
      <w:pPr>
        <w:pStyle w:val="RequirementID"/>
        <w:ind w:left="780"/>
      </w:pPr>
      <w:r>
        <w:t>DSG_BFE_</w:t>
      </w:r>
      <w:r w:rsidR="00176BEA">
        <w:t>00035</w:t>
      </w:r>
      <w:r>
        <w:t>:</w:t>
      </w:r>
    </w:p>
    <w:p w14:paraId="573A1C60" w14:textId="77777777" w:rsidR="00B426E0" w:rsidRDefault="00B426E0" w:rsidP="00B426E0">
      <w:pPr>
        <w:ind w:left="780"/>
      </w:pPr>
      <w:r>
        <w:t>This function shall access to the step first value provided by BFE_runScheduleStep to know the reference value that shall be used to start the step regulation.</w:t>
      </w:r>
    </w:p>
    <w:p w14:paraId="6B5F748D" w14:textId="77777777" w:rsidR="00B426E0" w:rsidRDefault="00B426E0" w:rsidP="00B426E0">
      <w:pPr>
        <w:ind w:left="780"/>
      </w:pPr>
      <w:r>
        <w:t>The following prototype shall be used</w:t>
      </w:r>
      <w:r w:rsidR="00871F8F">
        <w:t>:</w:t>
      </w:r>
    </w:p>
    <w:p w14:paraId="480731B8" w14:textId="77777777" w:rsidR="00B426E0" w:rsidRPr="00B426E0" w:rsidRDefault="00B426E0" w:rsidP="00B426E0">
      <w:pPr>
        <w:ind w:left="780"/>
        <w:rPr>
          <w:rFonts w:ascii="Consolas" w:hAnsi="Consolas" w:cs="Consolas"/>
        </w:rPr>
      </w:pPr>
      <w:r w:rsidRPr="00B426E0">
        <w:rPr>
          <w:rFonts w:ascii="Consolas" w:hAnsi="Consolas" w:cs="Consolas"/>
        </w:rPr>
        <w:t>sint32 Rte_IrvRead_BFE_run</w:t>
      </w:r>
      <w:r w:rsidR="0004176F" w:rsidRPr="0004176F">
        <w:rPr>
          <w:rFonts w:ascii="Consolas" w:hAnsi="Consolas" w:cs="Consolas"/>
        </w:rPr>
        <w:t>ExecuteHighPowerStep</w:t>
      </w:r>
      <w:r w:rsidRPr="00B426E0">
        <w:rPr>
          <w:rFonts w:ascii="Consolas" w:hAnsi="Consolas" w:cs="Consolas"/>
        </w:rPr>
        <w:t>_s32FirstOrderValue ( void )</w:t>
      </w:r>
    </w:p>
    <w:p w14:paraId="570B3A48" w14:textId="77777777" w:rsidR="00B426E0" w:rsidRDefault="00B426E0" w:rsidP="00B426E0">
      <w:pPr>
        <w:ind w:left="780"/>
      </w:pPr>
      <w:r w:rsidRPr="00B426E0">
        <w:rPr>
          <w:highlight w:val="red"/>
        </w:rPr>
        <w:t>[COVERS:]</w:t>
      </w:r>
    </w:p>
    <w:p w14:paraId="64C7BF36" w14:textId="77777777" w:rsidR="00B426E0" w:rsidRDefault="00B426E0" w:rsidP="00301F79"/>
    <w:p w14:paraId="5DFF5966" w14:textId="77777777" w:rsidR="0004176F" w:rsidRDefault="0004176F" w:rsidP="0004176F">
      <w:pPr>
        <w:pStyle w:val="RequirementID"/>
        <w:ind w:left="780"/>
      </w:pPr>
      <w:r>
        <w:t>DSG_BFE_</w:t>
      </w:r>
      <w:r w:rsidR="00176BEA">
        <w:t>00036</w:t>
      </w:r>
      <w:r>
        <w:t>:</w:t>
      </w:r>
    </w:p>
    <w:p w14:paraId="281595A4" w14:textId="77777777" w:rsidR="0004176F" w:rsidRDefault="0004176F" w:rsidP="0004176F">
      <w:pPr>
        <w:ind w:left="780"/>
      </w:pPr>
      <w:r>
        <w:t>This function shall access to the step duration provided by BFE_runScheduleStep to know when the boost stage shall be progressively turned off.</w:t>
      </w:r>
    </w:p>
    <w:p w14:paraId="5F1A8A85" w14:textId="77777777" w:rsidR="0004176F" w:rsidRDefault="0004176F" w:rsidP="0004176F">
      <w:pPr>
        <w:ind w:left="780"/>
      </w:pPr>
      <w:r>
        <w:t>The following prototype shall be used</w:t>
      </w:r>
      <w:r w:rsidR="00871F8F">
        <w:t>:</w:t>
      </w:r>
    </w:p>
    <w:p w14:paraId="1840F745" w14:textId="77777777" w:rsidR="0004176F" w:rsidRPr="00B426E0" w:rsidRDefault="0004176F" w:rsidP="0004176F">
      <w:pPr>
        <w:ind w:left="780"/>
        <w:rPr>
          <w:rFonts w:ascii="Consolas" w:hAnsi="Consolas" w:cs="Consolas"/>
        </w:rPr>
      </w:pPr>
      <w:r>
        <w:rPr>
          <w:rFonts w:ascii="Consolas" w:hAnsi="Consolas" w:cs="Consolas"/>
        </w:rPr>
        <w:t>Uint16</w:t>
      </w:r>
      <w:r w:rsidRPr="00B426E0">
        <w:rPr>
          <w:rFonts w:ascii="Consolas" w:hAnsi="Consolas" w:cs="Consolas"/>
        </w:rPr>
        <w:t xml:space="preserve"> </w:t>
      </w:r>
      <w:r w:rsidRPr="0004176F">
        <w:rPr>
          <w:rFonts w:ascii="Consolas" w:hAnsi="Consolas" w:cs="Consolas"/>
        </w:rPr>
        <w:t xml:space="preserve">Rte_IrvRead_BFE_runExecuteHighPowerStep_u16StepDuration </w:t>
      </w:r>
      <w:r w:rsidRPr="00B426E0">
        <w:rPr>
          <w:rFonts w:ascii="Consolas" w:hAnsi="Consolas" w:cs="Consolas"/>
        </w:rPr>
        <w:t>( void )</w:t>
      </w:r>
    </w:p>
    <w:p w14:paraId="0F5ADB93" w14:textId="77777777" w:rsidR="0004176F" w:rsidRDefault="0004176F" w:rsidP="0004176F">
      <w:pPr>
        <w:ind w:left="780"/>
      </w:pPr>
      <w:r w:rsidRPr="00B426E0">
        <w:rPr>
          <w:highlight w:val="red"/>
        </w:rPr>
        <w:t>[COVERS:]</w:t>
      </w:r>
    </w:p>
    <w:p w14:paraId="2BA65126" w14:textId="77777777" w:rsidR="0004176F" w:rsidRDefault="0004176F" w:rsidP="00301F79"/>
    <w:p w14:paraId="2683E1DE" w14:textId="77777777" w:rsidR="00331564" w:rsidRDefault="00331564" w:rsidP="00331564">
      <w:pPr>
        <w:pStyle w:val="RequirementID"/>
        <w:ind w:left="780"/>
      </w:pPr>
      <w:r>
        <w:t>DSG_BFE_</w:t>
      </w:r>
      <w:r w:rsidR="00176BEA">
        <w:t>00037</w:t>
      </w:r>
      <w:r>
        <w:t>:</w:t>
      </w:r>
    </w:p>
    <w:p w14:paraId="2C7CCAEE" w14:textId="77777777" w:rsidR="00331564" w:rsidRDefault="00331564" w:rsidP="00331564">
      <w:pPr>
        <w:pStyle w:val="ListParagraph"/>
        <w:ind w:left="780"/>
      </w:pPr>
      <w:r>
        <w:t>This function shall access to the Pyrotechnical device activation status.</w:t>
      </w:r>
    </w:p>
    <w:p w14:paraId="4A81D8AA" w14:textId="77777777" w:rsidR="00331564" w:rsidRDefault="00331564" w:rsidP="00331564">
      <w:pPr>
        <w:pStyle w:val="ListParagraph"/>
        <w:ind w:left="780"/>
      </w:pPr>
      <w:r>
        <w:t>The following prototype shall be used</w:t>
      </w:r>
      <w:r w:rsidR="00871F8F">
        <w:t>:</w:t>
      </w:r>
    </w:p>
    <w:p w14:paraId="7261C12E" w14:textId="77777777" w:rsidR="00331564" w:rsidRPr="009A1501" w:rsidRDefault="00331564" w:rsidP="00331564">
      <w:pPr>
        <w:pStyle w:val="ListParagraph"/>
        <w:ind w:left="780"/>
        <w:rPr>
          <w:rFonts w:ascii="Consolas" w:hAnsi="Consolas" w:cs="Consolas"/>
        </w:rPr>
      </w:pPr>
      <w:r w:rsidRPr="0058076A">
        <w:rPr>
          <w:rFonts w:ascii="Consolas" w:hAnsi="Consolas" w:cs="Consolas"/>
          <w:highlight w:val="yellow"/>
        </w:rPr>
        <w:t>Rte_Read</w:t>
      </w:r>
      <w:r>
        <w:rPr>
          <w:rFonts w:ascii="Consolas" w:hAnsi="Consolas" w:cs="Consolas"/>
          <w:highlight w:val="yellow"/>
        </w:rPr>
        <w:t>_prr</w:t>
      </w:r>
      <w:r w:rsidRPr="0058076A">
        <w:rPr>
          <w:rFonts w:ascii="Consolas" w:hAnsi="Consolas" w:cs="Consolas"/>
          <w:highlight w:val="yellow"/>
        </w:rPr>
        <w:t>XXXXXXXXXXXXXXXXXX( YYYYY )</w:t>
      </w:r>
    </w:p>
    <w:p w14:paraId="2B3CF03B" w14:textId="77777777" w:rsidR="00331564" w:rsidRDefault="00331564" w:rsidP="00331564">
      <w:pPr>
        <w:ind w:left="498" w:firstLine="282"/>
      </w:pPr>
      <w:r w:rsidRPr="00291593">
        <w:rPr>
          <w:highlight w:val="red"/>
        </w:rPr>
        <w:t>[COVERS:]</w:t>
      </w:r>
    </w:p>
    <w:p w14:paraId="5BD8DE46" w14:textId="77777777" w:rsidR="0004176F" w:rsidRDefault="0004176F" w:rsidP="00301F79"/>
    <w:p w14:paraId="29D41147" w14:textId="77777777" w:rsidR="00B426E0" w:rsidRDefault="00B426E0" w:rsidP="00B426E0">
      <w:pPr>
        <w:pStyle w:val="RequirementID"/>
        <w:ind w:left="780"/>
      </w:pPr>
      <w:r>
        <w:t>DSG_BFE_</w:t>
      </w:r>
      <w:r w:rsidR="00176BEA">
        <w:t>00038</w:t>
      </w:r>
      <w:r>
        <w:t>:</w:t>
      </w:r>
    </w:p>
    <w:p w14:paraId="47A78F35" w14:textId="77777777" w:rsidR="00B426E0" w:rsidRDefault="00B426E0" w:rsidP="00B426E0">
      <w:pPr>
        <w:ind w:left="780"/>
      </w:pPr>
      <w:r>
        <w:t>This function shall send to the lower layers the consigns that shall be applied on the Half Bridges stage and on the boost stage.</w:t>
      </w:r>
    </w:p>
    <w:p w14:paraId="022DC9DC" w14:textId="77777777" w:rsidR="00B426E0" w:rsidRDefault="00B426E0" w:rsidP="00B426E0">
      <w:pPr>
        <w:ind w:left="780"/>
      </w:pPr>
      <w:r>
        <w:t>The following prototype shall be used</w:t>
      </w:r>
      <w:r w:rsidR="00871F8F">
        <w:t>:</w:t>
      </w:r>
    </w:p>
    <w:p w14:paraId="31A5BC16" w14:textId="77777777" w:rsidR="00B426E0" w:rsidRPr="00B426E0" w:rsidRDefault="00B426E0" w:rsidP="00B426E0">
      <w:pPr>
        <w:ind w:left="780"/>
        <w:jc w:val="left"/>
        <w:rPr>
          <w:rFonts w:ascii="Consolas" w:hAnsi="Consolas" w:cs="Consolas"/>
        </w:rPr>
      </w:pPr>
      <w:r w:rsidRPr="00B426E0">
        <w:rPr>
          <w:rFonts w:ascii="Consolas" w:hAnsi="Consolas" w:cs="Consolas"/>
          <w:highlight w:val="yellow"/>
        </w:rPr>
        <w:t xml:space="preserve">Rte_Call_pclMotorPowerOrder_SetPowerOrder ( XXXXXXXXXXXXXXX ) </w:t>
      </w:r>
      <w:r w:rsidRPr="003F11C0">
        <w:rPr>
          <w:highlight w:val="yellow"/>
        </w:rPr>
        <w:sym w:font="Wingdings" w:char="F0E8"/>
      </w:r>
      <w:r w:rsidRPr="00B426E0">
        <w:rPr>
          <w:rFonts w:ascii="Consolas" w:hAnsi="Consolas" w:cs="Consolas"/>
          <w:highlight w:val="yellow"/>
        </w:rPr>
        <w:t xml:space="preserve"> TBC with CPL</w:t>
      </w:r>
    </w:p>
    <w:p w14:paraId="3E2D768E" w14:textId="77777777" w:rsidR="00B426E0" w:rsidRDefault="00FB73DA" w:rsidP="00B426E0">
      <w:pPr>
        <w:ind w:left="780"/>
      </w:pPr>
      <w:r>
        <w:t>[COVERS: ARCH_SW_BFE_0</w:t>
      </w:r>
      <w:r w:rsidR="00301F79">
        <w:t>205</w:t>
      </w:r>
      <w:r w:rsidR="00B426E0">
        <w:t>]</w:t>
      </w:r>
    </w:p>
    <w:p w14:paraId="7129F8E7" w14:textId="77777777" w:rsidR="00B426E0" w:rsidRDefault="00B426E0" w:rsidP="00B426E0">
      <w:pPr>
        <w:ind w:left="780"/>
      </w:pPr>
    </w:p>
    <w:p w14:paraId="723EB585" w14:textId="77777777" w:rsidR="00B426E0" w:rsidRPr="00586C93" w:rsidRDefault="00B426E0" w:rsidP="00B426E0">
      <w:pPr>
        <w:ind w:left="780"/>
      </w:pPr>
      <w:r>
        <w:t>POST BUILD parameters</w:t>
      </w:r>
      <w:r w:rsidR="00871F8F">
        <w:t>:</w:t>
      </w:r>
    </w:p>
    <w:p w14:paraId="6AC6960A" w14:textId="77777777" w:rsidR="00DB7CD9" w:rsidRDefault="00DB7CD9" w:rsidP="00DB7CD9">
      <w:pPr>
        <w:ind w:left="432" w:firstLine="348"/>
      </w:pPr>
    </w:p>
    <w:p w14:paraId="5F76FF08" w14:textId="77777777" w:rsidR="00B426E0" w:rsidRPr="00DB7CD9" w:rsidRDefault="00DB7CD9" w:rsidP="00DB7CD9">
      <w:pPr>
        <w:ind w:left="432" w:firstLine="348"/>
      </w:pPr>
      <w:r>
        <w:t>None</w:t>
      </w:r>
    </w:p>
    <w:p w14:paraId="7322CA6B" w14:textId="77777777" w:rsidR="00B426E0" w:rsidRDefault="00B426E0" w:rsidP="001B2E56">
      <w:pPr>
        <w:ind w:left="360"/>
        <w:rPr>
          <w:u w:val="single"/>
        </w:rPr>
      </w:pPr>
    </w:p>
    <w:p w14:paraId="18BC5605" w14:textId="77777777" w:rsidR="001B2E56" w:rsidRPr="00B347F8" w:rsidRDefault="001B2E56" w:rsidP="001B2E56">
      <w:pPr>
        <w:pStyle w:val="ListParagraph"/>
        <w:numPr>
          <w:ilvl w:val="0"/>
          <w:numId w:val="23"/>
        </w:numPr>
        <w:rPr>
          <w:u w:val="single"/>
        </w:rPr>
      </w:pPr>
      <w:r w:rsidRPr="00B347F8">
        <w:rPr>
          <w:u w:val="single"/>
        </w:rPr>
        <w:t>Returned values</w:t>
      </w:r>
      <w:r w:rsidR="00871F8F">
        <w:rPr>
          <w:u w:val="single"/>
        </w:rPr>
        <w:t>:</w:t>
      </w:r>
    </w:p>
    <w:p w14:paraId="0C3CCE11" w14:textId="77777777" w:rsidR="001B2E56" w:rsidRDefault="001B2E56" w:rsidP="001B2E56">
      <w:pPr>
        <w:ind w:left="72" w:firstLine="708"/>
      </w:pPr>
      <w:r>
        <w:t>No returned value.</w:t>
      </w:r>
    </w:p>
    <w:p w14:paraId="13BA2A43" w14:textId="77777777" w:rsidR="001B2E56" w:rsidRDefault="001B2E56" w:rsidP="001B2E56">
      <w:pPr>
        <w:ind w:firstLine="708"/>
      </w:pPr>
    </w:p>
    <w:p w14:paraId="67F3F5C6" w14:textId="77777777" w:rsidR="001B2E56" w:rsidRDefault="001B2E56" w:rsidP="001B2E56">
      <w:pPr>
        <w:pStyle w:val="ListParagraph"/>
        <w:numPr>
          <w:ilvl w:val="0"/>
          <w:numId w:val="23"/>
        </w:numPr>
        <w:rPr>
          <w:u w:val="single"/>
        </w:rPr>
      </w:pPr>
      <w:r w:rsidRPr="00B347F8">
        <w:rPr>
          <w:u w:val="single"/>
        </w:rPr>
        <w:t>Constraints</w:t>
      </w:r>
      <w:r w:rsidR="00871F8F">
        <w:rPr>
          <w:u w:val="single"/>
        </w:rPr>
        <w:t>:</w:t>
      </w:r>
    </w:p>
    <w:p w14:paraId="152897EE" w14:textId="77777777" w:rsidR="00860B2A" w:rsidRDefault="00860B2A" w:rsidP="00860B2A">
      <w:pPr>
        <w:pStyle w:val="RequirementID"/>
        <w:ind w:left="780"/>
      </w:pPr>
      <w:r>
        <w:t>DSG_BFE_</w:t>
      </w:r>
      <w:r w:rsidR="00176BEA">
        <w:t>00039</w:t>
      </w:r>
      <w:r>
        <w:t>:</w:t>
      </w:r>
    </w:p>
    <w:p w14:paraId="5159479F" w14:textId="77777777" w:rsidR="00860B2A" w:rsidRDefault="00860B2A" w:rsidP="00860B2A">
      <w:pPr>
        <w:pStyle w:val="ListParagraph"/>
        <w:ind w:left="780"/>
      </w:pPr>
      <w:r>
        <w:t>This function shall only perform his job if the following conditions are fulfilled</w:t>
      </w:r>
      <w:r w:rsidR="00871F8F">
        <w:t>:</w:t>
      </w:r>
    </w:p>
    <w:p w14:paraId="691D8782" w14:textId="77777777" w:rsidR="00860B2A" w:rsidRDefault="00860B2A" w:rsidP="00860B2A">
      <w:pPr>
        <w:pStyle w:val="ListParagraph"/>
        <w:numPr>
          <w:ilvl w:val="0"/>
          <w:numId w:val="33"/>
        </w:numPr>
      </w:pPr>
      <w:r>
        <w:t>High power step in progress</w:t>
      </w:r>
    </w:p>
    <w:p w14:paraId="2CE483E2" w14:textId="77777777" w:rsidR="00860B2A" w:rsidRPr="00731DB1" w:rsidRDefault="00860B2A" w:rsidP="00860B2A">
      <w:pPr>
        <w:pStyle w:val="ListParagraph"/>
        <w:numPr>
          <w:ilvl w:val="0"/>
          <w:numId w:val="33"/>
        </w:numPr>
      </w:pPr>
      <w:r>
        <w:t>No Pyro detected as triggered</w:t>
      </w:r>
    </w:p>
    <w:p w14:paraId="55A44007" w14:textId="77777777" w:rsidR="00860B2A" w:rsidRDefault="00860B2A" w:rsidP="00860B2A">
      <w:pPr>
        <w:pStyle w:val="ListParagraph"/>
        <w:ind w:left="780"/>
      </w:pPr>
      <w:r w:rsidRPr="00002F5F">
        <w:rPr>
          <w:highlight w:val="red"/>
        </w:rPr>
        <w:t>[COVERS:]</w:t>
      </w:r>
    </w:p>
    <w:p w14:paraId="19393EF6" w14:textId="77777777" w:rsidR="001B2E56" w:rsidRPr="008D470F" w:rsidRDefault="001B2E56" w:rsidP="008D470F"/>
    <w:p w14:paraId="443124DB" w14:textId="77777777" w:rsidR="001B2E56" w:rsidRDefault="001B2E56" w:rsidP="006B59B2">
      <w:pPr>
        <w:pStyle w:val="Header"/>
        <w:tabs>
          <w:tab w:val="clear" w:pos="4536"/>
          <w:tab w:val="clear" w:pos="9072"/>
        </w:tabs>
      </w:pPr>
    </w:p>
    <w:p w14:paraId="2C5FB5F5" w14:textId="77777777" w:rsidR="00DB7CD9" w:rsidRDefault="00DB7CD9" w:rsidP="00DB7CD9">
      <w:pPr>
        <w:pStyle w:val="Heading3"/>
      </w:pPr>
      <w:bookmarkStart w:id="138" w:name="_Toc396742497"/>
      <w:r>
        <w:t xml:space="preserve">Function </w:t>
      </w:r>
      <w:r>
        <w:rPr>
          <w:i/>
        </w:rPr>
        <w:t>BFE_runExecute</w:t>
      </w:r>
      <w:r w:rsidR="00D1368E">
        <w:rPr>
          <w:i/>
        </w:rPr>
        <w:t>EmergencyBrakingSequence</w:t>
      </w:r>
      <w:bookmarkEnd w:id="138"/>
    </w:p>
    <w:p w14:paraId="6ED44E05" w14:textId="77777777" w:rsidR="00DB7CD9" w:rsidRDefault="00DB7CD9" w:rsidP="00DB7CD9">
      <w:pPr>
        <w:pStyle w:val="ListParagraph"/>
        <w:numPr>
          <w:ilvl w:val="0"/>
          <w:numId w:val="23"/>
        </w:numPr>
        <w:rPr>
          <w:u w:val="single"/>
        </w:rPr>
      </w:pPr>
      <w:r w:rsidRPr="00B347F8">
        <w:rPr>
          <w:u w:val="single"/>
        </w:rPr>
        <w:t>Object</w:t>
      </w:r>
      <w:r w:rsidR="00871F8F">
        <w:rPr>
          <w:u w:val="single"/>
        </w:rPr>
        <w:t>:</w:t>
      </w:r>
    </w:p>
    <w:p w14:paraId="61C203BC" w14:textId="77777777" w:rsidR="00DB7CD9" w:rsidRPr="005116CB" w:rsidRDefault="00DB7CD9" w:rsidP="00DB7CD9">
      <w:pPr>
        <w:pStyle w:val="RequirementID"/>
        <w:ind w:left="780"/>
      </w:pPr>
      <w:r>
        <w:t>DSG_BFE_</w:t>
      </w:r>
      <w:r w:rsidR="00176BEA">
        <w:t>00040</w:t>
      </w:r>
      <w:r>
        <w:t>:</w:t>
      </w:r>
    </w:p>
    <w:p w14:paraId="6B162F1E" w14:textId="77777777" w:rsidR="00DB7CD9" w:rsidRDefault="00DB7CD9" w:rsidP="00DB7CD9">
      <w:pPr>
        <w:pStyle w:val="ListParagraph"/>
        <w:ind w:left="780"/>
      </w:pPr>
      <w:r>
        <w:t xml:space="preserve">The aim of this function is to </w:t>
      </w:r>
      <w:r w:rsidR="00D1368E">
        <w:t>brake the motor rotation when it is in tensioning and then to reverse the motor rotation in releasing direction as quickly as possible</w:t>
      </w:r>
      <w:r>
        <w:t>.</w:t>
      </w:r>
    </w:p>
    <w:p w14:paraId="4D1A7A59" w14:textId="77777777" w:rsidR="00DB7CD9" w:rsidRPr="0041157A" w:rsidRDefault="00DB7CD9" w:rsidP="00DB7CD9">
      <w:pPr>
        <w:ind w:left="72" w:firstLine="708"/>
        <w:rPr>
          <w:lang w:val="en-US"/>
        </w:rPr>
      </w:pPr>
      <w:r w:rsidRPr="0041157A">
        <w:rPr>
          <w:lang w:val="en-US"/>
        </w:rPr>
        <w:t>[COVERS:</w:t>
      </w:r>
      <w:r w:rsidR="00032E9A" w:rsidRPr="0041157A">
        <w:rPr>
          <w:lang w:val="en-US"/>
        </w:rPr>
        <w:t xml:space="preserve"> DES_TF_G_1413</w:t>
      </w:r>
      <w:r w:rsidRPr="0041157A">
        <w:rPr>
          <w:lang w:val="en-US"/>
        </w:rPr>
        <w:t>]</w:t>
      </w:r>
    </w:p>
    <w:p w14:paraId="0BD48A44" w14:textId="77777777" w:rsidR="00DB7CD9" w:rsidRPr="0041157A" w:rsidRDefault="00DB7CD9" w:rsidP="00DB7CD9">
      <w:pPr>
        <w:ind w:left="72" w:firstLine="708"/>
        <w:rPr>
          <w:lang w:val="en-US"/>
        </w:rPr>
      </w:pPr>
    </w:p>
    <w:p w14:paraId="73C915B0" w14:textId="77777777" w:rsidR="00F835C9" w:rsidRPr="005116CB" w:rsidRDefault="00F835C9" w:rsidP="00F835C9">
      <w:pPr>
        <w:pStyle w:val="RequirementID"/>
        <w:ind w:left="780"/>
      </w:pPr>
      <w:r>
        <w:t>DSG_BFE_01000:</w:t>
      </w:r>
    </w:p>
    <w:p w14:paraId="0451E99E" w14:textId="77777777" w:rsidR="00F835C9" w:rsidRDefault="00F835C9" w:rsidP="00DB7CD9">
      <w:pPr>
        <w:ind w:left="72" w:firstLine="708"/>
        <w:rPr>
          <w:lang w:val="en-US"/>
        </w:rPr>
      </w:pPr>
      <w:r>
        <w:rPr>
          <w:lang w:val="en-US"/>
        </w:rPr>
        <w:t>In addition to that</w:t>
      </w:r>
      <w:r w:rsidRPr="005070D3">
        <w:rPr>
          <w:lang w:val="en-US"/>
        </w:rPr>
        <w:t>, this function will dea</w:t>
      </w:r>
      <w:r>
        <w:rPr>
          <w:lang w:val="en-US"/>
        </w:rPr>
        <w:t>ctivate the belt function execution at the first call.</w:t>
      </w:r>
    </w:p>
    <w:p w14:paraId="557BFC6F" w14:textId="77777777" w:rsidR="009E056A" w:rsidRPr="005070D3" w:rsidRDefault="009E056A" w:rsidP="00DB7CD9">
      <w:pPr>
        <w:ind w:left="72" w:firstLine="708"/>
        <w:rPr>
          <w:lang w:val="en-US"/>
        </w:rPr>
      </w:pPr>
      <w:r>
        <w:rPr>
          <w:lang w:val="en-US"/>
        </w:rPr>
        <w:t>It will prevent from concurrent access to the HW power stage.</w:t>
      </w:r>
    </w:p>
    <w:p w14:paraId="10900458" w14:textId="77777777" w:rsidR="00F835C9" w:rsidRDefault="00F835C9" w:rsidP="005070D3">
      <w:pPr>
        <w:ind w:left="498" w:firstLine="282"/>
        <w:rPr>
          <w:lang w:val="fr-FR"/>
        </w:rPr>
      </w:pPr>
      <w:r w:rsidRPr="005070D3">
        <w:rPr>
          <w:lang w:val="fr-FR"/>
        </w:rPr>
        <w:t>[COVERS: DES_TF_G_1342, DES_TF_G_1343]</w:t>
      </w:r>
    </w:p>
    <w:p w14:paraId="00036B88" w14:textId="77777777" w:rsidR="00F835C9" w:rsidRPr="005070D3" w:rsidRDefault="00F835C9" w:rsidP="00DB7CD9">
      <w:pPr>
        <w:ind w:left="72" w:firstLine="708"/>
        <w:rPr>
          <w:lang w:val="fr-FR"/>
        </w:rPr>
      </w:pPr>
    </w:p>
    <w:p w14:paraId="1E40DF6E" w14:textId="77777777" w:rsidR="00DB7CD9" w:rsidRPr="00B347F8" w:rsidRDefault="00DB7CD9" w:rsidP="00DB7CD9">
      <w:pPr>
        <w:pStyle w:val="ListParagraph"/>
        <w:numPr>
          <w:ilvl w:val="0"/>
          <w:numId w:val="23"/>
        </w:numPr>
        <w:rPr>
          <w:u w:val="single"/>
        </w:rPr>
      </w:pPr>
      <w:r w:rsidRPr="00B347F8">
        <w:rPr>
          <w:u w:val="single"/>
        </w:rPr>
        <w:t>Entering and outgoing parameters:</w:t>
      </w:r>
    </w:p>
    <w:p w14:paraId="39C83A15" w14:textId="77777777" w:rsidR="00DB7CD9" w:rsidRDefault="00DB7CD9" w:rsidP="00DB7CD9">
      <w:pPr>
        <w:ind w:left="498" w:firstLine="282"/>
      </w:pPr>
      <w:r>
        <w:t>None parameters.</w:t>
      </w:r>
    </w:p>
    <w:p w14:paraId="516904FE" w14:textId="77777777" w:rsidR="00DB7CD9" w:rsidRDefault="00DB7CD9" w:rsidP="00DB7CD9">
      <w:pPr>
        <w:ind w:left="426"/>
      </w:pPr>
    </w:p>
    <w:p w14:paraId="44F15FD6" w14:textId="77777777" w:rsidR="00DB7CD9" w:rsidRDefault="00DB7CD9" w:rsidP="00DB7CD9">
      <w:pPr>
        <w:pStyle w:val="ListParagraph"/>
        <w:numPr>
          <w:ilvl w:val="0"/>
          <w:numId w:val="23"/>
        </w:numPr>
        <w:rPr>
          <w:u w:val="single"/>
        </w:rPr>
      </w:pPr>
      <w:r w:rsidRPr="00B347F8">
        <w:rPr>
          <w:u w:val="single"/>
        </w:rPr>
        <w:t>Dynamic aspect</w:t>
      </w:r>
      <w:r w:rsidR="00871F8F">
        <w:rPr>
          <w:u w:val="single"/>
        </w:rPr>
        <w:t>:</w:t>
      </w:r>
    </w:p>
    <w:p w14:paraId="7AF66D3B" w14:textId="77777777" w:rsidR="00DB7CD9" w:rsidRPr="00860B2A" w:rsidRDefault="00DB7CD9" w:rsidP="00DB7CD9">
      <w:pPr>
        <w:pStyle w:val="RequirementID"/>
        <w:ind w:left="780"/>
      </w:pPr>
      <w:r>
        <w:t>DSG_BFE</w:t>
      </w:r>
      <w:r w:rsidR="00D1368E">
        <w:t>_</w:t>
      </w:r>
      <w:r w:rsidR="00176BEA">
        <w:t>00041</w:t>
      </w:r>
      <w:r>
        <w:t>:</w:t>
      </w:r>
    </w:p>
    <w:p w14:paraId="5AC95E21" w14:textId="77777777" w:rsidR="00DB7CD9" w:rsidRDefault="00DB7CD9" w:rsidP="00DB7CD9">
      <w:pPr>
        <w:pStyle w:val="ListParagraph"/>
        <w:ind w:left="780"/>
      </w:pPr>
      <w:r>
        <w:t>This function shall be called every 400µs.</w:t>
      </w:r>
    </w:p>
    <w:p w14:paraId="7A2CEED4" w14:textId="77777777" w:rsidR="00DB7CD9" w:rsidRDefault="00DB7CD9" w:rsidP="00DB7CD9">
      <w:pPr>
        <w:ind w:left="72" w:firstLine="708"/>
      </w:pPr>
      <w:r w:rsidRPr="004B1959">
        <w:t>[COVERS:</w:t>
      </w:r>
      <w:r w:rsidR="004B1959" w:rsidRPr="004B1959">
        <w:t xml:space="preserve"> DES_TF_G_1362</w:t>
      </w:r>
      <w:r w:rsidRPr="004B1959">
        <w:t>]</w:t>
      </w:r>
    </w:p>
    <w:p w14:paraId="28D328DD" w14:textId="77777777" w:rsidR="00DB7CD9" w:rsidRDefault="00DB7CD9" w:rsidP="00DB7CD9">
      <w:pPr>
        <w:ind w:left="360"/>
        <w:rPr>
          <w:u w:val="single"/>
        </w:rPr>
      </w:pPr>
    </w:p>
    <w:p w14:paraId="47D364DA" w14:textId="77777777" w:rsidR="00DB7CD9" w:rsidRPr="00B347F8" w:rsidRDefault="00DB7CD9" w:rsidP="00DB7CD9">
      <w:pPr>
        <w:pStyle w:val="ListParagraph"/>
        <w:numPr>
          <w:ilvl w:val="0"/>
          <w:numId w:val="23"/>
        </w:numPr>
        <w:rPr>
          <w:u w:val="single"/>
        </w:rPr>
      </w:pPr>
      <w:r w:rsidRPr="00B347F8">
        <w:rPr>
          <w:u w:val="single"/>
        </w:rPr>
        <w:t>Who</w:t>
      </w:r>
      <w:r w:rsidR="00871F8F">
        <w:rPr>
          <w:u w:val="single"/>
        </w:rPr>
        <w:t>:</w:t>
      </w:r>
    </w:p>
    <w:p w14:paraId="13D0CC60" w14:textId="77777777" w:rsidR="00DB7CD9" w:rsidRDefault="00DB7CD9" w:rsidP="00DB7CD9">
      <w:pPr>
        <w:ind w:left="780"/>
      </w:pPr>
      <w:r>
        <w:t>This function shall be called in the ISR context in charge of the capture of ADC channels for the motor current, in order to have the last up to date values for the regulation.</w:t>
      </w:r>
    </w:p>
    <w:p w14:paraId="4C3D35CC" w14:textId="77777777" w:rsidR="00DB7CD9" w:rsidRPr="00731DB1" w:rsidRDefault="00DB7CD9" w:rsidP="00DB7CD9">
      <w:pPr>
        <w:ind w:left="708"/>
      </w:pPr>
    </w:p>
    <w:p w14:paraId="6345B26B" w14:textId="77777777" w:rsidR="00DB7CD9" w:rsidRPr="00B347F8" w:rsidRDefault="00DB7CD9" w:rsidP="00DB7CD9">
      <w:pPr>
        <w:pStyle w:val="ListParagraph"/>
        <w:numPr>
          <w:ilvl w:val="0"/>
          <w:numId w:val="23"/>
        </w:numPr>
        <w:rPr>
          <w:u w:val="single"/>
        </w:rPr>
      </w:pPr>
      <w:r w:rsidRPr="00B347F8">
        <w:rPr>
          <w:u w:val="single"/>
        </w:rPr>
        <w:t>External items used</w:t>
      </w:r>
      <w:r w:rsidR="00871F8F">
        <w:rPr>
          <w:u w:val="single"/>
        </w:rPr>
        <w:t>:</w:t>
      </w:r>
    </w:p>
    <w:p w14:paraId="03DA8E83" w14:textId="77777777" w:rsidR="00DB7CD9" w:rsidRPr="00C31405" w:rsidRDefault="00DB7CD9" w:rsidP="00DB7CD9">
      <w:pPr>
        <w:ind w:left="780"/>
        <w:rPr>
          <w:i/>
        </w:rPr>
      </w:pPr>
      <w:r w:rsidRPr="00C31405">
        <w:rPr>
          <w:i/>
        </w:rPr>
        <w:t>RTE connections</w:t>
      </w:r>
      <w:r w:rsidR="00871F8F">
        <w:rPr>
          <w:i/>
        </w:rPr>
        <w:t>:</w:t>
      </w:r>
    </w:p>
    <w:p w14:paraId="7299F0AF" w14:textId="77777777" w:rsidR="00DB7CD9" w:rsidRDefault="00DB7CD9" w:rsidP="00DB7CD9">
      <w:pPr>
        <w:ind w:left="780"/>
      </w:pPr>
    </w:p>
    <w:p w14:paraId="16B35327" w14:textId="77777777" w:rsidR="00DB7CD9" w:rsidRDefault="00DB7CD9" w:rsidP="00DB7CD9">
      <w:pPr>
        <w:pStyle w:val="RequirementID"/>
        <w:ind w:left="780"/>
      </w:pPr>
      <w:r>
        <w:t>DSG_BFE_</w:t>
      </w:r>
      <w:r w:rsidR="00176BEA">
        <w:t>00042</w:t>
      </w:r>
      <w:r>
        <w:t>:</w:t>
      </w:r>
    </w:p>
    <w:p w14:paraId="7889B018" w14:textId="77777777" w:rsidR="00D1368E" w:rsidRDefault="00DB7CD9" w:rsidP="00DB7CD9">
      <w:pPr>
        <w:ind w:left="780"/>
      </w:pPr>
      <w:r>
        <w:t>This function shall</w:t>
      </w:r>
      <w:r w:rsidR="00D1368E">
        <w:t xml:space="preserve"> access to the motor current in order to update the power stage duty cycle and avoid current peaks.</w:t>
      </w:r>
    </w:p>
    <w:p w14:paraId="55357A02" w14:textId="77777777" w:rsidR="00DB7CD9" w:rsidRDefault="00DB7CD9" w:rsidP="00DB7CD9">
      <w:pPr>
        <w:ind w:left="780"/>
      </w:pPr>
      <w:r>
        <w:t>The following prototype shall be used</w:t>
      </w:r>
      <w:r w:rsidR="00871F8F">
        <w:t>:</w:t>
      </w:r>
    </w:p>
    <w:p w14:paraId="7F969123" w14:textId="77777777" w:rsidR="00DB7CD9" w:rsidRPr="00B426E0" w:rsidRDefault="00DB7CD9" w:rsidP="00DB7CD9">
      <w:pPr>
        <w:ind w:left="780"/>
        <w:rPr>
          <w:rFonts w:ascii="Consolas" w:hAnsi="Consolas" w:cs="Consolas"/>
        </w:rPr>
      </w:pPr>
      <w:r w:rsidRPr="00B426E0">
        <w:rPr>
          <w:rFonts w:ascii="Consolas" w:hAnsi="Consolas" w:cs="Consolas"/>
        </w:rPr>
        <w:t>Rte_Call_pclMotorCurrent_ReadMotorCurrentInmA ( sint32 * ps32MotorCurrent )</w:t>
      </w:r>
    </w:p>
    <w:p w14:paraId="4E4AF9EE" w14:textId="77777777" w:rsidR="00DB7CD9" w:rsidRPr="009E19C4" w:rsidRDefault="00DB7CD9" w:rsidP="00DB7CD9">
      <w:pPr>
        <w:ind w:left="780"/>
        <w:rPr>
          <w:lang w:val="fr-FR"/>
        </w:rPr>
      </w:pPr>
      <w:r w:rsidRPr="009E19C4">
        <w:rPr>
          <w:lang w:val="fr-FR"/>
        </w:rPr>
        <w:t>[COVERS:</w:t>
      </w:r>
      <w:r w:rsidR="00D1368E" w:rsidRPr="009E19C4">
        <w:rPr>
          <w:lang w:val="fr-FR"/>
        </w:rPr>
        <w:t xml:space="preserve"> </w:t>
      </w:r>
      <w:r w:rsidR="004B1959" w:rsidRPr="009E19C4">
        <w:rPr>
          <w:lang w:val="fr-FR"/>
        </w:rPr>
        <w:t>DES_TF_G_1345, DES_TF_G_1346</w:t>
      </w:r>
      <w:r w:rsidRPr="009E19C4">
        <w:rPr>
          <w:lang w:val="fr-FR"/>
        </w:rPr>
        <w:t>]</w:t>
      </w:r>
    </w:p>
    <w:p w14:paraId="2D62F003" w14:textId="77777777" w:rsidR="00DB7CD9" w:rsidRPr="009E19C4" w:rsidRDefault="00DB7CD9" w:rsidP="00D1368E">
      <w:pPr>
        <w:rPr>
          <w:lang w:val="fr-FR"/>
        </w:rPr>
      </w:pPr>
    </w:p>
    <w:p w14:paraId="479E60AE" w14:textId="77777777" w:rsidR="00331564" w:rsidRPr="005070D3" w:rsidRDefault="00331564" w:rsidP="00331564">
      <w:pPr>
        <w:pStyle w:val="RequirementID"/>
        <w:ind w:left="780"/>
        <w:rPr>
          <w:dstrike/>
        </w:rPr>
      </w:pPr>
      <w:r w:rsidRPr="005070D3">
        <w:rPr>
          <w:dstrike/>
        </w:rPr>
        <w:t>DSG_BFE_</w:t>
      </w:r>
      <w:r w:rsidR="00176BEA" w:rsidRPr="005070D3">
        <w:rPr>
          <w:dstrike/>
        </w:rPr>
        <w:t>00043</w:t>
      </w:r>
      <w:r w:rsidRPr="005070D3">
        <w:rPr>
          <w:dstrike/>
        </w:rPr>
        <w:t>:</w:t>
      </w:r>
    </w:p>
    <w:p w14:paraId="21EFD8E4" w14:textId="77777777" w:rsidR="00331564" w:rsidRPr="005070D3" w:rsidRDefault="00331564" w:rsidP="00331564">
      <w:pPr>
        <w:pStyle w:val="ListParagraph"/>
        <w:ind w:left="780"/>
        <w:rPr>
          <w:dstrike/>
        </w:rPr>
      </w:pPr>
      <w:r w:rsidRPr="005070D3">
        <w:rPr>
          <w:dstrike/>
        </w:rPr>
        <w:t>This function shall access to the Pyrotechnical device activation status.</w:t>
      </w:r>
    </w:p>
    <w:p w14:paraId="096068F7" w14:textId="77777777" w:rsidR="00331564" w:rsidRPr="005070D3" w:rsidRDefault="00331564" w:rsidP="00331564">
      <w:pPr>
        <w:pStyle w:val="ListParagraph"/>
        <w:ind w:left="780"/>
        <w:rPr>
          <w:dstrike/>
        </w:rPr>
      </w:pPr>
      <w:r w:rsidRPr="005070D3">
        <w:rPr>
          <w:dstrike/>
        </w:rPr>
        <w:t>The following prototype shall be used</w:t>
      </w:r>
      <w:r w:rsidR="00871F8F" w:rsidRPr="005070D3">
        <w:rPr>
          <w:dstrike/>
        </w:rPr>
        <w:t>:</w:t>
      </w:r>
    </w:p>
    <w:p w14:paraId="52A77FCE" w14:textId="77777777" w:rsidR="00331564" w:rsidRPr="005070D3" w:rsidRDefault="00331564" w:rsidP="00331564">
      <w:pPr>
        <w:pStyle w:val="ListParagraph"/>
        <w:ind w:left="780"/>
        <w:rPr>
          <w:rFonts w:ascii="Consolas" w:hAnsi="Consolas" w:cs="Consolas"/>
          <w:dstrike/>
        </w:rPr>
      </w:pPr>
      <w:r w:rsidRPr="005070D3">
        <w:rPr>
          <w:rFonts w:ascii="Consolas" w:hAnsi="Consolas" w:cs="Consolas"/>
          <w:dstrike/>
          <w:highlight w:val="yellow"/>
        </w:rPr>
        <w:t>Rte_Read_prrXXXXXXXXXXXXXXXXXX( YYYYY )</w:t>
      </w:r>
    </w:p>
    <w:p w14:paraId="7EDEE4E3" w14:textId="77777777" w:rsidR="00331564" w:rsidRPr="00291593" w:rsidRDefault="00331564" w:rsidP="00331564">
      <w:pPr>
        <w:ind w:left="498" w:firstLine="282"/>
      </w:pPr>
      <w:r w:rsidRPr="004B1959">
        <w:t>[COVERS:</w:t>
      </w:r>
      <w:r w:rsidR="004B1959" w:rsidRPr="004B1959">
        <w:t xml:space="preserve"> DES_TF_G_1342, DES_TF_G_1343</w:t>
      </w:r>
      <w:r w:rsidRPr="004B1959">
        <w:t>]</w:t>
      </w:r>
    </w:p>
    <w:p w14:paraId="47FFDD9D" w14:textId="77777777" w:rsidR="00331564" w:rsidRDefault="00331564" w:rsidP="00D1368E"/>
    <w:p w14:paraId="3DE5A155" w14:textId="77777777" w:rsidR="00DB7CD9" w:rsidRDefault="00D1368E" w:rsidP="00DB7CD9">
      <w:pPr>
        <w:pStyle w:val="RequirementID"/>
        <w:ind w:left="780"/>
      </w:pPr>
      <w:r>
        <w:t>DSG_BFE_</w:t>
      </w:r>
      <w:r w:rsidR="00176BEA">
        <w:t>00044</w:t>
      </w:r>
      <w:r w:rsidR="00DB7CD9">
        <w:t>:</w:t>
      </w:r>
    </w:p>
    <w:p w14:paraId="2D6B16CB" w14:textId="77777777" w:rsidR="00DB7CD9" w:rsidRDefault="00DB7CD9" w:rsidP="00DB7CD9">
      <w:pPr>
        <w:ind w:left="780"/>
      </w:pPr>
      <w:r>
        <w:t>This function shall access to the duty cycle applied by the power stage on the motor in order to know the rotation direction and to estimate the battery current.</w:t>
      </w:r>
    </w:p>
    <w:p w14:paraId="00562638" w14:textId="77777777" w:rsidR="00DB7CD9" w:rsidRDefault="00DB7CD9" w:rsidP="00DB7CD9">
      <w:pPr>
        <w:ind w:left="780"/>
      </w:pPr>
      <w:r>
        <w:t>The following prototype shall be used</w:t>
      </w:r>
      <w:r w:rsidR="00871F8F">
        <w:t>:</w:t>
      </w:r>
    </w:p>
    <w:p w14:paraId="0404D5DD" w14:textId="77777777" w:rsidR="006C233A" w:rsidRPr="0004176F" w:rsidRDefault="006C233A" w:rsidP="00DB7CD9">
      <w:pPr>
        <w:ind w:left="780"/>
        <w:rPr>
          <w:rFonts w:ascii="Consolas" w:hAnsi="Consolas" w:cs="Consolas"/>
          <w:highlight w:val="yellow"/>
        </w:rPr>
      </w:pPr>
      <w:r w:rsidRPr="0004176F">
        <w:rPr>
          <w:rFonts w:ascii="Consolas" w:hAnsi="Consolas" w:cs="Consolas"/>
          <w:highlight w:val="yellow"/>
        </w:rPr>
        <w:t>sint16</w:t>
      </w:r>
      <w:r>
        <w:rPr>
          <w:rFonts w:ascii="Consolas" w:hAnsi="Consolas" w:cs="Consolas"/>
        </w:rPr>
        <w:t xml:space="preserve"> </w:t>
      </w:r>
      <w:r w:rsidRPr="006C233A">
        <w:rPr>
          <w:rFonts w:ascii="Consolas" w:hAnsi="Consolas" w:cs="Consolas"/>
        </w:rPr>
        <w:t>Rte_IrvRead_BFE_runExecuteEmergencyBrakingSequence_s16MotorPowerOrder</w:t>
      </w:r>
    </w:p>
    <w:p w14:paraId="488D3682" w14:textId="77777777" w:rsidR="00DB7CD9" w:rsidRPr="009E19C4" w:rsidRDefault="00DB7CD9" w:rsidP="00DB7CD9">
      <w:pPr>
        <w:ind w:left="780"/>
        <w:rPr>
          <w:lang w:val="fr-FR"/>
        </w:rPr>
      </w:pPr>
      <w:r w:rsidRPr="009E19C4">
        <w:rPr>
          <w:lang w:val="fr-FR"/>
        </w:rPr>
        <w:t>[COVERS:</w:t>
      </w:r>
      <w:r w:rsidR="004B1959" w:rsidRPr="009E19C4">
        <w:rPr>
          <w:lang w:val="fr-FR"/>
        </w:rPr>
        <w:t xml:space="preserve"> DES_TF_G_1347, DES_TF_G_1348</w:t>
      </w:r>
      <w:r w:rsidRPr="009E19C4">
        <w:rPr>
          <w:lang w:val="fr-FR"/>
        </w:rPr>
        <w:t>]</w:t>
      </w:r>
    </w:p>
    <w:p w14:paraId="6C70FC6A" w14:textId="77777777" w:rsidR="00DB7CD9" w:rsidRPr="009E19C4" w:rsidRDefault="00DB7CD9" w:rsidP="00DB7CD9">
      <w:pPr>
        <w:ind w:left="780"/>
        <w:rPr>
          <w:lang w:val="fr-FR"/>
        </w:rPr>
      </w:pPr>
    </w:p>
    <w:p w14:paraId="45906ABD" w14:textId="77777777" w:rsidR="00DB7CD9" w:rsidRDefault="00DB7CD9" w:rsidP="00DB7CD9">
      <w:pPr>
        <w:pStyle w:val="RequirementID"/>
        <w:ind w:left="780"/>
      </w:pPr>
      <w:r>
        <w:t>DSG_BFE_</w:t>
      </w:r>
      <w:r w:rsidR="00176BEA">
        <w:t>00045</w:t>
      </w:r>
      <w:r>
        <w:t>:</w:t>
      </w:r>
    </w:p>
    <w:p w14:paraId="505BB4CB" w14:textId="77777777" w:rsidR="00DB7CD9" w:rsidRDefault="00DB7CD9" w:rsidP="00DB7CD9">
      <w:pPr>
        <w:ind w:left="780"/>
      </w:pPr>
      <w:r>
        <w:t>This function shall send to the lower layers the consigns that shall be applied on the Half Bridges stage and on the boost stage.</w:t>
      </w:r>
    </w:p>
    <w:p w14:paraId="6933AB4E" w14:textId="77777777" w:rsidR="00DB7CD9" w:rsidRDefault="00DB7CD9" w:rsidP="00DB7CD9">
      <w:pPr>
        <w:ind w:left="780"/>
      </w:pPr>
      <w:r>
        <w:t>The following prototype shall be used</w:t>
      </w:r>
      <w:r w:rsidR="00871F8F">
        <w:t>:</w:t>
      </w:r>
    </w:p>
    <w:p w14:paraId="7E3FCE30" w14:textId="77777777" w:rsidR="00DB7CD9" w:rsidRPr="00B426E0" w:rsidRDefault="00DB7CD9" w:rsidP="009E056A">
      <w:pPr>
        <w:ind w:left="780"/>
        <w:jc w:val="left"/>
        <w:rPr>
          <w:rFonts w:ascii="Consolas" w:hAnsi="Consolas" w:cs="Consolas"/>
        </w:rPr>
      </w:pPr>
      <w:r w:rsidRPr="005070D3">
        <w:rPr>
          <w:rFonts w:ascii="Consolas" w:hAnsi="Consolas" w:cs="Consolas"/>
        </w:rPr>
        <w:t xml:space="preserve">Rte_Call_pclMotorPowerOrder_SetPowerOrder </w:t>
      </w:r>
      <w:r w:rsidR="009E056A">
        <w:rPr>
          <w:rFonts w:ascii="Consolas" w:hAnsi="Consolas" w:cs="Consolas"/>
        </w:rPr>
        <w:t>(</w:t>
      </w:r>
      <w:r w:rsidR="009E056A" w:rsidRPr="009E056A">
        <w:rPr>
          <w:rFonts w:ascii="Consolas" w:hAnsi="Consolas" w:cs="Consolas"/>
        </w:rPr>
        <w:t>s16Motor</w:t>
      </w:r>
      <w:r w:rsidR="009E056A">
        <w:rPr>
          <w:rFonts w:ascii="Consolas" w:hAnsi="Consolas" w:cs="Consolas"/>
        </w:rPr>
        <w:t>PowerOrder, b8HighPowerStepSet, u16BoostDutyCycle)</w:t>
      </w:r>
    </w:p>
    <w:p w14:paraId="70D5F521" w14:textId="77777777" w:rsidR="00DB7CD9" w:rsidRPr="009E19C4" w:rsidRDefault="00DB7CD9" w:rsidP="00DB7CD9">
      <w:pPr>
        <w:ind w:left="780"/>
        <w:rPr>
          <w:lang w:val="fr-FR"/>
        </w:rPr>
      </w:pPr>
      <w:r w:rsidRPr="009E19C4">
        <w:rPr>
          <w:lang w:val="fr-FR"/>
        </w:rPr>
        <w:t>[COVERS:</w:t>
      </w:r>
      <w:r w:rsidR="004B1959" w:rsidRPr="009E19C4">
        <w:rPr>
          <w:lang w:val="fr-FR"/>
        </w:rPr>
        <w:t xml:space="preserve"> DES_TF_G_1353, DES_TF_G_1354, DES_TF_G_1357, DES_TF_G_1358</w:t>
      </w:r>
      <w:r w:rsidRPr="009E19C4">
        <w:rPr>
          <w:lang w:val="fr-FR"/>
        </w:rPr>
        <w:t>]</w:t>
      </w:r>
    </w:p>
    <w:p w14:paraId="5B29F031" w14:textId="77777777" w:rsidR="00DB7CD9" w:rsidRDefault="00DB7CD9" w:rsidP="00DB7CD9">
      <w:pPr>
        <w:ind w:left="780"/>
        <w:rPr>
          <w:lang w:val="fr-FR"/>
        </w:rPr>
      </w:pPr>
    </w:p>
    <w:p w14:paraId="72F075B8" w14:textId="77777777" w:rsidR="00F835C9" w:rsidRPr="005116CB" w:rsidRDefault="00F835C9" w:rsidP="00F835C9">
      <w:pPr>
        <w:pStyle w:val="RequirementID"/>
        <w:ind w:left="780"/>
      </w:pPr>
      <w:r>
        <w:t>DSG_BFE_01001:</w:t>
      </w:r>
    </w:p>
    <w:p w14:paraId="0DE0FF98" w14:textId="77777777" w:rsidR="00F835C9" w:rsidRDefault="00F835C9" w:rsidP="00F835C9">
      <w:pPr>
        <w:ind w:left="780"/>
      </w:pPr>
      <w:r>
        <w:t xml:space="preserve">This function shall </w:t>
      </w:r>
      <w:r w:rsidR="006C233A">
        <w:t xml:space="preserve">have to update </w:t>
      </w:r>
      <w:r>
        <w:t>the “</w:t>
      </w:r>
      <w:r w:rsidR="00751379">
        <w:t>motor stage status</w:t>
      </w:r>
      <w:r>
        <w:t>” (BFE internal runnable variable) to deactivate the belt function</w:t>
      </w:r>
      <w:r w:rsidR="00751379">
        <w:t xml:space="preserve"> execution</w:t>
      </w:r>
      <w:r>
        <w:t>.</w:t>
      </w:r>
    </w:p>
    <w:p w14:paraId="0BBA257E" w14:textId="77777777" w:rsidR="006C233A" w:rsidRDefault="006C233A" w:rsidP="00F835C9">
      <w:pPr>
        <w:ind w:left="780"/>
      </w:pPr>
    </w:p>
    <w:p w14:paraId="7F3CF9E2" w14:textId="77777777" w:rsidR="00F835C9" w:rsidRDefault="00F835C9" w:rsidP="00F835C9">
      <w:pPr>
        <w:ind w:left="780"/>
      </w:pPr>
      <w:r>
        <w:t>The following prototype shall be used:</w:t>
      </w:r>
    </w:p>
    <w:p w14:paraId="614B4C42" w14:textId="77777777" w:rsidR="00F835C9" w:rsidRDefault="006C233A" w:rsidP="00F835C9">
      <w:pPr>
        <w:ind w:left="780"/>
        <w:rPr>
          <w:rFonts w:ascii="Consolas" w:hAnsi="Consolas" w:cs="Consolas"/>
          <w:highlight w:val="yellow"/>
        </w:rPr>
      </w:pPr>
      <w:r>
        <w:rPr>
          <w:rFonts w:ascii="Consolas" w:hAnsi="Consolas" w:cs="Consolas"/>
        </w:rPr>
        <w:t xml:space="preserve">uint8 </w:t>
      </w:r>
      <w:r w:rsidRPr="006C233A">
        <w:rPr>
          <w:rFonts w:ascii="Consolas" w:hAnsi="Consolas" w:cs="Consolas"/>
        </w:rPr>
        <w:t>Rte_IrvRead_BFE_runExecuteEmergencyBrakingSequence_u8MotorStageStatus</w:t>
      </w:r>
      <w:r w:rsidR="00F835C9" w:rsidRPr="0004176F">
        <w:rPr>
          <w:rFonts w:ascii="Consolas" w:hAnsi="Consolas" w:cs="Consolas"/>
          <w:highlight w:val="yellow"/>
        </w:rPr>
        <w:t xml:space="preserve"> </w:t>
      </w:r>
    </w:p>
    <w:p w14:paraId="20B9753E" w14:textId="77777777" w:rsidR="006C233A" w:rsidRPr="0004176F" w:rsidRDefault="006C233A" w:rsidP="00F835C9">
      <w:pPr>
        <w:ind w:left="780"/>
        <w:rPr>
          <w:rFonts w:ascii="Consolas" w:hAnsi="Consolas" w:cs="Consolas"/>
          <w:highlight w:val="yellow"/>
        </w:rPr>
      </w:pPr>
      <w:r>
        <w:rPr>
          <w:rFonts w:ascii="Consolas" w:hAnsi="Consolas" w:cs="Consolas"/>
        </w:rPr>
        <w:t xml:space="preserve">uint8 </w:t>
      </w:r>
      <w:r w:rsidRPr="006C233A">
        <w:rPr>
          <w:rFonts w:ascii="Consolas" w:hAnsi="Consolas" w:cs="Consolas"/>
        </w:rPr>
        <w:t>Rte_IrvWrite_BFE_runExecuteEmergencyBrakingSequence_u8MotorStageStatus</w:t>
      </w:r>
    </w:p>
    <w:p w14:paraId="05D38945" w14:textId="77777777" w:rsidR="00F835C9" w:rsidRDefault="00F835C9" w:rsidP="00F835C9">
      <w:pPr>
        <w:ind w:left="498" w:firstLine="282"/>
        <w:rPr>
          <w:lang w:val="fr-FR"/>
        </w:rPr>
      </w:pPr>
      <w:r w:rsidRPr="005070D3">
        <w:rPr>
          <w:lang w:val="en-US"/>
        </w:rPr>
        <w:t xml:space="preserve"> </w:t>
      </w:r>
      <w:r w:rsidRPr="0015491B">
        <w:rPr>
          <w:lang w:val="fr-FR"/>
        </w:rPr>
        <w:t>[COVERS: DES_TF_G_1342, DES_TF_G_1343]</w:t>
      </w:r>
    </w:p>
    <w:p w14:paraId="1F45C2F5" w14:textId="77777777" w:rsidR="00F835C9" w:rsidRPr="009E19C4" w:rsidRDefault="00F835C9" w:rsidP="00DB7CD9">
      <w:pPr>
        <w:ind w:left="780"/>
        <w:rPr>
          <w:lang w:val="fr-FR"/>
        </w:rPr>
      </w:pPr>
    </w:p>
    <w:p w14:paraId="5254EEE5" w14:textId="77777777" w:rsidR="00DB7CD9" w:rsidRPr="00C31405" w:rsidRDefault="00DB7CD9" w:rsidP="00DB7CD9">
      <w:pPr>
        <w:ind w:left="780"/>
        <w:rPr>
          <w:i/>
        </w:rPr>
      </w:pPr>
      <w:r w:rsidRPr="00C31405">
        <w:rPr>
          <w:i/>
        </w:rPr>
        <w:t>POST BUILD parameters</w:t>
      </w:r>
      <w:r w:rsidR="00871F8F">
        <w:rPr>
          <w:i/>
        </w:rPr>
        <w:t>:</w:t>
      </w:r>
    </w:p>
    <w:p w14:paraId="1F5DA262" w14:textId="77777777" w:rsidR="00DB7CD9" w:rsidRDefault="00DB7CD9" w:rsidP="00DB7CD9">
      <w:pPr>
        <w:ind w:left="432" w:firstLine="348"/>
      </w:pPr>
    </w:p>
    <w:p w14:paraId="662B3F40" w14:textId="77777777" w:rsidR="002815CE" w:rsidRDefault="003E02E4" w:rsidP="003E02E4">
      <w:pPr>
        <w:ind w:left="780"/>
      </w:pPr>
      <w:r>
        <w:t>2 look-up table</w:t>
      </w:r>
      <w:r w:rsidR="00740D19">
        <w:t>s</w:t>
      </w:r>
      <w:r>
        <w:t xml:space="preserve"> are in</w:t>
      </w:r>
      <w:r w:rsidR="002815CE">
        <w:t>volved in this motor command regulation</w:t>
      </w:r>
      <w:r>
        <w:t>. A look up table is defined by 2 arrays</w:t>
      </w:r>
      <w:r w:rsidR="00871F8F">
        <w:t>:</w:t>
      </w:r>
      <w:r>
        <w:t xml:space="preserve"> the array for X axis and the array for coefficient that shall be applied. A linear interpolation will be performed between each points defined in this look up table. The X array shall be filled from the lower value to the higher value.</w:t>
      </w:r>
    </w:p>
    <w:p w14:paraId="24265630" w14:textId="77777777" w:rsidR="003E02E4" w:rsidRDefault="003E02E4" w:rsidP="002815CE">
      <w:pPr>
        <w:ind w:left="432" w:firstLine="348"/>
      </w:pPr>
    </w:p>
    <w:p w14:paraId="6DC54467" w14:textId="77777777" w:rsidR="003E02E4" w:rsidRDefault="003E02E4" w:rsidP="002815CE">
      <w:pPr>
        <w:ind w:left="432" w:firstLine="348"/>
      </w:pPr>
      <w:r>
        <w:t>First look up table is defined to adapt the consign in function of the motor current measured:</w:t>
      </w:r>
    </w:p>
    <w:p w14:paraId="43DE22DF" w14:textId="77777777" w:rsidR="003E02E4" w:rsidRDefault="003E02E4" w:rsidP="003E02E4">
      <w:pPr>
        <w:pStyle w:val="RequirementID"/>
        <w:ind w:left="780"/>
      </w:pPr>
      <w:r>
        <w:t>DSG_BFE_</w:t>
      </w:r>
      <w:r w:rsidR="00176BEA">
        <w:t>00046</w:t>
      </w:r>
      <w:r>
        <w:t>:</w:t>
      </w:r>
    </w:p>
    <w:p w14:paraId="3BEC9DCD" w14:textId="77777777" w:rsidR="003E02E4" w:rsidRDefault="003E02E4" w:rsidP="003E02E4">
      <w:pPr>
        <w:ind w:left="780"/>
      </w:pPr>
      <w:r>
        <w:t xml:space="preserve">This function shall access to the </w:t>
      </w:r>
      <w:r w:rsidR="00713460">
        <w:t>parameter</w:t>
      </w:r>
      <w:r w:rsidR="00871F8F">
        <w:t>:</w:t>
      </w:r>
      <w:r>
        <w:t xml:space="preserve"> NVP_au16_PyroSequ_MotorCurrent_X</w:t>
      </w:r>
      <w:r w:rsidR="00713460">
        <w:t>points</w:t>
      </w:r>
    </w:p>
    <w:p w14:paraId="7F6EA4AD" w14:textId="77777777" w:rsidR="003E02E4" w:rsidRPr="003E02E4" w:rsidRDefault="003E02E4" w:rsidP="003E02E4">
      <w:pPr>
        <w:ind w:left="780"/>
        <w:rPr>
          <w:rFonts w:ascii="Consolas" w:hAnsi="Consolas" w:cs="Consolas"/>
        </w:rPr>
      </w:pPr>
      <w:r>
        <w:t>This size of this table is 3</w:t>
      </w:r>
      <w:r w:rsidR="00713460">
        <w:t xml:space="preserve"> (size not configurable)</w:t>
      </w:r>
      <w:r>
        <w:t>.</w:t>
      </w:r>
    </w:p>
    <w:p w14:paraId="52B06D91" w14:textId="77777777" w:rsidR="003E02E4" w:rsidRDefault="003E02E4" w:rsidP="003E02E4">
      <w:pPr>
        <w:ind w:left="780"/>
      </w:pPr>
      <w:r w:rsidRPr="004B1959">
        <w:t>[COVERS: DES_TF_G_13</w:t>
      </w:r>
      <w:r w:rsidR="00713460">
        <w:t>71</w:t>
      </w:r>
      <w:r w:rsidRPr="004B1959">
        <w:t>]</w:t>
      </w:r>
    </w:p>
    <w:p w14:paraId="55684318" w14:textId="77777777" w:rsidR="002815CE" w:rsidRDefault="002815CE" w:rsidP="002815CE">
      <w:pPr>
        <w:ind w:left="432" w:firstLine="348"/>
      </w:pPr>
    </w:p>
    <w:p w14:paraId="1BE2CD62" w14:textId="77777777" w:rsidR="00713460" w:rsidRDefault="00713460" w:rsidP="00713460">
      <w:pPr>
        <w:pStyle w:val="RequirementID"/>
        <w:ind w:left="780"/>
      </w:pPr>
      <w:r>
        <w:t>DSG_BFE_</w:t>
      </w:r>
      <w:r w:rsidR="00176BEA">
        <w:t>00047</w:t>
      </w:r>
      <w:r>
        <w:t>:</w:t>
      </w:r>
    </w:p>
    <w:p w14:paraId="66EDDE06" w14:textId="77777777" w:rsidR="00713460" w:rsidRDefault="00713460" w:rsidP="00713460">
      <w:pPr>
        <w:ind w:left="780"/>
      </w:pPr>
      <w:r>
        <w:t>This function shall access to the parameter</w:t>
      </w:r>
      <w:r w:rsidR="00871F8F">
        <w:t>:</w:t>
      </w:r>
      <w:r>
        <w:t xml:space="preserve"> NVP_au8_PyroSequ_MotorCurrent_Ypoints</w:t>
      </w:r>
    </w:p>
    <w:p w14:paraId="4E6B7993" w14:textId="77777777" w:rsidR="00713460" w:rsidRPr="003E02E4" w:rsidRDefault="00713460" w:rsidP="00713460">
      <w:pPr>
        <w:ind w:left="780"/>
        <w:rPr>
          <w:rFonts w:ascii="Consolas" w:hAnsi="Consolas" w:cs="Consolas"/>
        </w:rPr>
      </w:pPr>
      <w:r>
        <w:t>This size of this table is 3 (size not configurable).</w:t>
      </w:r>
    </w:p>
    <w:p w14:paraId="0C23DDBD" w14:textId="77777777" w:rsidR="00713460" w:rsidRDefault="00713460" w:rsidP="00713460">
      <w:pPr>
        <w:ind w:left="780"/>
      </w:pPr>
      <w:r w:rsidRPr="004B1959">
        <w:t>[COVERS: DES_TF_G_13</w:t>
      </w:r>
      <w:r>
        <w:t>71</w:t>
      </w:r>
      <w:r w:rsidRPr="004B1959">
        <w:t>]</w:t>
      </w:r>
    </w:p>
    <w:p w14:paraId="56FE4D43" w14:textId="77777777" w:rsidR="00713460" w:rsidRDefault="00713460" w:rsidP="002815CE">
      <w:pPr>
        <w:ind w:left="432" w:firstLine="348"/>
      </w:pPr>
    </w:p>
    <w:p w14:paraId="74E6E69E" w14:textId="77777777" w:rsidR="00713460" w:rsidRDefault="00713460" w:rsidP="00713460">
      <w:pPr>
        <w:ind w:left="432" w:firstLine="348"/>
      </w:pPr>
      <w:r>
        <w:t>Second look up table is defined to adapt the consign in function of the battery current estimated:</w:t>
      </w:r>
    </w:p>
    <w:p w14:paraId="592A2F16" w14:textId="77777777" w:rsidR="00713460" w:rsidRDefault="00713460" w:rsidP="00713460">
      <w:pPr>
        <w:pStyle w:val="RequirementID"/>
        <w:ind w:left="780"/>
      </w:pPr>
      <w:r>
        <w:t>DSG_BFE_</w:t>
      </w:r>
      <w:r w:rsidR="00176BEA">
        <w:t>00048</w:t>
      </w:r>
      <w:r>
        <w:t>:</w:t>
      </w:r>
    </w:p>
    <w:p w14:paraId="425D4A37" w14:textId="77777777" w:rsidR="00713460" w:rsidRDefault="00713460" w:rsidP="00713460">
      <w:pPr>
        <w:ind w:left="780"/>
      </w:pPr>
      <w:r>
        <w:t>This function shall access to the parameter</w:t>
      </w:r>
      <w:r w:rsidR="00871F8F">
        <w:t>:</w:t>
      </w:r>
      <w:r>
        <w:t xml:space="preserve"> NVP_au16_PyroSequ_BattCurrent_Xpoints</w:t>
      </w:r>
    </w:p>
    <w:p w14:paraId="0FF4F70D" w14:textId="77777777" w:rsidR="00713460" w:rsidRPr="003E02E4" w:rsidRDefault="00713460" w:rsidP="00713460">
      <w:pPr>
        <w:ind w:left="780"/>
        <w:rPr>
          <w:rFonts w:ascii="Consolas" w:hAnsi="Consolas" w:cs="Consolas"/>
        </w:rPr>
      </w:pPr>
      <w:r>
        <w:t>This size of this table is 3 (size not configurable).</w:t>
      </w:r>
    </w:p>
    <w:p w14:paraId="43B663BF" w14:textId="77777777" w:rsidR="00713460" w:rsidRDefault="00713460" w:rsidP="00713460">
      <w:pPr>
        <w:ind w:left="780"/>
      </w:pPr>
      <w:r w:rsidRPr="004B1959">
        <w:t>[COVERS: DES_TF_G_13</w:t>
      </w:r>
      <w:r>
        <w:t>71</w:t>
      </w:r>
      <w:r w:rsidRPr="004B1959">
        <w:t>]</w:t>
      </w:r>
    </w:p>
    <w:p w14:paraId="471D6ECD" w14:textId="77777777" w:rsidR="00713460" w:rsidRDefault="00713460" w:rsidP="00713460">
      <w:pPr>
        <w:ind w:left="432" w:firstLine="348"/>
      </w:pPr>
    </w:p>
    <w:p w14:paraId="4F309533" w14:textId="77777777" w:rsidR="00713460" w:rsidRDefault="00713460" w:rsidP="00713460">
      <w:pPr>
        <w:pStyle w:val="RequirementID"/>
        <w:ind w:left="780"/>
      </w:pPr>
      <w:r>
        <w:t>DSG_BFE_</w:t>
      </w:r>
      <w:r w:rsidR="00176BEA">
        <w:t>00049</w:t>
      </w:r>
      <w:r>
        <w:t>:</w:t>
      </w:r>
    </w:p>
    <w:p w14:paraId="15D8A07E" w14:textId="77777777" w:rsidR="00713460" w:rsidRDefault="00713460" w:rsidP="00713460">
      <w:pPr>
        <w:ind w:left="780"/>
      </w:pPr>
      <w:r>
        <w:t>This function shall access to the parameter</w:t>
      </w:r>
      <w:r w:rsidR="00871F8F">
        <w:t>:</w:t>
      </w:r>
      <w:r>
        <w:t xml:space="preserve"> NVP_au8_PyroSequ_BattCurrent_Ypoints</w:t>
      </w:r>
    </w:p>
    <w:p w14:paraId="3291C8E2" w14:textId="77777777" w:rsidR="00713460" w:rsidRPr="003E02E4" w:rsidRDefault="00713460" w:rsidP="00713460">
      <w:pPr>
        <w:ind w:left="780"/>
        <w:rPr>
          <w:rFonts w:ascii="Consolas" w:hAnsi="Consolas" w:cs="Consolas"/>
        </w:rPr>
      </w:pPr>
      <w:r>
        <w:t>This size of this table is 3 (size not configurable).</w:t>
      </w:r>
    </w:p>
    <w:p w14:paraId="1DD4480A" w14:textId="77777777" w:rsidR="00713460" w:rsidRDefault="00713460" w:rsidP="00713460">
      <w:pPr>
        <w:ind w:left="780"/>
      </w:pPr>
      <w:r w:rsidRPr="004B1959">
        <w:t>[COVERS: DES_TF_G_13</w:t>
      </w:r>
      <w:r>
        <w:t>71</w:t>
      </w:r>
      <w:r w:rsidRPr="004B1959">
        <w:t>]</w:t>
      </w:r>
    </w:p>
    <w:p w14:paraId="73DC7B7A" w14:textId="77777777" w:rsidR="00713460" w:rsidRPr="00DB7CD9" w:rsidRDefault="00713460" w:rsidP="002815CE">
      <w:pPr>
        <w:ind w:left="432" w:firstLine="348"/>
      </w:pPr>
    </w:p>
    <w:p w14:paraId="6C79DAF9" w14:textId="77777777" w:rsidR="00DB7CD9" w:rsidRDefault="00DB7CD9" w:rsidP="00DB7CD9">
      <w:pPr>
        <w:ind w:left="360"/>
        <w:rPr>
          <w:u w:val="single"/>
        </w:rPr>
      </w:pPr>
    </w:p>
    <w:p w14:paraId="19D272C7" w14:textId="77777777" w:rsidR="00DB7CD9" w:rsidRPr="00B347F8" w:rsidRDefault="00DB7CD9" w:rsidP="00DB7CD9">
      <w:pPr>
        <w:pStyle w:val="ListParagraph"/>
        <w:numPr>
          <w:ilvl w:val="0"/>
          <w:numId w:val="23"/>
        </w:numPr>
        <w:rPr>
          <w:u w:val="single"/>
        </w:rPr>
      </w:pPr>
      <w:r w:rsidRPr="00B347F8">
        <w:rPr>
          <w:u w:val="single"/>
        </w:rPr>
        <w:t>Returned values</w:t>
      </w:r>
      <w:r w:rsidR="00871F8F">
        <w:rPr>
          <w:u w:val="single"/>
        </w:rPr>
        <w:t>:</w:t>
      </w:r>
    </w:p>
    <w:p w14:paraId="3989FA8F" w14:textId="77777777" w:rsidR="00DB7CD9" w:rsidRDefault="00DB7CD9" w:rsidP="00DB7CD9">
      <w:pPr>
        <w:ind w:left="72" w:firstLine="708"/>
      </w:pPr>
      <w:r>
        <w:t>No returned value.</w:t>
      </w:r>
    </w:p>
    <w:p w14:paraId="7D5E179D" w14:textId="77777777" w:rsidR="00DB7CD9" w:rsidRDefault="00DB7CD9" w:rsidP="00DB7CD9">
      <w:pPr>
        <w:ind w:firstLine="708"/>
      </w:pPr>
    </w:p>
    <w:p w14:paraId="1DBCCFCF" w14:textId="77777777" w:rsidR="00DB7CD9" w:rsidRDefault="00DB7CD9" w:rsidP="00DB7CD9">
      <w:pPr>
        <w:pStyle w:val="ListParagraph"/>
        <w:numPr>
          <w:ilvl w:val="0"/>
          <w:numId w:val="23"/>
        </w:numPr>
        <w:rPr>
          <w:u w:val="single"/>
        </w:rPr>
      </w:pPr>
      <w:r w:rsidRPr="00B347F8">
        <w:rPr>
          <w:u w:val="single"/>
        </w:rPr>
        <w:t>Constraints</w:t>
      </w:r>
      <w:r w:rsidR="00871F8F">
        <w:rPr>
          <w:u w:val="single"/>
        </w:rPr>
        <w:t>:</w:t>
      </w:r>
    </w:p>
    <w:p w14:paraId="6F7CEFB8" w14:textId="77777777" w:rsidR="00DB7CD9" w:rsidRDefault="00DB7CD9" w:rsidP="00DB7CD9">
      <w:pPr>
        <w:pStyle w:val="RequirementID"/>
        <w:ind w:left="780"/>
      </w:pPr>
      <w:r>
        <w:t>DSG_BFE_</w:t>
      </w:r>
      <w:r w:rsidR="00176BEA">
        <w:t>00050</w:t>
      </w:r>
      <w:r>
        <w:t>:</w:t>
      </w:r>
    </w:p>
    <w:p w14:paraId="2705568A" w14:textId="77777777" w:rsidR="00DB7CD9" w:rsidRDefault="00DB7CD9" w:rsidP="00DB7CD9">
      <w:pPr>
        <w:pStyle w:val="ListParagraph"/>
        <w:ind w:left="780"/>
      </w:pPr>
      <w:r>
        <w:t>This function shall only perform his job if the following conditions are fulfilled</w:t>
      </w:r>
      <w:r w:rsidR="00871F8F">
        <w:t>:</w:t>
      </w:r>
    </w:p>
    <w:p w14:paraId="12D5A6CE" w14:textId="77777777" w:rsidR="00DB7CD9" w:rsidRPr="00731DB1" w:rsidRDefault="00DB7CD9" w:rsidP="00DB7CD9">
      <w:pPr>
        <w:pStyle w:val="ListParagraph"/>
        <w:numPr>
          <w:ilvl w:val="0"/>
          <w:numId w:val="33"/>
        </w:numPr>
      </w:pPr>
      <w:r>
        <w:t>Pyro detected as triggered</w:t>
      </w:r>
    </w:p>
    <w:p w14:paraId="296CE8EE" w14:textId="77777777" w:rsidR="00DB7CD9" w:rsidRPr="009E19C4" w:rsidRDefault="00DB7CD9" w:rsidP="00DB7CD9">
      <w:pPr>
        <w:pStyle w:val="ListParagraph"/>
        <w:ind w:left="780"/>
        <w:rPr>
          <w:lang w:val="fr-FR"/>
        </w:rPr>
      </w:pPr>
      <w:r w:rsidRPr="009E19C4">
        <w:rPr>
          <w:lang w:val="fr-FR"/>
        </w:rPr>
        <w:t>[COVERS:</w:t>
      </w:r>
      <w:r w:rsidR="00856B7A" w:rsidRPr="009E19C4">
        <w:rPr>
          <w:lang w:val="fr-FR"/>
        </w:rPr>
        <w:t xml:space="preserve"> DES_TF_G_1363, DES_TF_G_1364</w:t>
      </w:r>
      <w:r w:rsidRPr="009E19C4">
        <w:rPr>
          <w:lang w:val="fr-FR"/>
        </w:rPr>
        <w:t>]</w:t>
      </w:r>
    </w:p>
    <w:p w14:paraId="5230BFDC" w14:textId="77777777" w:rsidR="00DB7CD9" w:rsidRPr="009E19C4" w:rsidRDefault="00DB7CD9" w:rsidP="00DB7CD9">
      <w:pPr>
        <w:rPr>
          <w:lang w:val="fr-FR"/>
        </w:rPr>
      </w:pPr>
    </w:p>
    <w:p w14:paraId="333D4D1D" w14:textId="77777777" w:rsidR="006B59B2" w:rsidRDefault="006B59B2" w:rsidP="006B59B2">
      <w:pPr>
        <w:rPr>
          <w:lang w:val="fr-FR"/>
        </w:rPr>
      </w:pPr>
    </w:p>
    <w:p w14:paraId="51C4247B" w14:textId="77777777" w:rsidR="00740D19" w:rsidRDefault="00740D19" w:rsidP="00740D19">
      <w:pPr>
        <w:pStyle w:val="Heading3"/>
      </w:pPr>
      <w:bookmarkStart w:id="139" w:name="_Toc396742498"/>
      <w:r>
        <w:t xml:space="preserve">Function </w:t>
      </w:r>
      <w:r w:rsidRPr="00740D19">
        <w:rPr>
          <w:i/>
        </w:rPr>
        <w:t>BFE_runResetMotorStageStatus</w:t>
      </w:r>
      <w:bookmarkEnd w:id="139"/>
    </w:p>
    <w:p w14:paraId="6CB85F71" w14:textId="77777777" w:rsidR="00740D19" w:rsidRDefault="00740D19" w:rsidP="00740D19">
      <w:pPr>
        <w:pStyle w:val="ListParagraph"/>
        <w:numPr>
          <w:ilvl w:val="0"/>
          <w:numId w:val="23"/>
        </w:numPr>
        <w:rPr>
          <w:u w:val="single"/>
        </w:rPr>
      </w:pPr>
      <w:r w:rsidRPr="00B347F8">
        <w:rPr>
          <w:u w:val="single"/>
        </w:rPr>
        <w:t>Object</w:t>
      </w:r>
      <w:r>
        <w:rPr>
          <w:u w:val="single"/>
        </w:rPr>
        <w:t>:</w:t>
      </w:r>
    </w:p>
    <w:p w14:paraId="78326D4E" w14:textId="77777777" w:rsidR="00740D19" w:rsidRPr="005116CB" w:rsidRDefault="00740D19" w:rsidP="00740D19">
      <w:pPr>
        <w:pStyle w:val="RequirementID"/>
        <w:ind w:left="780"/>
      </w:pPr>
      <w:r>
        <w:t>DSG_BFE_00</w:t>
      </w:r>
      <w:r w:rsidR="005073BF">
        <w:t>175</w:t>
      </w:r>
      <w:r>
        <w:t>:</w:t>
      </w:r>
    </w:p>
    <w:p w14:paraId="419841E5" w14:textId="77777777" w:rsidR="00740D19" w:rsidRDefault="00740D19" w:rsidP="00740D19">
      <w:pPr>
        <w:pStyle w:val="ListParagraph"/>
        <w:ind w:left="780"/>
      </w:pPr>
      <w:r>
        <w:t xml:space="preserve">The aim of this function is to </w:t>
      </w:r>
      <w:r w:rsidR="00C14FB5">
        <w:t xml:space="preserve">reset the </w:t>
      </w:r>
      <w:r w:rsidR="000C18DD">
        <w:t>“</w:t>
      </w:r>
      <w:r w:rsidR="00C14FB5">
        <w:t>motor stage status</w:t>
      </w:r>
      <w:r w:rsidR="000C18DD">
        <w:t>”</w:t>
      </w:r>
      <w:r w:rsidR="00C14FB5">
        <w:t xml:space="preserve"> </w:t>
      </w:r>
      <w:r w:rsidR="000C18DD">
        <w:t>(BFE internal runnable variable)</w:t>
      </w:r>
      <w:r>
        <w:t>.</w:t>
      </w:r>
    </w:p>
    <w:p w14:paraId="0924D213" w14:textId="77777777" w:rsidR="00740D19" w:rsidRPr="005070D3" w:rsidRDefault="00740D19" w:rsidP="00740D19">
      <w:pPr>
        <w:ind w:left="72" w:firstLine="708"/>
        <w:rPr>
          <w:lang w:val="fr-FR"/>
        </w:rPr>
      </w:pPr>
      <w:r w:rsidRPr="005070D3">
        <w:rPr>
          <w:lang w:val="fr-FR"/>
        </w:rPr>
        <w:t>[COVERS:]</w:t>
      </w:r>
    </w:p>
    <w:p w14:paraId="649BDB3F" w14:textId="77777777" w:rsidR="00740D19" w:rsidRDefault="00740D19" w:rsidP="00740D19">
      <w:pPr>
        <w:ind w:left="72" w:firstLine="708"/>
        <w:rPr>
          <w:lang w:val="fr-FR"/>
        </w:rPr>
      </w:pPr>
    </w:p>
    <w:p w14:paraId="4A36F081" w14:textId="77777777" w:rsidR="00740D19" w:rsidRPr="00B347F8" w:rsidRDefault="00740D19" w:rsidP="00740D19">
      <w:pPr>
        <w:pStyle w:val="ListParagraph"/>
        <w:numPr>
          <w:ilvl w:val="0"/>
          <w:numId w:val="23"/>
        </w:numPr>
        <w:rPr>
          <w:u w:val="single"/>
        </w:rPr>
      </w:pPr>
      <w:r w:rsidRPr="00B347F8">
        <w:rPr>
          <w:u w:val="single"/>
        </w:rPr>
        <w:lastRenderedPageBreak/>
        <w:t>Entering and outgoing parameters:</w:t>
      </w:r>
    </w:p>
    <w:p w14:paraId="38B55EEE" w14:textId="77777777" w:rsidR="00740D19" w:rsidRDefault="000C18DD" w:rsidP="00740D19">
      <w:pPr>
        <w:ind w:left="498" w:firstLine="282"/>
      </w:pPr>
      <w:r>
        <w:t>No</w:t>
      </w:r>
      <w:r w:rsidR="00740D19">
        <w:t xml:space="preserve"> parameters.</w:t>
      </w:r>
    </w:p>
    <w:p w14:paraId="210790AD" w14:textId="77777777" w:rsidR="00740D19" w:rsidRDefault="00740D19" w:rsidP="00740D19">
      <w:pPr>
        <w:ind w:left="426"/>
      </w:pPr>
    </w:p>
    <w:p w14:paraId="3A4609E0" w14:textId="77777777" w:rsidR="00740D19" w:rsidRDefault="00740D19" w:rsidP="00740D19">
      <w:pPr>
        <w:pStyle w:val="ListParagraph"/>
        <w:numPr>
          <w:ilvl w:val="0"/>
          <w:numId w:val="23"/>
        </w:numPr>
        <w:rPr>
          <w:u w:val="single"/>
        </w:rPr>
      </w:pPr>
      <w:r w:rsidRPr="00B347F8">
        <w:rPr>
          <w:u w:val="single"/>
        </w:rPr>
        <w:t>Dynamic aspect</w:t>
      </w:r>
      <w:r>
        <w:rPr>
          <w:u w:val="single"/>
        </w:rPr>
        <w:t>:</w:t>
      </w:r>
    </w:p>
    <w:p w14:paraId="2BF5A5BA" w14:textId="77777777" w:rsidR="00740D19" w:rsidRDefault="00664139" w:rsidP="00740D19">
      <w:pPr>
        <w:ind w:left="72" w:firstLine="708"/>
      </w:pPr>
      <w:r w:rsidRPr="003B3371">
        <w:t>None</w:t>
      </w:r>
      <w:r>
        <w:t>.</w:t>
      </w:r>
    </w:p>
    <w:p w14:paraId="09E391C3" w14:textId="77777777" w:rsidR="00740D19" w:rsidRDefault="00740D19" w:rsidP="00740D19">
      <w:pPr>
        <w:ind w:left="360"/>
        <w:rPr>
          <w:u w:val="single"/>
        </w:rPr>
      </w:pPr>
    </w:p>
    <w:p w14:paraId="7A5B9A5D" w14:textId="77777777" w:rsidR="00740D19" w:rsidRPr="00B347F8" w:rsidRDefault="00740D19" w:rsidP="00740D19">
      <w:pPr>
        <w:pStyle w:val="ListParagraph"/>
        <w:numPr>
          <w:ilvl w:val="0"/>
          <w:numId w:val="23"/>
        </w:numPr>
        <w:rPr>
          <w:u w:val="single"/>
        </w:rPr>
      </w:pPr>
      <w:r w:rsidRPr="00B347F8">
        <w:rPr>
          <w:u w:val="single"/>
        </w:rPr>
        <w:t>Who</w:t>
      </w:r>
      <w:r>
        <w:rPr>
          <w:u w:val="single"/>
        </w:rPr>
        <w:t>:</w:t>
      </w:r>
    </w:p>
    <w:p w14:paraId="273DC84A" w14:textId="77777777" w:rsidR="00740D19" w:rsidRDefault="00740D19" w:rsidP="00740D19">
      <w:pPr>
        <w:ind w:left="780"/>
      </w:pPr>
      <w:r>
        <w:t xml:space="preserve">This function shall be called in the ISR context in charge of the capture of ADC channels for the motor current, in order to </w:t>
      </w:r>
      <w:r w:rsidR="007C435B">
        <w:t xml:space="preserve">be in the same context as </w:t>
      </w:r>
      <w:r w:rsidR="007C435B" w:rsidRPr="0041157A">
        <w:rPr>
          <w:rFonts w:eastAsia="MS Mincho" w:cs="Arial"/>
          <w:i/>
          <w:color w:val="000000"/>
          <w:lang w:val="en-US" w:eastAsia="en-US"/>
        </w:rPr>
        <w:t>ExecuteEmergencyBrakingSequence</w:t>
      </w:r>
      <w:r w:rsidR="007C435B" w:rsidRPr="0041157A">
        <w:rPr>
          <w:rFonts w:eastAsia="MS Mincho" w:cs="Arial"/>
          <w:color w:val="000000"/>
          <w:lang w:val="en-US" w:eastAsia="en-US"/>
        </w:rPr>
        <w:t xml:space="preserve"> and </w:t>
      </w:r>
      <w:r w:rsidR="007C435B" w:rsidRPr="0041157A">
        <w:rPr>
          <w:rFonts w:eastAsia="MS Mincho" w:cs="Arial"/>
          <w:i/>
          <w:color w:val="000000"/>
          <w:lang w:val="en-US" w:eastAsia="en-US"/>
        </w:rPr>
        <w:t>ExecuteHighPowerStep</w:t>
      </w:r>
      <w:r w:rsidR="007C435B" w:rsidRPr="0041157A">
        <w:rPr>
          <w:rFonts w:eastAsia="MS Mincho" w:cs="Arial"/>
          <w:color w:val="000000"/>
          <w:lang w:val="en-US" w:eastAsia="en-US"/>
        </w:rPr>
        <w:t xml:space="preserve"> BFE runnables</w:t>
      </w:r>
      <w:r>
        <w:t>.</w:t>
      </w:r>
    </w:p>
    <w:p w14:paraId="083984F2" w14:textId="77777777" w:rsidR="00740D19" w:rsidRPr="00731DB1" w:rsidRDefault="00740D19" w:rsidP="00740D19">
      <w:pPr>
        <w:ind w:left="708"/>
      </w:pPr>
    </w:p>
    <w:p w14:paraId="21ADE506" w14:textId="77777777" w:rsidR="00740D19" w:rsidRPr="00B347F8" w:rsidRDefault="00740D19" w:rsidP="00740D19">
      <w:pPr>
        <w:pStyle w:val="ListParagraph"/>
        <w:numPr>
          <w:ilvl w:val="0"/>
          <w:numId w:val="23"/>
        </w:numPr>
        <w:rPr>
          <w:u w:val="single"/>
        </w:rPr>
      </w:pPr>
      <w:r w:rsidRPr="00B347F8">
        <w:rPr>
          <w:u w:val="single"/>
        </w:rPr>
        <w:t>External items used</w:t>
      </w:r>
      <w:r>
        <w:rPr>
          <w:u w:val="single"/>
        </w:rPr>
        <w:t>:</w:t>
      </w:r>
    </w:p>
    <w:p w14:paraId="2737D7FF" w14:textId="77777777" w:rsidR="00740D19" w:rsidRPr="00664139" w:rsidRDefault="00664139" w:rsidP="00740D19">
      <w:pPr>
        <w:ind w:left="780"/>
        <w:rPr>
          <w:lang w:val="fr-FR"/>
        </w:rPr>
      </w:pPr>
      <w:r w:rsidRPr="0041157A">
        <w:t>None</w:t>
      </w:r>
      <w:r>
        <w:t>.</w:t>
      </w:r>
    </w:p>
    <w:p w14:paraId="246609AF" w14:textId="77777777" w:rsidR="00740D19" w:rsidRDefault="00740D19" w:rsidP="00740D19">
      <w:pPr>
        <w:ind w:left="360"/>
        <w:rPr>
          <w:u w:val="single"/>
        </w:rPr>
      </w:pPr>
    </w:p>
    <w:p w14:paraId="798E5351" w14:textId="77777777" w:rsidR="00740D19" w:rsidRPr="00B347F8" w:rsidRDefault="00740D19" w:rsidP="00740D19">
      <w:pPr>
        <w:pStyle w:val="ListParagraph"/>
        <w:numPr>
          <w:ilvl w:val="0"/>
          <w:numId w:val="23"/>
        </w:numPr>
        <w:rPr>
          <w:u w:val="single"/>
        </w:rPr>
      </w:pPr>
      <w:r w:rsidRPr="00B347F8">
        <w:rPr>
          <w:u w:val="single"/>
        </w:rPr>
        <w:t>Returned values</w:t>
      </w:r>
      <w:r>
        <w:rPr>
          <w:u w:val="single"/>
        </w:rPr>
        <w:t>:</w:t>
      </w:r>
    </w:p>
    <w:p w14:paraId="641F34F9" w14:textId="77777777" w:rsidR="00740D19" w:rsidRDefault="00740D19" w:rsidP="00740D19">
      <w:pPr>
        <w:ind w:left="72" w:firstLine="708"/>
      </w:pPr>
      <w:r>
        <w:t>No returned value.</w:t>
      </w:r>
    </w:p>
    <w:p w14:paraId="1C4019B0" w14:textId="77777777" w:rsidR="00740D19" w:rsidRDefault="00740D19" w:rsidP="00740D19">
      <w:pPr>
        <w:ind w:firstLine="708"/>
      </w:pPr>
    </w:p>
    <w:p w14:paraId="6226379F" w14:textId="77777777" w:rsidR="00740D19" w:rsidRDefault="00740D19" w:rsidP="00740D19">
      <w:pPr>
        <w:pStyle w:val="ListParagraph"/>
        <w:numPr>
          <w:ilvl w:val="0"/>
          <w:numId w:val="23"/>
        </w:numPr>
        <w:rPr>
          <w:u w:val="single"/>
        </w:rPr>
      </w:pPr>
      <w:r w:rsidRPr="00B347F8">
        <w:rPr>
          <w:u w:val="single"/>
        </w:rPr>
        <w:t>Constraints</w:t>
      </w:r>
      <w:r>
        <w:rPr>
          <w:u w:val="single"/>
        </w:rPr>
        <w:t>:</w:t>
      </w:r>
    </w:p>
    <w:p w14:paraId="6F30C1ED" w14:textId="77777777" w:rsidR="00740D19" w:rsidRDefault="00740D19" w:rsidP="00740D19">
      <w:pPr>
        <w:pStyle w:val="RequirementID"/>
        <w:ind w:left="780"/>
      </w:pPr>
      <w:r>
        <w:t>DSG_BFE_00</w:t>
      </w:r>
      <w:r w:rsidR="00664139">
        <w:t>176</w:t>
      </w:r>
      <w:r>
        <w:t>:</w:t>
      </w:r>
    </w:p>
    <w:p w14:paraId="3C8C81E8" w14:textId="77777777" w:rsidR="00740D19" w:rsidRDefault="00740D19" w:rsidP="00740D19">
      <w:pPr>
        <w:pStyle w:val="ListParagraph"/>
        <w:ind w:left="780"/>
      </w:pPr>
      <w:r>
        <w:t>This function shall only perform his job if the following conditions are fulfilled:</w:t>
      </w:r>
    </w:p>
    <w:p w14:paraId="75606ED4" w14:textId="77777777" w:rsidR="00740D19" w:rsidRPr="00731DB1" w:rsidRDefault="00664139" w:rsidP="00740D19">
      <w:pPr>
        <w:pStyle w:val="ListParagraph"/>
        <w:numPr>
          <w:ilvl w:val="0"/>
          <w:numId w:val="33"/>
        </w:numPr>
      </w:pPr>
      <w:r>
        <w:t>Once</w:t>
      </w:r>
      <w:r w:rsidR="00120442">
        <w:t>,</w:t>
      </w:r>
      <w:r>
        <w:t xml:space="preserve"> when pyro status becomes inactive, after being activated during </w:t>
      </w:r>
      <w:r w:rsidR="00120442">
        <w:t>emergency braking sequence</w:t>
      </w:r>
      <w:r>
        <w:t>.</w:t>
      </w:r>
    </w:p>
    <w:p w14:paraId="0F88BB25" w14:textId="77777777" w:rsidR="00740D19" w:rsidRPr="009E19C4" w:rsidRDefault="00740D19" w:rsidP="00740D19">
      <w:pPr>
        <w:pStyle w:val="ListParagraph"/>
        <w:ind w:left="780"/>
        <w:rPr>
          <w:lang w:val="fr-FR"/>
        </w:rPr>
      </w:pPr>
      <w:r w:rsidRPr="009E19C4">
        <w:rPr>
          <w:lang w:val="fr-FR"/>
        </w:rPr>
        <w:t>[COVERS:]</w:t>
      </w:r>
    </w:p>
    <w:p w14:paraId="0B80454C" w14:textId="77777777" w:rsidR="00740D19" w:rsidRPr="009E19C4" w:rsidRDefault="00740D19" w:rsidP="00740D19">
      <w:pPr>
        <w:rPr>
          <w:lang w:val="fr-FR"/>
        </w:rPr>
      </w:pPr>
    </w:p>
    <w:p w14:paraId="52EF39B1" w14:textId="77777777" w:rsidR="00740D19" w:rsidRPr="009E19C4" w:rsidRDefault="00740D19" w:rsidP="006B59B2">
      <w:pPr>
        <w:rPr>
          <w:lang w:val="fr-FR"/>
        </w:rPr>
      </w:pPr>
    </w:p>
    <w:p w14:paraId="3E852746" w14:textId="77777777" w:rsidR="006B59B2" w:rsidRDefault="006B59B2" w:rsidP="006B59B2">
      <w:pPr>
        <w:pStyle w:val="Heading2"/>
      </w:pPr>
      <w:r w:rsidRPr="009E19C4">
        <w:rPr>
          <w:lang w:val="fr-FR"/>
        </w:rPr>
        <w:br w:type="page"/>
      </w:r>
      <w:bookmarkStart w:id="140" w:name="_Toc315252673"/>
      <w:bookmarkStart w:id="141" w:name="_Toc396742499"/>
      <w:r>
        <w:lastRenderedPageBreak/>
        <w:t>Exported variables</w:t>
      </w:r>
      <w:bookmarkEnd w:id="140"/>
      <w:bookmarkEnd w:id="141"/>
    </w:p>
    <w:p w14:paraId="15407875" w14:textId="77777777" w:rsidR="006B59B2" w:rsidRDefault="006B59B2" w:rsidP="006B59B2">
      <w:r>
        <w:t>All the following variables are exported by the component.</w:t>
      </w:r>
    </w:p>
    <w:p w14:paraId="6559D3AE" w14:textId="77777777" w:rsidR="00E639D6" w:rsidRDefault="00E639D6" w:rsidP="006B59B2"/>
    <w:p w14:paraId="421A965F" w14:textId="77777777" w:rsidR="00E639D6" w:rsidRDefault="00E639D6" w:rsidP="006B59B2">
      <w:r>
        <w:t>Since this component shall be AUTOSAR compliant, there are no exported variables.</w:t>
      </w:r>
    </w:p>
    <w:p w14:paraId="1107A463" w14:textId="77777777" w:rsidR="006B59B2" w:rsidRDefault="006B59B2" w:rsidP="006B59B2"/>
    <w:p w14:paraId="6D3A36B0" w14:textId="77777777" w:rsidR="006B59B2" w:rsidRDefault="006B59B2" w:rsidP="00000ECC"/>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1134"/>
        <w:gridCol w:w="8080"/>
      </w:tblGrid>
      <w:tr w:rsidR="006B59B2" w14:paraId="57327CD3" w14:textId="77777777">
        <w:trPr>
          <w:cantSplit/>
        </w:trPr>
        <w:tc>
          <w:tcPr>
            <w:tcW w:w="9993" w:type="dxa"/>
            <w:gridSpan w:val="3"/>
            <w:tcBorders>
              <w:bottom w:val="single" w:sz="4" w:space="0" w:color="auto"/>
            </w:tcBorders>
            <w:shd w:val="pct5" w:color="auto" w:fill="FFFFFF"/>
          </w:tcPr>
          <w:p w14:paraId="6D50FE23" w14:textId="77777777" w:rsidR="006B59B2" w:rsidRPr="003D58C0" w:rsidRDefault="006B59B2" w:rsidP="003D58C0">
            <w:pPr>
              <w:pStyle w:val="RequirementText"/>
              <w:rPr>
                <w:b/>
              </w:rPr>
            </w:pPr>
            <w:r w:rsidRPr="003D58C0">
              <w:rPr>
                <w:b/>
              </w:rPr>
              <w:t>Variable name</w:t>
            </w:r>
          </w:p>
        </w:tc>
      </w:tr>
      <w:tr w:rsidR="006B59B2" w14:paraId="765ED3E7" w14:textId="77777777">
        <w:tc>
          <w:tcPr>
            <w:tcW w:w="779" w:type="dxa"/>
            <w:tcBorders>
              <w:top w:val="nil"/>
              <w:left w:val="nil"/>
              <w:bottom w:val="nil"/>
            </w:tcBorders>
          </w:tcPr>
          <w:p w14:paraId="46EB8B16" w14:textId="77777777" w:rsidR="006B59B2" w:rsidRDefault="006B59B2" w:rsidP="003D58C0">
            <w:pPr>
              <w:pStyle w:val="RequirementText"/>
            </w:pPr>
          </w:p>
        </w:tc>
        <w:tc>
          <w:tcPr>
            <w:tcW w:w="1134" w:type="dxa"/>
            <w:tcBorders>
              <w:top w:val="nil"/>
            </w:tcBorders>
          </w:tcPr>
          <w:p w14:paraId="55439C10" w14:textId="77777777" w:rsidR="006B59B2" w:rsidRDefault="006B59B2" w:rsidP="003D58C0">
            <w:pPr>
              <w:pStyle w:val="RequirementText"/>
            </w:pPr>
            <w:r>
              <w:t>Type</w:t>
            </w:r>
          </w:p>
        </w:tc>
        <w:tc>
          <w:tcPr>
            <w:tcW w:w="8080" w:type="dxa"/>
            <w:tcBorders>
              <w:top w:val="nil"/>
            </w:tcBorders>
          </w:tcPr>
          <w:p w14:paraId="1DC7002F" w14:textId="77777777" w:rsidR="006B59B2" w:rsidRPr="000C404E" w:rsidRDefault="006B59B2" w:rsidP="003D58C0">
            <w:pPr>
              <w:pStyle w:val="RequirementText"/>
            </w:pPr>
          </w:p>
        </w:tc>
      </w:tr>
      <w:tr w:rsidR="006B59B2" w14:paraId="01CEC8DF" w14:textId="77777777">
        <w:tc>
          <w:tcPr>
            <w:tcW w:w="779" w:type="dxa"/>
            <w:tcBorders>
              <w:top w:val="nil"/>
              <w:left w:val="nil"/>
              <w:bottom w:val="nil"/>
            </w:tcBorders>
          </w:tcPr>
          <w:p w14:paraId="2EF4340A" w14:textId="77777777" w:rsidR="006B59B2" w:rsidRDefault="006B59B2" w:rsidP="003D58C0">
            <w:pPr>
              <w:pStyle w:val="RequirementText"/>
            </w:pPr>
          </w:p>
        </w:tc>
        <w:tc>
          <w:tcPr>
            <w:tcW w:w="1134" w:type="dxa"/>
          </w:tcPr>
          <w:p w14:paraId="697D257E" w14:textId="77777777" w:rsidR="006B59B2" w:rsidRDefault="006B59B2" w:rsidP="003D58C0">
            <w:pPr>
              <w:pStyle w:val="RequirementText"/>
            </w:pPr>
            <w:r>
              <w:t>Object</w:t>
            </w:r>
          </w:p>
        </w:tc>
        <w:tc>
          <w:tcPr>
            <w:tcW w:w="8080" w:type="dxa"/>
          </w:tcPr>
          <w:p w14:paraId="01144604" w14:textId="77777777" w:rsidR="006B59B2" w:rsidRPr="000C404E" w:rsidRDefault="006B59B2" w:rsidP="003D58C0">
            <w:pPr>
              <w:pStyle w:val="RequirementText"/>
            </w:pPr>
          </w:p>
        </w:tc>
      </w:tr>
      <w:tr w:rsidR="006B59B2" w14:paraId="58B49D7D" w14:textId="77777777">
        <w:tc>
          <w:tcPr>
            <w:tcW w:w="779" w:type="dxa"/>
            <w:tcBorders>
              <w:top w:val="nil"/>
              <w:left w:val="nil"/>
              <w:bottom w:val="nil"/>
            </w:tcBorders>
          </w:tcPr>
          <w:p w14:paraId="74FCB614" w14:textId="77777777" w:rsidR="006B59B2" w:rsidRDefault="006B59B2" w:rsidP="003D58C0">
            <w:pPr>
              <w:pStyle w:val="RequirementText"/>
            </w:pPr>
          </w:p>
        </w:tc>
        <w:tc>
          <w:tcPr>
            <w:tcW w:w="1134" w:type="dxa"/>
          </w:tcPr>
          <w:p w14:paraId="1DE202E8" w14:textId="77777777" w:rsidR="006B59B2" w:rsidRDefault="006B59B2" w:rsidP="003D58C0">
            <w:pPr>
              <w:pStyle w:val="RequirementText"/>
            </w:pPr>
            <w:r>
              <w:t>Unit</w:t>
            </w:r>
          </w:p>
        </w:tc>
        <w:tc>
          <w:tcPr>
            <w:tcW w:w="8080" w:type="dxa"/>
          </w:tcPr>
          <w:p w14:paraId="02963D26" w14:textId="77777777" w:rsidR="006B59B2" w:rsidRPr="000C404E" w:rsidRDefault="006B59B2" w:rsidP="003D58C0">
            <w:pPr>
              <w:pStyle w:val="RequirementText"/>
            </w:pPr>
          </w:p>
        </w:tc>
      </w:tr>
      <w:tr w:rsidR="006B59B2" w14:paraId="5DF733D1" w14:textId="77777777">
        <w:tc>
          <w:tcPr>
            <w:tcW w:w="779" w:type="dxa"/>
            <w:tcBorders>
              <w:top w:val="nil"/>
              <w:left w:val="nil"/>
              <w:bottom w:val="nil"/>
            </w:tcBorders>
          </w:tcPr>
          <w:p w14:paraId="240AB794" w14:textId="77777777" w:rsidR="006B59B2" w:rsidRDefault="006B59B2" w:rsidP="003D58C0">
            <w:pPr>
              <w:pStyle w:val="RequirementText"/>
            </w:pPr>
          </w:p>
        </w:tc>
        <w:tc>
          <w:tcPr>
            <w:tcW w:w="1134" w:type="dxa"/>
          </w:tcPr>
          <w:p w14:paraId="4A317A36" w14:textId="77777777" w:rsidR="006B59B2" w:rsidRDefault="006B59B2" w:rsidP="003D58C0">
            <w:pPr>
              <w:pStyle w:val="RequirementText"/>
            </w:pPr>
            <w:r>
              <w:t>Range</w:t>
            </w:r>
          </w:p>
        </w:tc>
        <w:tc>
          <w:tcPr>
            <w:tcW w:w="8080" w:type="dxa"/>
          </w:tcPr>
          <w:p w14:paraId="672A5476" w14:textId="77777777" w:rsidR="006B59B2" w:rsidRPr="000C404E" w:rsidRDefault="006B59B2" w:rsidP="003D58C0">
            <w:pPr>
              <w:pStyle w:val="RequirementText"/>
            </w:pPr>
          </w:p>
        </w:tc>
      </w:tr>
      <w:tr w:rsidR="006B59B2" w14:paraId="2A3C87F5" w14:textId="77777777">
        <w:tc>
          <w:tcPr>
            <w:tcW w:w="779" w:type="dxa"/>
            <w:tcBorders>
              <w:top w:val="nil"/>
              <w:left w:val="nil"/>
              <w:bottom w:val="nil"/>
            </w:tcBorders>
          </w:tcPr>
          <w:p w14:paraId="6F8BC9EA" w14:textId="77777777" w:rsidR="006B59B2" w:rsidRDefault="006B59B2" w:rsidP="003D58C0">
            <w:pPr>
              <w:pStyle w:val="RequirementText"/>
            </w:pPr>
          </w:p>
        </w:tc>
        <w:tc>
          <w:tcPr>
            <w:tcW w:w="1134" w:type="dxa"/>
          </w:tcPr>
          <w:p w14:paraId="60CE12E9" w14:textId="77777777" w:rsidR="006B59B2" w:rsidRDefault="006B59B2" w:rsidP="003D58C0">
            <w:pPr>
              <w:pStyle w:val="RequirementText"/>
            </w:pPr>
            <w:r>
              <w:t>Safety</w:t>
            </w:r>
          </w:p>
        </w:tc>
        <w:tc>
          <w:tcPr>
            <w:tcW w:w="8080" w:type="dxa"/>
          </w:tcPr>
          <w:p w14:paraId="5CB86D0E" w14:textId="77777777" w:rsidR="006B59B2" w:rsidRPr="000C404E" w:rsidRDefault="006B59B2" w:rsidP="003D58C0">
            <w:pPr>
              <w:pStyle w:val="RequirementText"/>
            </w:pPr>
          </w:p>
        </w:tc>
      </w:tr>
      <w:tr w:rsidR="006B59B2" w14:paraId="44E24FA1" w14:textId="77777777">
        <w:tc>
          <w:tcPr>
            <w:tcW w:w="779" w:type="dxa"/>
            <w:tcBorders>
              <w:top w:val="nil"/>
              <w:left w:val="nil"/>
              <w:bottom w:val="nil"/>
            </w:tcBorders>
          </w:tcPr>
          <w:p w14:paraId="6F387B9F" w14:textId="77777777" w:rsidR="006B59B2" w:rsidRDefault="006B59B2" w:rsidP="003D58C0">
            <w:pPr>
              <w:pStyle w:val="RequirementText"/>
            </w:pPr>
          </w:p>
        </w:tc>
        <w:tc>
          <w:tcPr>
            <w:tcW w:w="1134" w:type="dxa"/>
          </w:tcPr>
          <w:p w14:paraId="64EB76C0" w14:textId="77777777" w:rsidR="006B59B2" w:rsidRDefault="006B59B2" w:rsidP="003D58C0">
            <w:pPr>
              <w:pStyle w:val="RequirementText"/>
            </w:pPr>
            <w:r>
              <w:t>Constraint</w:t>
            </w:r>
          </w:p>
        </w:tc>
        <w:tc>
          <w:tcPr>
            <w:tcW w:w="8080" w:type="dxa"/>
          </w:tcPr>
          <w:p w14:paraId="3837847C" w14:textId="77777777" w:rsidR="006B59B2" w:rsidRPr="000C404E" w:rsidRDefault="006B59B2" w:rsidP="003D58C0">
            <w:pPr>
              <w:pStyle w:val="RequirementText"/>
            </w:pPr>
          </w:p>
        </w:tc>
      </w:tr>
    </w:tbl>
    <w:p w14:paraId="3915B160" w14:textId="77777777" w:rsidR="006B59B2" w:rsidRDefault="006B59B2" w:rsidP="006B59B2">
      <w:pPr>
        <w:rPr>
          <w:color w:val="008000"/>
        </w:rPr>
      </w:pPr>
    </w:p>
    <w:p w14:paraId="10427A35" w14:textId="77777777" w:rsidR="006B59B2" w:rsidRDefault="006B59B2" w:rsidP="00002F5F"/>
    <w:p w14:paraId="6156FDEC" w14:textId="77777777" w:rsidR="006B59B2" w:rsidRDefault="006B59B2" w:rsidP="006B59B2">
      <w:pPr>
        <w:pStyle w:val="Heading2"/>
      </w:pPr>
      <w:r>
        <w:rPr>
          <w:color w:val="008000"/>
          <w:u w:val="single"/>
        </w:rPr>
        <w:br w:type="page"/>
      </w:r>
      <w:bookmarkStart w:id="142" w:name="_Toc315252674"/>
      <w:bookmarkStart w:id="143" w:name="_Toc396742500"/>
      <w:r>
        <w:lastRenderedPageBreak/>
        <w:t>Exported constants</w:t>
      </w:r>
      <w:bookmarkEnd w:id="142"/>
      <w:bookmarkEnd w:id="143"/>
    </w:p>
    <w:p w14:paraId="61582930" w14:textId="77777777" w:rsidR="006B59B2" w:rsidRDefault="006B59B2" w:rsidP="006B59B2">
      <w:r>
        <w:t>All the following constants are exported by the component.</w:t>
      </w:r>
    </w:p>
    <w:p w14:paraId="0E310A34" w14:textId="77777777" w:rsidR="003D1570" w:rsidRDefault="003D1570" w:rsidP="006B59B2"/>
    <w:p w14:paraId="0A6138B9" w14:textId="77777777" w:rsidR="003D1570" w:rsidRDefault="003D1570" w:rsidP="003D1570">
      <w:r>
        <w:t>Since this component shall be AUTOSAR compliant, there are no exported constants.</w:t>
      </w:r>
    </w:p>
    <w:p w14:paraId="4EC9BDCA" w14:textId="77777777" w:rsidR="006B59B2" w:rsidRDefault="006B59B2" w:rsidP="006B59B2"/>
    <w:p w14:paraId="2C82CB25" w14:textId="77777777" w:rsidR="006B59B2" w:rsidRDefault="006B59B2" w:rsidP="00000ECC"/>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1134"/>
        <w:gridCol w:w="8080"/>
      </w:tblGrid>
      <w:tr w:rsidR="006B59B2" w14:paraId="2296F85E" w14:textId="77777777">
        <w:trPr>
          <w:cantSplit/>
        </w:trPr>
        <w:tc>
          <w:tcPr>
            <w:tcW w:w="9993" w:type="dxa"/>
            <w:gridSpan w:val="3"/>
            <w:tcBorders>
              <w:bottom w:val="single" w:sz="4" w:space="0" w:color="auto"/>
            </w:tcBorders>
            <w:shd w:val="pct5" w:color="auto" w:fill="FFFFFF"/>
          </w:tcPr>
          <w:p w14:paraId="30B81F56" w14:textId="77777777" w:rsidR="006B59B2" w:rsidRPr="003D58C0" w:rsidRDefault="006B59B2" w:rsidP="003D58C0">
            <w:pPr>
              <w:pStyle w:val="RequirementText"/>
              <w:rPr>
                <w:b/>
              </w:rPr>
            </w:pPr>
            <w:r w:rsidRPr="003D58C0">
              <w:rPr>
                <w:b/>
              </w:rPr>
              <w:t>Constant name</w:t>
            </w:r>
          </w:p>
        </w:tc>
      </w:tr>
      <w:tr w:rsidR="006B59B2" w14:paraId="790D2BD5" w14:textId="77777777">
        <w:tc>
          <w:tcPr>
            <w:tcW w:w="779" w:type="dxa"/>
            <w:tcBorders>
              <w:top w:val="nil"/>
              <w:left w:val="nil"/>
              <w:bottom w:val="nil"/>
            </w:tcBorders>
          </w:tcPr>
          <w:p w14:paraId="14C2E4A0" w14:textId="77777777" w:rsidR="006B59B2" w:rsidRDefault="006B59B2" w:rsidP="003D58C0">
            <w:pPr>
              <w:pStyle w:val="RequirementText"/>
            </w:pPr>
          </w:p>
        </w:tc>
        <w:tc>
          <w:tcPr>
            <w:tcW w:w="1134" w:type="dxa"/>
            <w:tcBorders>
              <w:top w:val="nil"/>
            </w:tcBorders>
          </w:tcPr>
          <w:p w14:paraId="13C983A0" w14:textId="77777777" w:rsidR="006B59B2" w:rsidRDefault="006B59B2" w:rsidP="003D58C0">
            <w:pPr>
              <w:pStyle w:val="RequirementText"/>
            </w:pPr>
            <w:r>
              <w:t>Type</w:t>
            </w:r>
          </w:p>
        </w:tc>
        <w:tc>
          <w:tcPr>
            <w:tcW w:w="8080" w:type="dxa"/>
            <w:tcBorders>
              <w:top w:val="nil"/>
            </w:tcBorders>
          </w:tcPr>
          <w:p w14:paraId="34CB5F20" w14:textId="77777777" w:rsidR="006B59B2" w:rsidRPr="000635DE" w:rsidRDefault="006B59B2" w:rsidP="003D58C0">
            <w:pPr>
              <w:pStyle w:val="RequirementText"/>
            </w:pPr>
          </w:p>
        </w:tc>
      </w:tr>
      <w:tr w:rsidR="006B59B2" w14:paraId="4A467E7F" w14:textId="77777777">
        <w:tc>
          <w:tcPr>
            <w:tcW w:w="779" w:type="dxa"/>
            <w:tcBorders>
              <w:top w:val="nil"/>
              <w:left w:val="nil"/>
              <w:bottom w:val="nil"/>
            </w:tcBorders>
          </w:tcPr>
          <w:p w14:paraId="09578916" w14:textId="77777777" w:rsidR="006B59B2" w:rsidRDefault="006B59B2" w:rsidP="003D58C0">
            <w:pPr>
              <w:pStyle w:val="RequirementText"/>
            </w:pPr>
          </w:p>
        </w:tc>
        <w:tc>
          <w:tcPr>
            <w:tcW w:w="1134" w:type="dxa"/>
          </w:tcPr>
          <w:p w14:paraId="7E32CA75" w14:textId="77777777" w:rsidR="006B59B2" w:rsidRDefault="006B59B2" w:rsidP="003D58C0">
            <w:pPr>
              <w:pStyle w:val="RequirementText"/>
            </w:pPr>
            <w:r>
              <w:t>Object</w:t>
            </w:r>
          </w:p>
        </w:tc>
        <w:tc>
          <w:tcPr>
            <w:tcW w:w="8080" w:type="dxa"/>
          </w:tcPr>
          <w:p w14:paraId="7D8DF6EB" w14:textId="77777777" w:rsidR="006B59B2" w:rsidRPr="000635DE" w:rsidRDefault="006B59B2" w:rsidP="003D58C0">
            <w:pPr>
              <w:pStyle w:val="RequirementText"/>
            </w:pPr>
          </w:p>
        </w:tc>
      </w:tr>
      <w:tr w:rsidR="006B59B2" w14:paraId="77CBC342" w14:textId="77777777">
        <w:tc>
          <w:tcPr>
            <w:tcW w:w="779" w:type="dxa"/>
            <w:tcBorders>
              <w:top w:val="nil"/>
              <w:left w:val="nil"/>
              <w:bottom w:val="nil"/>
            </w:tcBorders>
          </w:tcPr>
          <w:p w14:paraId="0D6FA1FC" w14:textId="77777777" w:rsidR="006B59B2" w:rsidRDefault="006B59B2" w:rsidP="003D58C0">
            <w:pPr>
              <w:pStyle w:val="RequirementText"/>
            </w:pPr>
          </w:p>
        </w:tc>
        <w:tc>
          <w:tcPr>
            <w:tcW w:w="1134" w:type="dxa"/>
          </w:tcPr>
          <w:p w14:paraId="0EA5FDD7" w14:textId="77777777" w:rsidR="006B59B2" w:rsidRDefault="006B59B2" w:rsidP="003D58C0">
            <w:pPr>
              <w:pStyle w:val="RequirementText"/>
            </w:pPr>
            <w:r>
              <w:t>Safety</w:t>
            </w:r>
          </w:p>
        </w:tc>
        <w:tc>
          <w:tcPr>
            <w:tcW w:w="8080" w:type="dxa"/>
          </w:tcPr>
          <w:p w14:paraId="1107EAEA" w14:textId="77777777" w:rsidR="006B59B2" w:rsidRPr="000635DE" w:rsidRDefault="006B59B2" w:rsidP="003D58C0">
            <w:pPr>
              <w:pStyle w:val="RequirementText"/>
            </w:pPr>
          </w:p>
        </w:tc>
      </w:tr>
      <w:tr w:rsidR="006B59B2" w14:paraId="694F7AF4" w14:textId="77777777">
        <w:tc>
          <w:tcPr>
            <w:tcW w:w="779" w:type="dxa"/>
            <w:tcBorders>
              <w:top w:val="nil"/>
              <w:left w:val="nil"/>
              <w:bottom w:val="nil"/>
            </w:tcBorders>
          </w:tcPr>
          <w:p w14:paraId="5F0EBA47" w14:textId="77777777" w:rsidR="006B59B2" w:rsidRDefault="006B59B2" w:rsidP="003D58C0">
            <w:pPr>
              <w:pStyle w:val="RequirementText"/>
            </w:pPr>
          </w:p>
        </w:tc>
        <w:tc>
          <w:tcPr>
            <w:tcW w:w="1134" w:type="dxa"/>
          </w:tcPr>
          <w:p w14:paraId="530D2702" w14:textId="77777777" w:rsidR="006B59B2" w:rsidRDefault="006B59B2" w:rsidP="003D58C0">
            <w:pPr>
              <w:pStyle w:val="RequirementText"/>
            </w:pPr>
            <w:r>
              <w:t>Constraint</w:t>
            </w:r>
          </w:p>
        </w:tc>
        <w:tc>
          <w:tcPr>
            <w:tcW w:w="8080" w:type="dxa"/>
          </w:tcPr>
          <w:p w14:paraId="3A9E632D" w14:textId="77777777" w:rsidR="006B59B2" w:rsidRPr="000635DE" w:rsidRDefault="006B59B2" w:rsidP="003D58C0">
            <w:pPr>
              <w:pStyle w:val="RequirementText"/>
            </w:pPr>
          </w:p>
        </w:tc>
      </w:tr>
    </w:tbl>
    <w:p w14:paraId="292CD907" w14:textId="77777777" w:rsidR="00000ECC" w:rsidRPr="00000ECC" w:rsidRDefault="00000ECC" w:rsidP="00000ECC"/>
    <w:p w14:paraId="388EBB15" w14:textId="77777777" w:rsidR="006B59B2" w:rsidRDefault="006B59B2" w:rsidP="006B59B2">
      <w:pPr>
        <w:pStyle w:val="Heading2"/>
      </w:pPr>
      <w:r>
        <w:rPr>
          <w:color w:val="008000"/>
        </w:rPr>
        <w:br w:type="page"/>
      </w:r>
      <w:bookmarkStart w:id="144" w:name="_Toc315252675"/>
      <w:bookmarkStart w:id="145" w:name="_Toc396742501"/>
      <w:r>
        <w:lastRenderedPageBreak/>
        <w:t>Exported types</w:t>
      </w:r>
      <w:bookmarkEnd w:id="144"/>
      <w:bookmarkEnd w:id="145"/>
    </w:p>
    <w:p w14:paraId="56ABF0CA" w14:textId="77777777" w:rsidR="006B59B2" w:rsidRDefault="006B59B2" w:rsidP="006B59B2">
      <w:r>
        <w:t>All the following types are exported by the component.</w:t>
      </w:r>
    </w:p>
    <w:p w14:paraId="1D415F42" w14:textId="77777777" w:rsidR="003D1570" w:rsidRDefault="003D1570" w:rsidP="006B59B2"/>
    <w:p w14:paraId="6FF033B3" w14:textId="77777777" w:rsidR="003D1570" w:rsidRDefault="003D1570" w:rsidP="003D1570">
      <w:r>
        <w:t>Since this component shall be AUTOSAR compliant, there are no exported types.</w:t>
      </w:r>
    </w:p>
    <w:p w14:paraId="6CFC5A3A" w14:textId="77777777" w:rsidR="003D1570" w:rsidRDefault="003D1570" w:rsidP="006B59B2"/>
    <w:p w14:paraId="281E5B2F" w14:textId="77777777" w:rsidR="006B59B2" w:rsidRDefault="006B59B2" w:rsidP="00000ECC"/>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1134"/>
        <w:gridCol w:w="8080"/>
      </w:tblGrid>
      <w:tr w:rsidR="006B59B2" w14:paraId="2E836084" w14:textId="77777777">
        <w:trPr>
          <w:cantSplit/>
        </w:trPr>
        <w:tc>
          <w:tcPr>
            <w:tcW w:w="9993" w:type="dxa"/>
            <w:gridSpan w:val="3"/>
            <w:tcBorders>
              <w:bottom w:val="single" w:sz="4" w:space="0" w:color="auto"/>
            </w:tcBorders>
            <w:shd w:val="pct5" w:color="auto" w:fill="FFFFFF"/>
          </w:tcPr>
          <w:p w14:paraId="2F9CD425" w14:textId="77777777" w:rsidR="006B59B2" w:rsidRPr="003D58C0" w:rsidRDefault="006B59B2" w:rsidP="003D58C0">
            <w:pPr>
              <w:pStyle w:val="RequirementText"/>
              <w:rPr>
                <w:b/>
              </w:rPr>
            </w:pPr>
            <w:r w:rsidRPr="003D58C0">
              <w:rPr>
                <w:b/>
              </w:rPr>
              <w:t>Type name</w:t>
            </w:r>
          </w:p>
        </w:tc>
      </w:tr>
      <w:tr w:rsidR="006B59B2" w14:paraId="7E76D7EB" w14:textId="77777777">
        <w:tc>
          <w:tcPr>
            <w:tcW w:w="779" w:type="dxa"/>
            <w:tcBorders>
              <w:top w:val="nil"/>
              <w:left w:val="nil"/>
              <w:bottom w:val="nil"/>
            </w:tcBorders>
          </w:tcPr>
          <w:p w14:paraId="011A6FF7" w14:textId="77777777" w:rsidR="006B59B2" w:rsidRDefault="006B59B2" w:rsidP="003D58C0">
            <w:pPr>
              <w:pStyle w:val="RequirementText"/>
            </w:pPr>
          </w:p>
        </w:tc>
        <w:tc>
          <w:tcPr>
            <w:tcW w:w="1134" w:type="dxa"/>
            <w:tcBorders>
              <w:top w:val="nil"/>
            </w:tcBorders>
          </w:tcPr>
          <w:p w14:paraId="6E45F932" w14:textId="77777777" w:rsidR="006B59B2" w:rsidRDefault="006B59B2" w:rsidP="003D58C0">
            <w:pPr>
              <w:pStyle w:val="RequirementText"/>
            </w:pPr>
            <w:r>
              <w:t>Object</w:t>
            </w:r>
          </w:p>
        </w:tc>
        <w:tc>
          <w:tcPr>
            <w:tcW w:w="8080" w:type="dxa"/>
            <w:tcBorders>
              <w:top w:val="nil"/>
            </w:tcBorders>
          </w:tcPr>
          <w:p w14:paraId="0D75E24A" w14:textId="77777777" w:rsidR="006B59B2" w:rsidRDefault="006B59B2" w:rsidP="003D58C0">
            <w:pPr>
              <w:pStyle w:val="RequirementText"/>
            </w:pPr>
          </w:p>
        </w:tc>
      </w:tr>
      <w:tr w:rsidR="006B59B2" w14:paraId="427A1A8E" w14:textId="77777777">
        <w:tc>
          <w:tcPr>
            <w:tcW w:w="779" w:type="dxa"/>
            <w:tcBorders>
              <w:top w:val="nil"/>
              <w:left w:val="nil"/>
              <w:bottom w:val="nil"/>
            </w:tcBorders>
          </w:tcPr>
          <w:p w14:paraId="30464490" w14:textId="77777777" w:rsidR="006B59B2" w:rsidRDefault="006B59B2" w:rsidP="003D58C0">
            <w:pPr>
              <w:pStyle w:val="RequirementText"/>
            </w:pPr>
          </w:p>
        </w:tc>
        <w:tc>
          <w:tcPr>
            <w:tcW w:w="1134" w:type="dxa"/>
          </w:tcPr>
          <w:p w14:paraId="12C11B43" w14:textId="77777777" w:rsidR="006B59B2" w:rsidRDefault="006B59B2" w:rsidP="003D58C0">
            <w:pPr>
              <w:pStyle w:val="RequirementText"/>
            </w:pPr>
            <w:r>
              <w:t>Safety</w:t>
            </w:r>
          </w:p>
        </w:tc>
        <w:tc>
          <w:tcPr>
            <w:tcW w:w="8080" w:type="dxa"/>
          </w:tcPr>
          <w:p w14:paraId="153F8FBE" w14:textId="77777777" w:rsidR="006B59B2" w:rsidRDefault="006B59B2" w:rsidP="003D58C0">
            <w:pPr>
              <w:pStyle w:val="RequirementText"/>
            </w:pPr>
          </w:p>
        </w:tc>
      </w:tr>
      <w:tr w:rsidR="006B59B2" w14:paraId="033CFFD9" w14:textId="77777777">
        <w:tc>
          <w:tcPr>
            <w:tcW w:w="779" w:type="dxa"/>
            <w:tcBorders>
              <w:top w:val="nil"/>
              <w:left w:val="nil"/>
              <w:bottom w:val="nil"/>
            </w:tcBorders>
          </w:tcPr>
          <w:p w14:paraId="61598BB5" w14:textId="77777777" w:rsidR="006B59B2" w:rsidRDefault="006B59B2" w:rsidP="003D58C0">
            <w:pPr>
              <w:pStyle w:val="RequirementText"/>
            </w:pPr>
          </w:p>
        </w:tc>
        <w:tc>
          <w:tcPr>
            <w:tcW w:w="1134" w:type="dxa"/>
          </w:tcPr>
          <w:p w14:paraId="43517B97" w14:textId="77777777" w:rsidR="006B59B2" w:rsidRDefault="006B59B2" w:rsidP="003D58C0">
            <w:pPr>
              <w:pStyle w:val="RequirementText"/>
            </w:pPr>
            <w:r>
              <w:t>Constraint</w:t>
            </w:r>
          </w:p>
        </w:tc>
        <w:tc>
          <w:tcPr>
            <w:tcW w:w="8080" w:type="dxa"/>
          </w:tcPr>
          <w:p w14:paraId="27FF2BB8" w14:textId="77777777" w:rsidR="006B59B2" w:rsidRDefault="006B59B2" w:rsidP="003D58C0">
            <w:pPr>
              <w:pStyle w:val="RequirementText"/>
            </w:pPr>
          </w:p>
        </w:tc>
      </w:tr>
    </w:tbl>
    <w:p w14:paraId="562FDEAE" w14:textId="77777777" w:rsidR="00000ECC" w:rsidRPr="00000ECC" w:rsidRDefault="00000ECC" w:rsidP="00000ECC"/>
    <w:p w14:paraId="057E918F" w14:textId="77777777" w:rsidR="006B59B2" w:rsidRDefault="006B59B2" w:rsidP="006B59B2">
      <w:pPr>
        <w:pStyle w:val="Heading2"/>
      </w:pPr>
      <w:r>
        <w:rPr>
          <w:color w:val="008000"/>
        </w:rPr>
        <w:br w:type="page"/>
      </w:r>
      <w:bookmarkStart w:id="146" w:name="_Toc315252676"/>
      <w:bookmarkStart w:id="147" w:name="_Toc396742502"/>
      <w:r>
        <w:lastRenderedPageBreak/>
        <w:t>Exported macros</w:t>
      </w:r>
      <w:bookmarkEnd w:id="146"/>
      <w:bookmarkEnd w:id="147"/>
    </w:p>
    <w:p w14:paraId="63A2C4FB" w14:textId="77777777" w:rsidR="006B59B2" w:rsidRDefault="006B59B2" w:rsidP="006B59B2">
      <w:r>
        <w:t>All the following macros are exported by the component.</w:t>
      </w:r>
    </w:p>
    <w:p w14:paraId="766BCD90" w14:textId="77777777" w:rsidR="003D1570" w:rsidRDefault="003D1570" w:rsidP="006B59B2"/>
    <w:p w14:paraId="20B9FB3C" w14:textId="77777777" w:rsidR="003D1570" w:rsidRDefault="003D1570" w:rsidP="003D1570">
      <w:r>
        <w:t>Since this component shall be AUTOSAR compliant, there are no exported macros.</w:t>
      </w:r>
    </w:p>
    <w:p w14:paraId="19E7F242" w14:textId="77777777" w:rsidR="006B59B2" w:rsidRDefault="006B59B2" w:rsidP="006B59B2"/>
    <w:p w14:paraId="72459010" w14:textId="77777777" w:rsidR="006B59B2" w:rsidRDefault="006B59B2" w:rsidP="00000EC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1134"/>
        <w:gridCol w:w="8080"/>
      </w:tblGrid>
      <w:tr w:rsidR="006B59B2" w14:paraId="38287DB5" w14:textId="77777777">
        <w:trPr>
          <w:cantSplit/>
        </w:trPr>
        <w:tc>
          <w:tcPr>
            <w:tcW w:w="9993" w:type="dxa"/>
            <w:gridSpan w:val="3"/>
            <w:tcBorders>
              <w:bottom w:val="single" w:sz="4" w:space="0" w:color="auto"/>
            </w:tcBorders>
            <w:shd w:val="pct5" w:color="auto" w:fill="FFFFFF"/>
          </w:tcPr>
          <w:p w14:paraId="71B49797" w14:textId="77777777" w:rsidR="006B59B2" w:rsidRPr="003D58C0" w:rsidRDefault="006B59B2" w:rsidP="003D58C0">
            <w:pPr>
              <w:pStyle w:val="RequirementText"/>
              <w:rPr>
                <w:b/>
              </w:rPr>
            </w:pPr>
            <w:r w:rsidRPr="003D58C0">
              <w:rPr>
                <w:b/>
              </w:rPr>
              <w:t>Macro name</w:t>
            </w:r>
          </w:p>
        </w:tc>
      </w:tr>
      <w:tr w:rsidR="006B59B2" w14:paraId="49CA7244" w14:textId="77777777">
        <w:tc>
          <w:tcPr>
            <w:tcW w:w="779" w:type="dxa"/>
            <w:tcBorders>
              <w:top w:val="nil"/>
              <w:left w:val="nil"/>
              <w:bottom w:val="nil"/>
            </w:tcBorders>
          </w:tcPr>
          <w:p w14:paraId="046B5A5B" w14:textId="77777777" w:rsidR="006B59B2" w:rsidRDefault="006B59B2" w:rsidP="003D58C0">
            <w:pPr>
              <w:pStyle w:val="RequirementText"/>
            </w:pPr>
          </w:p>
        </w:tc>
        <w:tc>
          <w:tcPr>
            <w:tcW w:w="1134" w:type="dxa"/>
            <w:tcBorders>
              <w:top w:val="nil"/>
            </w:tcBorders>
          </w:tcPr>
          <w:p w14:paraId="2576011E" w14:textId="77777777" w:rsidR="006B59B2" w:rsidRDefault="006B59B2" w:rsidP="003D58C0">
            <w:pPr>
              <w:pStyle w:val="RequirementText"/>
            </w:pPr>
            <w:r>
              <w:t>Type</w:t>
            </w:r>
          </w:p>
        </w:tc>
        <w:tc>
          <w:tcPr>
            <w:tcW w:w="8080" w:type="dxa"/>
            <w:tcBorders>
              <w:top w:val="nil"/>
            </w:tcBorders>
          </w:tcPr>
          <w:p w14:paraId="3B15AE3F" w14:textId="77777777" w:rsidR="006B59B2" w:rsidRDefault="006B59B2" w:rsidP="003D58C0">
            <w:pPr>
              <w:pStyle w:val="RequirementText"/>
            </w:pPr>
          </w:p>
        </w:tc>
      </w:tr>
      <w:tr w:rsidR="006B59B2" w14:paraId="3D6FDE55" w14:textId="77777777">
        <w:tc>
          <w:tcPr>
            <w:tcW w:w="779" w:type="dxa"/>
            <w:tcBorders>
              <w:top w:val="nil"/>
              <w:left w:val="nil"/>
              <w:bottom w:val="nil"/>
            </w:tcBorders>
          </w:tcPr>
          <w:p w14:paraId="768E6A33" w14:textId="77777777" w:rsidR="006B59B2" w:rsidRDefault="006B59B2" w:rsidP="003D58C0">
            <w:pPr>
              <w:pStyle w:val="RequirementText"/>
            </w:pPr>
          </w:p>
        </w:tc>
        <w:tc>
          <w:tcPr>
            <w:tcW w:w="1134" w:type="dxa"/>
          </w:tcPr>
          <w:p w14:paraId="508D1C04" w14:textId="77777777" w:rsidR="006B59B2" w:rsidRDefault="006B59B2" w:rsidP="003D58C0">
            <w:pPr>
              <w:pStyle w:val="RequirementText"/>
            </w:pPr>
            <w:r>
              <w:t>Object</w:t>
            </w:r>
          </w:p>
        </w:tc>
        <w:tc>
          <w:tcPr>
            <w:tcW w:w="8080" w:type="dxa"/>
          </w:tcPr>
          <w:p w14:paraId="50789819" w14:textId="77777777" w:rsidR="006B59B2" w:rsidRDefault="006B59B2" w:rsidP="003D58C0">
            <w:pPr>
              <w:pStyle w:val="RequirementText"/>
            </w:pPr>
          </w:p>
        </w:tc>
      </w:tr>
      <w:tr w:rsidR="006B59B2" w14:paraId="1BA36A6C" w14:textId="77777777">
        <w:tc>
          <w:tcPr>
            <w:tcW w:w="779" w:type="dxa"/>
            <w:tcBorders>
              <w:top w:val="nil"/>
              <w:left w:val="nil"/>
              <w:bottom w:val="nil"/>
            </w:tcBorders>
          </w:tcPr>
          <w:p w14:paraId="07B14843" w14:textId="77777777" w:rsidR="006B59B2" w:rsidRDefault="006B59B2" w:rsidP="003D58C0">
            <w:pPr>
              <w:pStyle w:val="RequirementText"/>
            </w:pPr>
          </w:p>
        </w:tc>
        <w:tc>
          <w:tcPr>
            <w:tcW w:w="1134" w:type="dxa"/>
          </w:tcPr>
          <w:p w14:paraId="372DDC9A" w14:textId="77777777" w:rsidR="006B59B2" w:rsidRDefault="006B59B2" w:rsidP="003D58C0">
            <w:pPr>
              <w:pStyle w:val="RequirementText"/>
            </w:pPr>
            <w:r>
              <w:t>Unit</w:t>
            </w:r>
          </w:p>
        </w:tc>
        <w:tc>
          <w:tcPr>
            <w:tcW w:w="8080" w:type="dxa"/>
          </w:tcPr>
          <w:p w14:paraId="7574C480" w14:textId="77777777" w:rsidR="006B59B2" w:rsidRDefault="006B59B2" w:rsidP="003D58C0">
            <w:pPr>
              <w:pStyle w:val="RequirementText"/>
            </w:pPr>
          </w:p>
        </w:tc>
      </w:tr>
      <w:tr w:rsidR="006B59B2" w14:paraId="2F3D9710" w14:textId="77777777">
        <w:tc>
          <w:tcPr>
            <w:tcW w:w="779" w:type="dxa"/>
            <w:tcBorders>
              <w:top w:val="nil"/>
              <w:left w:val="nil"/>
              <w:bottom w:val="nil"/>
            </w:tcBorders>
          </w:tcPr>
          <w:p w14:paraId="673677E4" w14:textId="77777777" w:rsidR="006B59B2" w:rsidRDefault="006B59B2" w:rsidP="003D58C0">
            <w:pPr>
              <w:pStyle w:val="RequirementText"/>
            </w:pPr>
          </w:p>
        </w:tc>
        <w:tc>
          <w:tcPr>
            <w:tcW w:w="1134" w:type="dxa"/>
          </w:tcPr>
          <w:p w14:paraId="2FA24AAF" w14:textId="77777777" w:rsidR="006B59B2" w:rsidRDefault="006B59B2" w:rsidP="003D58C0">
            <w:pPr>
              <w:pStyle w:val="RequirementText"/>
            </w:pPr>
            <w:r>
              <w:t>Range</w:t>
            </w:r>
          </w:p>
        </w:tc>
        <w:tc>
          <w:tcPr>
            <w:tcW w:w="8080" w:type="dxa"/>
          </w:tcPr>
          <w:p w14:paraId="0017E1C9" w14:textId="77777777" w:rsidR="006B59B2" w:rsidRDefault="006B59B2" w:rsidP="003D58C0">
            <w:pPr>
              <w:pStyle w:val="RequirementText"/>
            </w:pPr>
          </w:p>
        </w:tc>
      </w:tr>
      <w:tr w:rsidR="006B59B2" w14:paraId="1136CED4" w14:textId="77777777">
        <w:tc>
          <w:tcPr>
            <w:tcW w:w="779" w:type="dxa"/>
            <w:tcBorders>
              <w:top w:val="nil"/>
              <w:left w:val="nil"/>
              <w:bottom w:val="nil"/>
            </w:tcBorders>
          </w:tcPr>
          <w:p w14:paraId="68D91FBF" w14:textId="77777777" w:rsidR="006B59B2" w:rsidRDefault="006B59B2" w:rsidP="003D58C0">
            <w:pPr>
              <w:pStyle w:val="RequirementText"/>
            </w:pPr>
          </w:p>
        </w:tc>
        <w:tc>
          <w:tcPr>
            <w:tcW w:w="1134" w:type="dxa"/>
          </w:tcPr>
          <w:p w14:paraId="6CA3CF2E" w14:textId="77777777" w:rsidR="006B59B2" w:rsidRDefault="006B59B2" w:rsidP="003D58C0">
            <w:pPr>
              <w:pStyle w:val="RequirementText"/>
            </w:pPr>
            <w:r>
              <w:t>Safety</w:t>
            </w:r>
          </w:p>
        </w:tc>
        <w:tc>
          <w:tcPr>
            <w:tcW w:w="8080" w:type="dxa"/>
          </w:tcPr>
          <w:p w14:paraId="63500E05" w14:textId="77777777" w:rsidR="006B59B2" w:rsidRDefault="006B59B2" w:rsidP="003D58C0">
            <w:pPr>
              <w:pStyle w:val="RequirementText"/>
            </w:pPr>
          </w:p>
        </w:tc>
      </w:tr>
      <w:tr w:rsidR="006B59B2" w14:paraId="7D072839" w14:textId="77777777">
        <w:tc>
          <w:tcPr>
            <w:tcW w:w="779" w:type="dxa"/>
            <w:tcBorders>
              <w:top w:val="nil"/>
              <w:left w:val="nil"/>
              <w:bottom w:val="nil"/>
            </w:tcBorders>
          </w:tcPr>
          <w:p w14:paraId="7EA95BE6" w14:textId="77777777" w:rsidR="006B59B2" w:rsidRDefault="006B59B2" w:rsidP="003D58C0">
            <w:pPr>
              <w:pStyle w:val="RequirementText"/>
            </w:pPr>
          </w:p>
        </w:tc>
        <w:tc>
          <w:tcPr>
            <w:tcW w:w="1134" w:type="dxa"/>
          </w:tcPr>
          <w:p w14:paraId="4237924C" w14:textId="77777777" w:rsidR="006B59B2" w:rsidRDefault="006B59B2" w:rsidP="003D58C0">
            <w:pPr>
              <w:pStyle w:val="RequirementText"/>
            </w:pPr>
            <w:r>
              <w:t>Constraint</w:t>
            </w:r>
          </w:p>
        </w:tc>
        <w:tc>
          <w:tcPr>
            <w:tcW w:w="8080" w:type="dxa"/>
          </w:tcPr>
          <w:p w14:paraId="68F43E4E" w14:textId="77777777" w:rsidR="006B59B2" w:rsidRDefault="006B59B2" w:rsidP="003D58C0">
            <w:pPr>
              <w:pStyle w:val="RequirementText"/>
            </w:pPr>
          </w:p>
        </w:tc>
      </w:tr>
    </w:tbl>
    <w:p w14:paraId="169F1682" w14:textId="77777777" w:rsidR="00000ECC" w:rsidRPr="00000ECC" w:rsidRDefault="00000ECC" w:rsidP="00000ECC"/>
    <w:p w14:paraId="702F402E" w14:textId="77777777" w:rsidR="006B59B2" w:rsidRDefault="006B59B2" w:rsidP="006B59B2">
      <w:pPr>
        <w:pStyle w:val="Heading1"/>
      </w:pPr>
      <w:r>
        <w:rPr>
          <w:color w:val="008000"/>
        </w:rPr>
        <w:br w:type="page"/>
      </w:r>
      <w:bookmarkStart w:id="148" w:name="_Toc315252677"/>
      <w:bookmarkStart w:id="149" w:name="_Toc396742503"/>
      <w:r>
        <w:lastRenderedPageBreak/>
        <w:t>Software description</w:t>
      </w:r>
      <w:bookmarkEnd w:id="148"/>
      <w:bookmarkEnd w:id="149"/>
    </w:p>
    <w:p w14:paraId="5FBE2570" w14:textId="77777777" w:rsidR="006B59B2" w:rsidRDefault="006B59B2" w:rsidP="006B59B2">
      <w:pPr>
        <w:pStyle w:val="Heading2"/>
      </w:pPr>
      <w:bookmarkStart w:id="150" w:name="_Toc315252678"/>
      <w:bookmarkStart w:id="151" w:name="_Toc396742504"/>
      <w:r>
        <w:t>Main data</w:t>
      </w:r>
      <w:bookmarkEnd w:id="150"/>
      <w:bookmarkEnd w:id="151"/>
    </w:p>
    <w:p w14:paraId="1CAF15ED" w14:textId="77777777" w:rsidR="00BF39F1" w:rsidRDefault="00BF39F1" w:rsidP="00733662">
      <w:pPr>
        <w:pStyle w:val="Heading3"/>
      </w:pPr>
      <w:bookmarkStart w:id="152" w:name="_Ref314750009"/>
      <w:bookmarkStart w:id="153" w:name="_Ref314750039"/>
      <w:bookmarkStart w:id="154" w:name="_Toc315252679"/>
      <w:bookmarkStart w:id="155" w:name="_Toc396742505"/>
      <w:r>
        <w:t xml:space="preserve">Internal data </w:t>
      </w:r>
      <w:r w:rsidR="00733662">
        <w:t>used by the sub module in charge of step scheduling (10ms period)</w:t>
      </w:r>
      <w:bookmarkEnd w:id="152"/>
      <w:bookmarkEnd w:id="153"/>
      <w:bookmarkEnd w:id="154"/>
      <w:bookmarkEnd w:id="155"/>
    </w:p>
    <w:p w14:paraId="03E8EF95" w14:textId="77777777" w:rsidR="00BF39F1" w:rsidRDefault="00BF39F1" w:rsidP="00AF050C"/>
    <w:p w14:paraId="1A3BC960" w14:textId="77777777" w:rsidR="00AF050C" w:rsidRDefault="00AF050C" w:rsidP="00AF050C">
      <w:r>
        <w:t xml:space="preserve">All following data are private to the BFE component. They are defined into the BFE_Internal file and are available for all BFE sub-modules. All of these data are read/write by </w:t>
      </w:r>
      <w:r w:rsidR="00B00150">
        <w:t>the 10</w:t>
      </w:r>
      <w:r>
        <w:t>ms periodic sub modules in the same task context.</w:t>
      </w:r>
      <w:r w:rsidR="00733662">
        <w:t xml:space="preserve"> </w:t>
      </w:r>
    </w:p>
    <w:p w14:paraId="02A91BBB" w14:textId="77777777" w:rsidR="00AF050C" w:rsidRDefault="00AF050C" w:rsidP="00AF050C"/>
    <w:p w14:paraId="2C997CB9" w14:textId="77777777" w:rsidR="00B431FF" w:rsidRDefault="00B431FF" w:rsidP="00B431FF">
      <w:pPr>
        <w:pStyle w:val="RequirementID"/>
      </w:pPr>
      <w:r>
        <w:t>DSG_BFE_</w:t>
      </w:r>
      <w:r w:rsidR="00176BEA">
        <w:t>00051</w:t>
      </w:r>
      <w:r>
        <w:t>:</w:t>
      </w:r>
    </w:p>
    <w:p w14:paraId="175289FF" w14:textId="77777777" w:rsidR="00B431FF" w:rsidRDefault="00497666" w:rsidP="00B431FF">
      <w:r>
        <w:t xml:space="preserve"> </w:t>
      </w:r>
      <w:r w:rsidR="00B431FF">
        <w:t>[COVERS: ]</w:t>
      </w: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1134"/>
        <w:gridCol w:w="8080"/>
      </w:tblGrid>
      <w:tr w:rsidR="005B003A" w14:paraId="033B8652" w14:textId="77777777" w:rsidTr="00E4583A">
        <w:trPr>
          <w:cantSplit/>
        </w:trPr>
        <w:tc>
          <w:tcPr>
            <w:tcW w:w="9993" w:type="dxa"/>
            <w:gridSpan w:val="3"/>
            <w:tcBorders>
              <w:bottom w:val="single" w:sz="4" w:space="0" w:color="auto"/>
            </w:tcBorders>
            <w:shd w:val="pct5" w:color="auto" w:fill="FFFFFF"/>
          </w:tcPr>
          <w:p w14:paraId="5484BC60" w14:textId="77777777" w:rsidR="005B003A" w:rsidRPr="003D58C0" w:rsidRDefault="005B003A" w:rsidP="00E4583A">
            <w:pPr>
              <w:pStyle w:val="RequirementText"/>
              <w:rPr>
                <w:b/>
              </w:rPr>
            </w:pPr>
            <w:r w:rsidRPr="005B003A">
              <w:rPr>
                <w:b/>
              </w:rPr>
              <w:t>stStepOrderOptions</w:t>
            </w:r>
          </w:p>
        </w:tc>
      </w:tr>
      <w:tr w:rsidR="005B003A" w14:paraId="7B60E41B" w14:textId="77777777" w:rsidTr="00E4583A">
        <w:tc>
          <w:tcPr>
            <w:tcW w:w="779" w:type="dxa"/>
            <w:tcBorders>
              <w:top w:val="nil"/>
              <w:left w:val="nil"/>
              <w:bottom w:val="nil"/>
            </w:tcBorders>
          </w:tcPr>
          <w:p w14:paraId="1D9CAA4B" w14:textId="77777777" w:rsidR="005B003A" w:rsidRDefault="005B003A" w:rsidP="00E4583A">
            <w:pPr>
              <w:pStyle w:val="RequirementText"/>
            </w:pPr>
          </w:p>
        </w:tc>
        <w:tc>
          <w:tcPr>
            <w:tcW w:w="1134" w:type="dxa"/>
            <w:tcBorders>
              <w:top w:val="nil"/>
            </w:tcBorders>
          </w:tcPr>
          <w:p w14:paraId="1E3DC310" w14:textId="77777777" w:rsidR="005B003A" w:rsidRDefault="005B003A" w:rsidP="00E4583A">
            <w:pPr>
              <w:pStyle w:val="RequirementText"/>
            </w:pPr>
            <w:r>
              <w:t>Type</w:t>
            </w:r>
          </w:p>
        </w:tc>
        <w:tc>
          <w:tcPr>
            <w:tcW w:w="8080" w:type="dxa"/>
            <w:tcBorders>
              <w:top w:val="nil"/>
            </w:tcBorders>
          </w:tcPr>
          <w:p w14:paraId="4270EFB0" w14:textId="77777777" w:rsidR="005B003A" w:rsidRDefault="005B003A" w:rsidP="00E4583A">
            <w:pPr>
              <w:pStyle w:val="RequirementText"/>
            </w:pPr>
            <w:r>
              <w:t xml:space="preserve">Structure </w:t>
            </w:r>
            <w:r w:rsidRPr="005B003A">
              <w:t>stStepOrderOptions_Type</w:t>
            </w:r>
          </w:p>
          <w:p w14:paraId="01A81998" w14:textId="77777777" w:rsidR="005B003A" w:rsidRDefault="005B003A" w:rsidP="005B003A">
            <w:pPr>
              <w:pStyle w:val="RequirementText"/>
            </w:pPr>
            <w:r>
              <w:t>{</w:t>
            </w:r>
          </w:p>
          <w:p w14:paraId="28EA89DA" w14:textId="77777777" w:rsidR="005B003A" w:rsidRDefault="005B003A" w:rsidP="005B003A">
            <w:pPr>
              <w:pStyle w:val="RequirementText"/>
            </w:pPr>
            <w:r>
              <w:t xml:space="preserve">   uint8 u8OrderType;</w:t>
            </w:r>
          </w:p>
          <w:p w14:paraId="48B73B6D" w14:textId="77777777" w:rsidR="005B003A" w:rsidRDefault="005B003A" w:rsidP="005B003A">
            <w:pPr>
              <w:pStyle w:val="RequirementText"/>
            </w:pPr>
            <w:r>
              <w:t xml:space="preserve">   sint8 s8OrderValue;</w:t>
            </w:r>
          </w:p>
          <w:p w14:paraId="386F91AA" w14:textId="77777777" w:rsidR="005B003A" w:rsidRDefault="005B003A" w:rsidP="005B003A">
            <w:pPr>
              <w:pStyle w:val="RequirementText"/>
            </w:pPr>
            <w:r>
              <w:t xml:space="preserve">   uint16 u16StepDuration;</w:t>
            </w:r>
          </w:p>
          <w:p w14:paraId="2B33E673" w14:textId="77777777" w:rsidR="005B003A" w:rsidRDefault="005B003A" w:rsidP="005B003A">
            <w:pPr>
              <w:pStyle w:val="RequirementText"/>
            </w:pPr>
            <w:r>
              <w:t xml:space="preserve">   boolean bReleaseControlled;</w:t>
            </w:r>
          </w:p>
          <w:p w14:paraId="011C8C65" w14:textId="77777777" w:rsidR="005B003A" w:rsidRDefault="005B003A" w:rsidP="005B003A">
            <w:pPr>
              <w:pStyle w:val="RequirementText"/>
            </w:pPr>
            <w:r>
              <w:t xml:space="preserve">   boolean bRampStep;</w:t>
            </w:r>
          </w:p>
          <w:p w14:paraId="3F429E29" w14:textId="77777777" w:rsidR="005B003A" w:rsidRDefault="005B003A" w:rsidP="005B003A">
            <w:pPr>
              <w:pStyle w:val="RequirementText"/>
            </w:pPr>
            <w:r>
              <w:t xml:space="preserve">   boolean bWeightedStep;</w:t>
            </w:r>
          </w:p>
          <w:p w14:paraId="79BA6FD2" w14:textId="77777777" w:rsidR="005B003A" w:rsidRDefault="005B003A" w:rsidP="005B003A">
            <w:pPr>
              <w:pStyle w:val="RequirementText"/>
            </w:pPr>
            <w:r>
              <w:t xml:space="preserve">   boolean bPIDMotor;</w:t>
            </w:r>
          </w:p>
          <w:p w14:paraId="0060CA4C" w14:textId="77777777" w:rsidR="005B003A" w:rsidRDefault="005B003A" w:rsidP="005B003A">
            <w:pPr>
              <w:pStyle w:val="RequirementText"/>
            </w:pPr>
            <w:r>
              <w:t xml:space="preserve">   boolean bPIDSupply;</w:t>
            </w:r>
          </w:p>
          <w:p w14:paraId="1C3D7498" w14:textId="77777777" w:rsidR="005B003A" w:rsidRDefault="005B003A" w:rsidP="005B003A">
            <w:pPr>
              <w:pStyle w:val="RequirementText"/>
            </w:pPr>
            <w:r>
              <w:t xml:space="preserve">   boolean bHighPowerStep;</w:t>
            </w:r>
          </w:p>
          <w:p w14:paraId="7CAE9A6C" w14:textId="77777777" w:rsidR="00993438" w:rsidRDefault="00993438" w:rsidP="005B003A">
            <w:pPr>
              <w:pStyle w:val="RequirementText"/>
            </w:pPr>
            <w:r w:rsidRPr="00993438">
              <w:t xml:space="preserve">   boolean bPowerDegradation;</w:t>
            </w:r>
          </w:p>
          <w:p w14:paraId="51671A18" w14:textId="77777777" w:rsidR="005B003A" w:rsidRPr="000C404E" w:rsidRDefault="005B003A" w:rsidP="005B003A">
            <w:pPr>
              <w:pStyle w:val="RequirementText"/>
            </w:pPr>
            <w:r>
              <w:t>}</w:t>
            </w:r>
          </w:p>
        </w:tc>
      </w:tr>
      <w:tr w:rsidR="005B003A" w14:paraId="6FFF6461" w14:textId="77777777" w:rsidTr="00E4583A">
        <w:tc>
          <w:tcPr>
            <w:tcW w:w="779" w:type="dxa"/>
            <w:tcBorders>
              <w:top w:val="nil"/>
              <w:left w:val="nil"/>
              <w:bottom w:val="nil"/>
            </w:tcBorders>
          </w:tcPr>
          <w:p w14:paraId="4F1BD465" w14:textId="77777777" w:rsidR="005B003A" w:rsidRDefault="005B003A" w:rsidP="00E4583A">
            <w:pPr>
              <w:pStyle w:val="RequirementText"/>
            </w:pPr>
          </w:p>
        </w:tc>
        <w:tc>
          <w:tcPr>
            <w:tcW w:w="1134" w:type="dxa"/>
          </w:tcPr>
          <w:p w14:paraId="79B018CE" w14:textId="77777777" w:rsidR="005B003A" w:rsidRDefault="005B003A" w:rsidP="00E4583A">
            <w:pPr>
              <w:pStyle w:val="RequirementText"/>
            </w:pPr>
            <w:r>
              <w:t>Object</w:t>
            </w:r>
          </w:p>
        </w:tc>
        <w:tc>
          <w:tcPr>
            <w:tcW w:w="8080" w:type="dxa"/>
          </w:tcPr>
          <w:p w14:paraId="73B4892C" w14:textId="77777777" w:rsidR="005B003A" w:rsidRPr="000C404E" w:rsidRDefault="005B003A" w:rsidP="00BB34C0">
            <w:pPr>
              <w:pStyle w:val="RequirementText"/>
            </w:pPr>
            <w:r>
              <w:t>Contains current executed step parameters extracted from step library (Post build parameters)</w:t>
            </w:r>
            <w:r w:rsidR="00666CD7">
              <w:t xml:space="preserve"> that will be used to define the increment step, the first order, and the order type when </w:t>
            </w:r>
            <w:r w:rsidR="00BB34C0">
              <w:t>starting</w:t>
            </w:r>
            <w:r w:rsidR="00666CD7">
              <w:t xml:space="preserve"> a new step.</w:t>
            </w:r>
          </w:p>
        </w:tc>
      </w:tr>
      <w:tr w:rsidR="005B003A" w14:paraId="661E8246" w14:textId="77777777" w:rsidTr="00E4583A">
        <w:tc>
          <w:tcPr>
            <w:tcW w:w="779" w:type="dxa"/>
            <w:tcBorders>
              <w:top w:val="nil"/>
              <w:left w:val="nil"/>
              <w:bottom w:val="nil"/>
            </w:tcBorders>
          </w:tcPr>
          <w:p w14:paraId="33BABFC5" w14:textId="77777777" w:rsidR="005B003A" w:rsidRDefault="005B003A" w:rsidP="00E4583A">
            <w:pPr>
              <w:pStyle w:val="RequirementText"/>
            </w:pPr>
          </w:p>
        </w:tc>
        <w:tc>
          <w:tcPr>
            <w:tcW w:w="1134" w:type="dxa"/>
          </w:tcPr>
          <w:p w14:paraId="1E5BBD03" w14:textId="77777777" w:rsidR="005B003A" w:rsidRDefault="005B003A" w:rsidP="00E4583A">
            <w:pPr>
              <w:pStyle w:val="RequirementText"/>
            </w:pPr>
            <w:r>
              <w:t>Unit</w:t>
            </w:r>
          </w:p>
        </w:tc>
        <w:tc>
          <w:tcPr>
            <w:tcW w:w="8080" w:type="dxa"/>
          </w:tcPr>
          <w:p w14:paraId="406EEAC4" w14:textId="77777777" w:rsidR="005B003A" w:rsidRDefault="005B003A" w:rsidP="00E4583A">
            <w:pPr>
              <w:pStyle w:val="RequirementText"/>
            </w:pPr>
            <w:r>
              <w:t>u8OrderType</w:t>
            </w:r>
            <w:r w:rsidR="00871F8F">
              <w:t>:</w:t>
            </w:r>
          </w:p>
          <w:p w14:paraId="7A313066" w14:textId="77777777" w:rsidR="005B003A" w:rsidRDefault="005B003A" w:rsidP="005B003A">
            <w:pPr>
              <w:pStyle w:val="RequirementText"/>
              <w:numPr>
                <w:ilvl w:val="0"/>
                <w:numId w:val="21"/>
              </w:numPr>
            </w:pPr>
            <w:r>
              <w:t>0x00</w:t>
            </w:r>
            <w:r w:rsidR="00871F8F">
              <w:t>:</w:t>
            </w:r>
            <w:r>
              <w:t xml:space="preserve"> PWM</w:t>
            </w:r>
          </w:p>
          <w:p w14:paraId="4C1AB908" w14:textId="77777777" w:rsidR="005B003A" w:rsidRDefault="005B003A" w:rsidP="005B003A">
            <w:pPr>
              <w:pStyle w:val="RequirementText"/>
              <w:numPr>
                <w:ilvl w:val="0"/>
                <w:numId w:val="21"/>
              </w:numPr>
            </w:pPr>
            <w:r>
              <w:t>0x01</w:t>
            </w:r>
            <w:r w:rsidR="00871F8F">
              <w:t>:</w:t>
            </w:r>
            <w:r>
              <w:t xml:space="preserve"> Current</w:t>
            </w:r>
          </w:p>
          <w:p w14:paraId="38394B0A" w14:textId="77777777" w:rsidR="005B003A" w:rsidRDefault="005B003A" w:rsidP="005B003A">
            <w:pPr>
              <w:pStyle w:val="RequirementText"/>
              <w:numPr>
                <w:ilvl w:val="0"/>
                <w:numId w:val="21"/>
              </w:numPr>
            </w:pPr>
            <w:r>
              <w:t>0x04</w:t>
            </w:r>
            <w:r w:rsidR="00871F8F">
              <w:t>:</w:t>
            </w:r>
            <w:r>
              <w:t xml:space="preserve"> Voltage</w:t>
            </w:r>
          </w:p>
          <w:p w14:paraId="09007E07" w14:textId="77777777" w:rsidR="005B003A" w:rsidRDefault="005B003A" w:rsidP="005B003A">
            <w:pPr>
              <w:pStyle w:val="RequirementText"/>
              <w:numPr>
                <w:ilvl w:val="0"/>
                <w:numId w:val="21"/>
              </w:numPr>
            </w:pPr>
            <w:r>
              <w:t>All other values</w:t>
            </w:r>
            <w:r w:rsidR="00871F8F">
              <w:t>:</w:t>
            </w:r>
            <w:r>
              <w:t xml:space="preserve"> No order type</w:t>
            </w:r>
          </w:p>
          <w:p w14:paraId="72EF7947" w14:textId="77777777" w:rsidR="005B003A" w:rsidRDefault="005B003A" w:rsidP="005B003A">
            <w:pPr>
              <w:pStyle w:val="RequirementText"/>
            </w:pPr>
            <w:r>
              <w:t>s8OrderValue</w:t>
            </w:r>
            <w:r w:rsidR="00871F8F">
              <w:t>:</w:t>
            </w:r>
            <w:r>
              <w:t xml:space="preserve"> depends of the u8OrderType value</w:t>
            </w:r>
          </w:p>
          <w:p w14:paraId="680C9579" w14:textId="77777777" w:rsidR="005B003A" w:rsidRDefault="005B003A" w:rsidP="005B003A">
            <w:pPr>
              <w:pStyle w:val="RequirementText"/>
              <w:numPr>
                <w:ilvl w:val="0"/>
                <w:numId w:val="21"/>
              </w:numPr>
            </w:pPr>
            <w:r>
              <w:t>in case of PWM</w:t>
            </w:r>
            <w:r w:rsidR="00871F8F">
              <w:t>:</w:t>
            </w:r>
            <w:r>
              <w:t xml:space="preserve"> 1 lsb = 1%</w:t>
            </w:r>
          </w:p>
          <w:p w14:paraId="45CF2663" w14:textId="77777777" w:rsidR="005B003A" w:rsidRDefault="005B003A" w:rsidP="005B003A">
            <w:pPr>
              <w:pStyle w:val="RequirementText"/>
              <w:numPr>
                <w:ilvl w:val="0"/>
                <w:numId w:val="21"/>
              </w:numPr>
            </w:pPr>
            <w:r>
              <w:t>in case of voltage</w:t>
            </w:r>
            <w:r w:rsidR="00871F8F">
              <w:t>:</w:t>
            </w:r>
            <w:r>
              <w:t xml:space="preserve"> 1 lsb = 0.25V</w:t>
            </w:r>
          </w:p>
          <w:p w14:paraId="37007F3A" w14:textId="77777777" w:rsidR="005B003A" w:rsidRDefault="005B003A" w:rsidP="005B003A">
            <w:pPr>
              <w:pStyle w:val="RequirementText"/>
              <w:numPr>
                <w:ilvl w:val="0"/>
                <w:numId w:val="21"/>
              </w:numPr>
            </w:pPr>
            <w:r>
              <w:t>in case of current</w:t>
            </w:r>
            <w:r w:rsidR="00871F8F">
              <w:t>:</w:t>
            </w:r>
            <w:r>
              <w:t xml:space="preserve"> 1 lsb = 0.5A</w:t>
            </w:r>
          </w:p>
          <w:p w14:paraId="291DB70D" w14:textId="77777777" w:rsidR="005B003A" w:rsidRDefault="005B003A" w:rsidP="005B003A">
            <w:pPr>
              <w:pStyle w:val="RequirementText"/>
            </w:pPr>
            <w:r>
              <w:t>u16StepDuration</w:t>
            </w:r>
            <w:r w:rsidR="00871F8F">
              <w:t>:</w:t>
            </w:r>
            <w:r w:rsidR="008978B9">
              <w:t xml:space="preserve"> 1 lsb = 10 ms</w:t>
            </w:r>
          </w:p>
          <w:p w14:paraId="74044589" w14:textId="77777777" w:rsidR="008978B9" w:rsidRDefault="008978B9" w:rsidP="005B003A">
            <w:pPr>
              <w:pStyle w:val="RequirementText"/>
            </w:pPr>
            <w:r>
              <w:t>bReleaseControlled</w:t>
            </w:r>
            <w:r w:rsidR="00871F8F">
              <w:t>:</w:t>
            </w:r>
            <w:r>
              <w:t xml:space="preserve"> Boolean</w:t>
            </w:r>
          </w:p>
          <w:p w14:paraId="62EC9479" w14:textId="77777777" w:rsidR="008978B9" w:rsidRDefault="008978B9" w:rsidP="005B003A">
            <w:pPr>
              <w:pStyle w:val="RequirementText"/>
            </w:pPr>
            <w:r>
              <w:t>bRampStep</w:t>
            </w:r>
            <w:r w:rsidR="00871F8F">
              <w:t>:</w:t>
            </w:r>
            <w:r>
              <w:t xml:space="preserve"> Boolean</w:t>
            </w:r>
          </w:p>
          <w:p w14:paraId="2908E1F7" w14:textId="77777777" w:rsidR="008978B9" w:rsidRDefault="008978B9" w:rsidP="005B003A">
            <w:pPr>
              <w:pStyle w:val="RequirementText"/>
            </w:pPr>
            <w:r>
              <w:t>bWeightedStep</w:t>
            </w:r>
            <w:r w:rsidR="00871F8F">
              <w:t>:</w:t>
            </w:r>
            <w:r>
              <w:t xml:space="preserve"> Boolean</w:t>
            </w:r>
          </w:p>
          <w:p w14:paraId="54D18BCF" w14:textId="77777777" w:rsidR="008978B9" w:rsidRDefault="008978B9" w:rsidP="005B003A">
            <w:pPr>
              <w:pStyle w:val="RequirementText"/>
            </w:pPr>
            <w:r>
              <w:t>bPIDMotor</w:t>
            </w:r>
            <w:r w:rsidR="00871F8F">
              <w:t>:</w:t>
            </w:r>
            <w:r>
              <w:t xml:space="preserve"> Boolean</w:t>
            </w:r>
          </w:p>
          <w:p w14:paraId="05ED5E31" w14:textId="77777777" w:rsidR="008978B9" w:rsidRDefault="008978B9" w:rsidP="005B003A">
            <w:pPr>
              <w:pStyle w:val="RequirementText"/>
            </w:pPr>
            <w:r>
              <w:t>bPIDSupply</w:t>
            </w:r>
            <w:r w:rsidR="00871F8F">
              <w:t>:</w:t>
            </w:r>
            <w:r>
              <w:t xml:space="preserve"> Boolean</w:t>
            </w:r>
          </w:p>
          <w:p w14:paraId="7E43370B" w14:textId="77777777" w:rsidR="008978B9" w:rsidRDefault="008978B9" w:rsidP="005B003A">
            <w:pPr>
              <w:pStyle w:val="RequirementText"/>
            </w:pPr>
            <w:r>
              <w:t>bHighPowerStep</w:t>
            </w:r>
            <w:r w:rsidR="00871F8F">
              <w:t>:</w:t>
            </w:r>
            <w:r>
              <w:t xml:space="preserve"> Boolean</w:t>
            </w:r>
          </w:p>
          <w:p w14:paraId="73A39881" w14:textId="77777777" w:rsidR="00993438" w:rsidRPr="000C404E" w:rsidRDefault="00993438" w:rsidP="005B003A">
            <w:pPr>
              <w:pStyle w:val="RequirementText"/>
            </w:pPr>
            <w:r w:rsidRPr="00993438">
              <w:t>bPowerDegradation</w:t>
            </w:r>
            <w:r w:rsidR="00871F8F">
              <w:t>:</w:t>
            </w:r>
            <w:r>
              <w:t xml:space="preserve"> Boolean</w:t>
            </w:r>
          </w:p>
        </w:tc>
      </w:tr>
      <w:tr w:rsidR="005B003A" w14:paraId="079940CA" w14:textId="77777777" w:rsidTr="00E4583A">
        <w:tc>
          <w:tcPr>
            <w:tcW w:w="779" w:type="dxa"/>
            <w:tcBorders>
              <w:top w:val="nil"/>
              <w:left w:val="nil"/>
              <w:bottom w:val="nil"/>
            </w:tcBorders>
          </w:tcPr>
          <w:p w14:paraId="3B78A98C" w14:textId="77777777" w:rsidR="005B003A" w:rsidRDefault="005B003A" w:rsidP="00E4583A">
            <w:pPr>
              <w:pStyle w:val="RequirementText"/>
            </w:pPr>
          </w:p>
        </w:tc>
        <w:tc>
          <w:tcPr>
            <w:tcW w:w="1134" w:type="dxa"/>
          </w:tcPr>
          <w:p w14:paraId="1F0D2BD7" w14:textId="77777777" w:rsidR="005B003A" w:rsidRDefault="005B003A" w:rsidP="00E4583A">
            <w:pPr>
              <w:pStyle w:val="RequirementText"/>
            </w:pPr>
            <w:r>
              <w:t>Range</w:t>
            </w:r>
          </w:p>
        </w:tc>
        <w:tc>
          <w:tcPr>
            <w:tcW w:w="8080" w:type="dxa"/>
          </w:tcPr>
          <w:p w14:paraId="575791A0" w14:textId="77777777" w:rsidR="008978B9" w:rsidRDefault="008978B9" w:rsidP="008978B9">
            <w:pPr>
              <w:pStyle w:val="RequirementText"/>
            </w:pPr>
            <w:r>
              <w:t>u8OrderType</w:t>
            </w:r>
            <w:r w:rsidR="00871F8F">
              <w:t>:</w:t>
            </w:r>
            <w:r>
              <w:t xml:space="preserve"> [ 0x00 ; 0xFF ]</w:t>
            </w:r>
          </w:p>
          <w:p w14:paraId="557A7BA5" w14:textId="77777777" w:rsidR="008978B9" w:rsidRDefault="008978B9" w:rsidP="008978B9">
            <w:pPr>
              <w:pStyle w:val="RequirementText"/>
            </w:pPr>
            <w:r>
              <w:t>s8OrderValue</w:t>
            </w:r>
            <w:r w:rsidR="00871F8F">
              <w:t>:</w:t>
            </w:r>
            <w:r>
              <w:t xml:space="preserve"> depends of the u8OrderType value</w:t>
            </w:r>
          </w:p>
          <w:p w14:paraId="56E63E95" w14:textId="77777777" w:rsidR="008978B9" w:rsidRDefault="008978B9" w:rsidP="008978B9">
            <w:pPr>
              <w:pStyle w:val="RequirementText"/>
              <w:numPr>
                <w:ilvl w:val="0"/>
                <w:numId w:val="21"/>
              </w:numPr>
            </w:pPr>
            <w:r>
              <w:t>in case of PWM</w:t>
            </w:r>
            <w:r w:rsidR="00871F8F">
              <w:t>:</w:t>
            </w:r>
            <w:r>
              <w:t xml:space="preserve"> [ -100% ; 100% ]</w:t>
            </w:r>
          </w:p>
          <w:p w14:paraId="59FBCB92" w14:textId="77777777" w:rsidR="008978B9" w:rsidRDefault="008978B9" w:rsidP="008978B9">
            <w:pPr>
              <w:pStyle w:val="RequirementText"/>
              <w:numPr>
                <w:ilvl w:val="0"/>
                <w:numId w:val="21"/>
              </w:numPr>
            </w:pPr>
            <w:r>
              <w:t>in case of voltage</w:t>
            </w:r>
            <w:r w:rsidR="00871F8F">
              <w:t>:</w:t>
            </w:r>
            <w:r>
              <w:t xml:space="preserve"> [ -32V ; 31.75V ]</w:t>
            </w:r>
          </w:p>
          <w:p w14:paraId="2BBD7A08" w14:textId="77777777" w:rsidR="008978B9" w:rsidRDefault="008978B9" w:rsidP="008978B9">
            <w:pPr>
              <w:pStyle w:val="RequirementText"/>
              <w:numPr>
                <w:ilvl w:val="0"/>
                <w:numId w:val="21"/>
              </w:numPr>
            </w:pPr>
            <w:r>
              <w:t>in case of current</w:t>
            </w:r>
            <w:r w:rsidR="00871F8F">
              <w:t>:</w:t>
            </w:r>
            <w:r>
              <w:t xml:space="preserve"> [ -47A ; 47A ]</w:t>
            </w:r>
          </w:p>
          <w:p w14:paraId="1EFF3E27" w14:textId="77777777" w:rsidR="008978B9" w:rsidRDefault="008978B9" w:rsidP="008978B9">
            <w:pPr>
              <w:pStyle w:val="RequirementText"/>
              <w:numPr>
                <w:ilvl w:val="0"/>
                <w:numId w:val="21"/>
              </w:numPr>
            </w:pPr>
            <w:r>
              <w:t>in other cases</w:t>
            </w:r>
            <w:r w:rsidR="00871F8F">
              <w:t>:</w:t>
            </w:r>
            <w:r>
              <w:t xml:space="preserve"> NA</w:t>
            </w:r>
          </w:p>
          <w:p w14:paraId="41002F51" w14:textId="77777777" w:rsidR="008978B9" w:rsidRDefault="008978B9" w:rsidP="008978B9">
            <w:pPr>
              <w:pStyle w:val="RequirementText"/>
            </w:pPr>
            <w:r>
              <w:t>u16StepDuration</w:t>
            </w:r>
            <w:r w:rsidR="00871F8F">
              <w:t>:</w:t>
            </w:r>
            <w:r>
              <w:t xml:space="preserve"> [ 0x0000 ; 0xFFFF ]</w:t>
            </w:r>
          </w:p>
          <w:p w14:paraId="3F240567" w14:textId="77777777" w:rsidR="008978B9" w:rsidRDefault="008978B9" w:rsidP="008978B9">
            <w:pPr>
              <w:pStyle w:val="RequirementText"/>
            </w:pPr>
            <w:r>
              <w:t>bReleaseControlled</w:t>
            </w:r>
            <w:r w:rsidR="00871F8F">
              <w:t>:</w:t>
            </w:r>
            <w:r>
              <w:t xml:space="preserve"> Boolean</w:t>
            </w:r>
          </w:p>
          <w:p w14:paraId="63F00520" w14:textId="77777777" w:rsidR="008978B9" w:rsidRDefault="008978B9" w:rsidP="008978B9">
            <w:pPr>
              <w:pStyle w:val="RequirementText"/>
            </w:pPr>
            <w:r>
              <w:t>bRampStep</w:t>
            </w:r>
            <w:r w:rsidR="00871F8F">
              <w:t>:</w:t>
            </w:r>
            <w:r>
              <w:t xml:space="preserve"> Boolean</w:t>
            </w:r>
          </w:p>
          <w:p w14:paraId="0A018C1F" w14:textId="77777777" w:rsidR="008978B9" w:rsidRDefault="008978B9" w:rsidP="008978B9">
            <w:pPr>
              <w:pStyle w:val="RequirementText"/>
            </w:pPr>
            <w:r>
              <w:lastRenderedPageBreak/>
              <w:t>bWeightedStep</w:t>
            </w:r>
            <w:r w:rsidR="00871F8F">
              <w:t>:</w:t>
            </w:r>
            <w:r>
              <w:t xml:space="preserve"> Boolean</w:t>
            </w:r>
          </w:p>
          <w:p w14:paraId="78693F86" w14:textId="77777777" w:rsidR="008978B9" w:rsidRDefault="008978B9" w:rsidP="008978B9">
            <w:pPr>
              <w:pStyle w:val="RequirementText"/>
            </w:pPr>
            <w:r>
              <w:t>bPIDMotor</w:t>
            </w:r>
            <w:r w:rsidR="00871F8F">
              <w:t>:</w:t>
            </w:r>
            <w:r>
              <w:t xml:space="preserve"> Boolean</w:t>
            </w:r>
          </w:p>
          <w:p w14:paraId="78B6F5B5" w14:textId="77777777" w:rsidR="008978B9" w:rsidRDefault="008978B9" w:rsidP="008978B9">
            <w:pPr>
              <w:pStyle w:val="RequirementText"/>
            </w:pPr>
            <w:r>
              <w:t>bPIDSupply</w:t>
            </w:r>
            <w:r w:rsidR="00871F8F">
              <w:t>:</w:t>
            </w:r>
            <w:r>
              <w:t xml:space="preserve"> Boolean</w:t>
            </w:r>
          </w:p>
          <w:p w14:paraId="1DFD0EAD" w14:textId="77777777" w:rsidR="005B003A" w:rsidRDefault="008978B9" w:rsidP="008978B9">
            <w:pPr>
              <w:pStyle w:val="RequirementText"/>
            </w:pPr>
            <w:r>
              <w:t>bHighPowerStep</w:t>
            </w:r>
            <w:r w:rsidR="00871F8F">
              <w:t>:</w:t>
            </w:r>
            <w:r>
              <w:t xml:space="preserve"> Boolean</w:t>
            </w:r>
          </w:p>
          <w:p w14:paraId="1028C84F" w14:textId="77777777" w:rsidR="00993438" w:rsidRPr="000C404E" w:rsidRDefault="00993438" w:rsidP="008978B9">
            <w:pPr>
              <w:pStyle w:val="RequirementText"/>
            </w:pPr>
            <w:r w:rsidRPr="00993438">
              <w:t>bPowerDegradation</w:t>
            </w:r>
            <w:r w:rsidR="00871F8F">
              <w:t>:</w:t>
            </w:r>
            <w:r>
              <w:t xml:space="preserve"> Boolean</w:t>
            </w:r>
          </w:p>
        </w:tc>
      </w:tr>
      <w:tr w:rsidR="005B003A" w14:paraId="183A6D65" w14:textId="77777777" w:rsidTr="00E4583A">
        <w:tc>
          <w:tcPr>
            <w:tcW w:w="779" w:type="dxa"/>
            <w:tcBorders>
              <w:top w:val="nil"/>
              <w:left w:val="nil"/>
              <w:bottom w:val="nil"/>
            </w:tcBorders>
          </w:tcPr>
          <w:p w14:paraId="1D5740CE" w14:textId="77777777" w:rsidR="005B003A" w:rsidRDefault="005B003A" w:rsidP="00E4583A">
            <w:pPr>
              <w:pStyle w:val="RequirementText"/>
            </w:pPr>
          </w:p>
        </w:tc>
        <w:tc>
          <w:tcPr>
            <w:tcW w:w="1134" w:type="dxa"/>
          </w:tcPr>
          <w:p w14:paraId="375DD3E3" w14:textId="77777777" w:rsidR="005B003A" w:rsidRDefault="005B003A" w:rsidP="00E4583A">
            <w:pPr>
              <w:pStyle w:val="RequirementText"/>
            </w:pPr>
            <w:r>
              <w:t>Safety</w:t>
            </w:r>
          </w:p>
        </w:tc>
        <w:tc>
          <w:tcPr>
            <w:tcW w:w="8080" w:type="dxa"/>
          </w:tcPr>
          <w:p w14:paraId="25967605" w14:textId="77777777" w:rsidR="005B003A" w:rsidRPr="000C404E" w:rsidRDefault="005B003A" w:rsidP="00E4583A">
            <w:pPr>
              <w:pStyle w:val="RequirementText"/>
            </w:pPr>
            <w:r>
              <w:t>NA</w:t>
            </w:r>
          </w:p>
        </w:tc>
      </w:tr>
      <w:tr w:rsidR="005B003A" w14:paraId="6B21554D" w14:textId="77777777" w:rsidTr="00E4583A">
        <w:tc>
          <w:tcPr>
            <w:tcW w:w="779" w:type="dxa"/>
            <w:tcBorders>
              <w:top w:val="nil"/>
              <w:left w:val="nil"/>
              <w:bottom w:val="nil"/>
            </w:tcBorders>
          </w:tcPr>
          <w:p w14:paraId="14836B6C" w14:textId="77777777" w:rsidR="005B003A" w:rsidRDefault="005B003A" w:rsidP="00E4583A">
            <w:pPr>
              <w:pStyle w:val="RequirementText"/>
            </w:pPr>
          </w:p>
        </w:tc>
        <w:tc>
          <w:tcPr>
            <w:tcW w:w="1134" w:type="dxa"/>
          </w:tcPr>
          <w:p w14:paraId="10BCDCC3" w14:textId="77777777" w:rsidR="005B003A" w:rsidRDefault="005B003A" w:rsidP="00E4583A">
            <w:pPr>
              <w:pStyle w:val="RequirementText"/>
            </w:pPr>
            <w:r>
              <w:t>Constraint</w:t>
            </w:r>
          </w:p>
        </w:tc>
        <w:tc>
          <w:tcPr>
            <w:tcW w:w="8080" w:type="dxa"/>
          </w:tcPr>
          <w:p w14:paraId="386DE61A" w14:textId="77777777" w:rsidR="005B003A" w:rsidRPr="000C404E" w:rsidRDefault="008978B9" w:rsidP="00F4231F">
            <w:pPr>
              <w:pStyle w:val="RequirementText"/>
            </w:pPr>
            <w:r>
              <w:t xml:space="preserve">This data is shared between several process handled by the BFE. </w:t>
            </w:r>
            <w:r w:rsidR="00F4231F">
              <w:t>The</w:t>
            </w:r>
            <w:r>
              <w:t xml:space="preserve"> data integri</w:t>
            </w:r>
            <w:r w:rsidR="00F4231F">
              <w:t>ty is ensured because all of the</w:t>
            </w:r>
            <w:r>
              <w:t>s</w:t>
            </w:r>
            <w:r w:rsidR="00F4231F">
              <w:t>e</w:t>
            </w:r>
            <w:r>
              <w:t xml:space="preserve"> process are called in the same task context.</w:t>
            </w:r>
          </w:p>
        </w:tc>
      </w:tr>
    </w:tbl>
    <w:p w14:paraId="78D24D5A" w14:textId="77777777" w:rsidR="005B003A" w:rsidRDefault="005B003A" w:rsidP="005B003A">
      <w:pPr>
        <w:rPr>
          <w:color w:val="008000"/>
        </w:rPr>
      </w:pPr>
    </w:p>
    <w:p w14:paraId="36EE6291" w14:textId="77777777" w:rsidR="00497666" w:rsidRDefault="00497666" w:rsidP="00497666">
      <w:pPr>
        <w:pStyle w:val="RequirementID"/>
      </w:pPr>
      <w:r>
        <w:t>DSG_BFE_</w:t>
      </w:r>
      <w:r w:rsidR="00176BEA">
        <w:t>00052</w:t>
      </w:r>
      <w:r>
        <w:t>:</w:t>
      </w:r>
    </w:p>
    <w:p w14:paraId="72482BAA" w14:textId="77777777" w:rsidR="005B003A" w:rsidRPr="00497666" w:rsidRDefault="00497666" w:rsidP="00497666">
      <w:r>
        <w:t xml:space="preserve"> [COVERS: ]</w:t>
      </w: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1134"/>
        <w:gridCol w:w="8080"/>
      </w:tblGrid>
      <w:tr w:rsidR="00F4231F" w14:paraId="44E0CEAB" w14:textId="77777777" w:rsidTr="00E4583A">
        <w:trPr>
          <w:cantSplit/>
        </w:trPr>
        <w:tc>
          <w:tcPr>
            <w:tcW w:w="9993" w:type="dxa"/>
            <w:gridSpan w:val="3"/>
            <w:tcBorders>
              <w:bottom w:val="single" w:sz="4" w:space="0" w:color="auto"/>
            </w:tcBorders>
            <w:shd w:val="pct5" w:color="auto" w:fill="FFFFFF"/>
          </w:tcPr>
          <w:p w14:paraId="55C0148A" w14:textId="77777777" w:rsidR="00F4231F" w:rsidRPr="003D58C0" w:rsidRDefault="00F4231F" w:rsidP="00E4583A">
            <w:pPr>
              <w:pStyle w:val="RequirementText"/>
              <w:rPr>
                <w:b/>
              </w:rPr>
            </w:pPr>
            <w:r w:rsidRPr="00F4231F">
              <w:rPr>
                <w:b/>
              </w:rPr>
              <w:t>stStepConstraints</w:t>
            </w:r>
          </w:p>
        </w:tc>
      </w:tr>
      <w:tr w:rsidR="00F4231F" w14:paraId="773260C5" w14:textId="77777777" w:rsidTr="00E4583A">
        <w:tc>
          <w:tcPr>
            <w:tcW w:w="779" w:type="dxa"/>
            <w:tcBorders>
              <w:top w:val="nil"/>
              <w:left w:val="nil"/>
              <w:bottom w:val="nil"/>
            </w:tcBorders>
          </w:tcPr>
          <w:p w14:paraId="7F655C78" w14:textId="77777777" w:rsidR="00F4231F" w:rsidRDefault="00F4231F" w:rsidP="00E4583A">
            <w:pPr>
              <w:pStyle w:val="RequirementText"/>
            </w:pPr>
          </w:p>
        </w:tc>
        <w:tc>
          <w:tcPr>
            <w:tcW w:w="1134" w:type="dxa"/>
            <w:tcBorders>
              <w:top w:val="nil"/>
            </w:tcBorders>
          </w:tcPr>
          <w:p w14:paraId="6E996C70" w14:textId="77777777" w:rsidR="00F4231F" w:rsidRDefault="00F4231F" w:rsidP="00E4583A">
            <w:pPr>
              <w:pStyle w:val="RequirementText"/>
            </w:pPr>
            <w:r>
              <w:t>Type</w:t>
            </w:r>
          </w:p>
        </w:tc>
        <w:tc>
          <w:tcPr>
            <w:tcW w:w="8080" w:type="dxa"/>
            <w:tcBorders>
              <w:top w:val="nil"/>
            </w:tcBorders>
          </w:tcPr>
          <w:p w14:paraId="0EE206D7" w14:textId="77777777" w:rsidR="00F4231F" w:rsidRDefault="00F4231F" w:rsidP="00E4583A">
            <w:pPr>
              <w:pStyle w:val="RequirementText"/>
            </w:pPr>
            <w:r>
              <w:t xml:space="preserve">Structure </w:t>
            </w:r>
            <w:r w:rsidRPr="00F4231F">
              <w:t>stOrderConstraints_Type</w:t>
            </w:r>
          </w:p>
          <w:p w14:paraId="102D2D37" w14:textId="77777777" w:rsidR="00F4231F" w:rsidRDefault="00F4231F" w:rsidP="00E4583A">
            <w:pPr>
              <w:pStyle w:val="RequirementText"/>
            </w:pPr>
            <w:r>
              <w:t>{</w:t>
            </w:r>
          </w:p>
          <w:p w14:paraId="302C58EB" w14:textId="77777777" w:rsidR="00F4231F" w:rsidRDefault="00F4231F" w:rsidP="00E4583A">
            <w:pPr>
              <w:pStyle w:val="RequirementText"/>
            </w:pPr>
            <w:r>
              <w:t xml:space="preserve">   uint8 u8OrderType;</w:t>
            </w:r>
          </w:p>
          <w:p w14:paraId="305C0338" w14:textId="77777777" w:rsidR="00F4231F" w:rsidRDefault="00F4231F" w:rsidP="00E4583A">
            <w:pPr>
              <w:pStyle w:val="RequirementText"/>
            </w:pPr>
            <w:r>
              <w:t xml:space="preserve">   sint8 s8OrderValue;</w:t>
            </w:r>
          </w:p>
          <w:p w14:paraId="54F438A2" w14:textId="77777777" w:rsidR="00F4231F" w:rsidRDefault="00F4231F" w:rsidP="00E4583A">
            <w:pPr>
              <w:pStyle w:val="RequirementText"/>
            </w:pPr>
            <w:r>
              <w:t xml:space="preserve">   uint16 u16StepDuration;</w:t>
            </w:r>
          </w:p>
          <w:p w14:paraId="382D8F05" w14:textId="77777777" w:rsidR="00F4231F" w:rsidRDefault="00F4231F" w:rsidP="00F4231F">
            <w:pPr>
              <w:pStyle w:val="RequirementText"/>
            </w:pPr>
            <w:r>
              <w:t xml:space="preserve">   boolean bTriggOffControlled;</w:t>
            </w:r>
          </w:p>
          <w:p w14:paraId="46D4896F" w14:textId="77777777" w:rsidR="00F4231F" w:rsidRDefault="00F4231F" w:rsidP="00F4231F">
            <w:pPr>
              <w:pStyle w:val="RequirementText"/>
            </w:pPr>
            <w:r>
              <w:t xml:space="preserve">   boolean bMotorBlockedControlled;</w:t>
            </w:r>
          </w:p>
          <w:p w14:paraId="62A94043" w14:textId="77777777" w:rsidR="00F4231F" w:rsidRDefault="00F4231F" w:rsidP="00F4231F">
            <w:pPr>
              <w:pStyle w:val="RequirementText"/>
            </w:pPr>
            <w:r>
              <w:t xml:space="preserve">   boolean bOrderControlled;</w:t>
            </w:r>
          </w:p>
          <w:p w14:paraId="12133B7C" w14:textId="77777777" w:rsidR="00F4231F" w:rsidRDefault="00F4231F" w:rsidP="00F4231F">
            <w:pPr>
              <w:pStyle w:val="RequirementText"/>
            </w:pPr>
            <w:r>
              <w:t xml:space="preserve">   boolean bBeltBlockedControlled;</w:t>
            </w:r>
          </w:p>
          <w:p w14:paraId="06DDC22B" w14:textId="77777777" w:rsidR="00F4231F" w:rsidRDefault="00F4231F" w:rsidP="00F4231F">
            <w:pPr>
              <w:pStyle w:val="RequirementText"/>
            </w:pPr>
            <w:r>
              <w:t xml:space="preserve">   uint8 u8AdaptCurrentLimit;</w:t>
            </w:r>
          </w:p>
          <w:p w14:paraId="046E8EFE" w14:textId="77777777" w:rsidR="00F4231F" w:rsidRDefault="00F4231F" w:rsidP="00F4231F">
            <w:pPr>
              <w:pStyle w:val="RequirementText"/>
            </w:pPr>
            <w:r>
              <w:t xml:space="preserve">   boolean bIsBeltMvtControlled;</w:t>
            </w:r>
          </w:p>
          <w:p w14:paraId="20704F90" w14:textId="77777777" w:rsidR="00383151" w:rsidRPr="00A02ACC" w:rsidRDefault="00383151" w:rsidP="00383151">
            <w:pPr>
              <w:autoSpaceDE w:val="0"/>
              <w:autoSpaceDN w:val="0"/>
              <w:adjustRightInd w:val="0"/>
              <w:jc w:val="left"/>
              <w:rPr>
                <w:rFonts w:eastAsia="MS Mincho" w:cs="Arial"/>
                <w:lang w:val="en-US" w:eastAsia="en-US"/>
              </w:rPr>
            </w:pPr>
            <w:r w:rsidRPr="00A02ACC">
              <w:rPr>
                <w:rFonts w:eastAsia="MS Mincho" w:cs="Arial"/>
                <w:color w:val="005032"/>
                <w:lang w:val="en-US" w:eastAsia="en-US"/>
              </w:rPr>
              <w:t xml:space="preserve">   boolean</w:t>
            </w:r>
            <w:r w:rsidRPr="00A02ACC">
              <w:rPr>
                <w:rFonts w:eastAsia="MS Mincho" w:cs="Arial"/>
                <w:color w:val="000000"/>
                <w:lang w:val="en-US" w:eastAsia="en-US"/>
              </w:rPr>
              <w:t xml:space="preserve"> </w:t>
            </w:r>
            <w:r w:rsidRPr="00A02ACC">
              <w:rPr>
                <w:rFonts w:eastAsia="MS Mincho" w:cs="Arial"/>
                <w:color w:val="0000C0"/>
                <w:lang w:val="en-US" w:eastAsia="en-US"/>
              </w:rPr>
              <w:t>bBeltPayoutAbortion2</w:t>
            </w:r>
            <w:r w:rsidRPr="00A02ACC">
              <w:rPr>
                <w:rFonts w:eastAsia="MS Mincho" w:cs="Arial"/>
                <w:color w:val="000000"/>
                <w:lang w:val="en-US" w:eastAsia="en-US"/>
              </w:rPr>
              <w:t>;</w:t>
            </w:r>
          </w:p>
          <w:p w14:paraId="0FA8FE03" w14:textId="77777777" w:rsidR="00383151" w:rsidRPr="00383151" w:rsidRDefault="00383151" w:rsidP="00383151">
            <w:pPr>
              <w:pStyle w:val="RequirementText"/>
            </w:pPr>
            <w:r w:rsidRPr="00A02ACC">
              <w:rPr>
                <w:rFonts w:eastAsia="MS Mincho"/>
                <w:color w:val="000000"/>
                <w:lang w:val="en-US" w:eastAsia="en-US"/>
              </w:rPr>
              <w:t xml:space="preserve">   </w:t>
            </w:r>
            <w:r w:rsidRPr="00A02ACC">
              <w:rPr>
                <w:rFonts w:eastAsia="MS Mincho"/>
                <w:color w:val="005032"/>
                <w:lang w:val="fr-FR" w:eastAsia="en-US"/>
              </w:rPr>
              <w:t>boolean</w:t>
            </w:r>
            <w:r w:rsidRPr="00A02ACC">
              <w:rPr>
                <w:rFonts w:eastAsia="MS Mincho"/>
                <w:color w:val="000000"/>
                <w:lang w:val="fr-FR" w:eastAsia="en-US"/>
              </w:rPr>
              <w:t xml:space="preserve"> </w:t>
            </w:r>
            <w:r w:rsidRPr="00A02ACC">
              <w:rPr>
                <w:rFonts w:eastAsia="MS Mincho"/>
                <w:color w:val="0000C0"/>
                <w:lang w:val="fr-FR" w:eastAsia="en-US"/>
              </w:rPr>
              <w:t>bBeltPayoutAbortion1</w:t>
            </w:r>
            <w:r w:rsidRPr="00A02ACC">
              <w:rPr>
                <w:rFonts w:eastAsia="MS Mincho"/>
                <w:color w:val="000000"/>
                <w:lang w:val="fr-FR" w:eastAsia="en-US"/>
              </w:rPr>
              <w:t>;</w:t>
            </w:r>
          </w:p>
          <w:p w14:paraId="6125837E" w14:textId="77777777" w:rsidR="00F4231F" w:rsidRPr="000C404E" w:rsidRDefault="00F4231F" w:rsidP="00F4231F">
            <w:pPr>
              <w:pStyle w:val="RequirementText"/>
            </w:pPr>
            <w:r>
              <w:t>}</w:t>
            </w:r>
          </w:p>
        </w:tc>
      </w:tr>
      <w:tr w:rsidR="00F4231F" w14:paraId="5CCC5681" w14:textId="77777777" w:rsidTr="00E4583A">
        <w:tc>
          <w:tcPr>
            <w:tcW w:w="779" w:type="dxa"/>
            <w:tcBorders>
              <w:top w:val="nil"/>
              <w:left w:val="nil"/>
              <w:bottom w:val="nil"/>
            </w:tcBorders>
          </w:tcPr>
          <w:p w14:paraId="62B76A43" w14:textId="77777777" w:rsidR="00F4231F" w:rsidRDefault="00F4231F" w:rsidP="00E4583A">
            <w:pPr>
              <w:pStyle w:val="RequirementText"/>
            </w:pPr>
          </w:p>
        </w:tc>
        <w:tc>
          <w:tcPr>
            <w:tcW w:w="1134" w:type="dxa"/>
          </w:tcPr>
          <w:p w14:paraId="3174808E" w14:textId="77777777" w:rsidR="00F4231F" w:rsidRDefault="00F4231F" w:rsidP="00E4583A">
            <w:pPr>
              <w:pStyle w:val="RequirementText"/>
            </w:pPr>
            <w:r>
              <w:t>Object</w:t>
            </w:r>
          </w:p>
        </w:tc>
        <w:tc>
          <w:tcPr>
            <w:tcW w:w="8080" w:type="dxa"/>
          </w:tcPr>
          <w:p w14:paraId="5D7496DC" w14:textId="77777777" w:rsidR="00F4231F" w:rsidRPr="000C404E" w:rsidRDefault="00F4231F" w:rsidP="00E4583A">
            <w:pPr>
              <w:pStyle w:val="RequirementText"/>
            </w:pPr>
            <w:r>
              <w:t>Contains current executed step parameters extracted from step library (Post build parameters)</w:t>
            </w:r>
            <w:r w:rsidR="00666CD7">
              <w:t xml:space="preserve"> that will be used to evaluate the end of the current step execution.</w:t>
            </w:r>
          </w:p>
        </w:tc>
      </w:tr>
      <w:tr w:rsidR="00F4231F" w14:paraId="6B30566A" w14:textId="77777777" w:rsidTr="00E4583A">
        <w:tc>
          <w:tcPr>
            <w:tcW w:w="779" w:type="dxa"/>
            <w:tcBorders>
              <w:top w:val="nil"/>
              <w:left w:val="nil"/>
              <w:bottom w:val="nil"/>
            </w:tcBorders>
          </w:tcPr>
          <w:p w14:paraId="261F71E0" w14:textId="77777777" w:rsidR="00F4231F" w:rsidRDefault="00F4231F" w:rsidP="00E4583A">
            <w:pPr>
              <w:pStyle w:val="RequirementText"/>
            </w:pPr>
          </w:p>
        </w:tc>
        <w:tc>
          <w:tcPr>
            <w:tcW w:w="1134" w:type="dxa"/>
          </w:tcPr>
          <w:p w14:paraId="1F605E24" w14:textId="77777777" w:rsidR="00F4231F" w:rsidRDefault="00F4231F" w:rsidP="00E4583A">
            <w:pPr>
              <w:pStyle w:val="RequirementText"/>
            </w:pPr>
            <w:r>
              <w:t>Unit</w:t>
            </w:r>
          </w:p>
        </w:tc>
        <w:tc>
          <w:tcPr>
            <w:tcW w:w="8080" w:type="dxa"/>
          </w:tcPr>
          <w:p w14:paraId="4F0854A8" w14:textId="77777777" w:rsidR="00F4231F" w:rsidRDefault="00F4231F" w:rsidP="00E4583A">
            <w:pPr>
              <w:pStyle w:val="RequirementText"/>
            </w:pPr>
            <w:r>
              <w:t>u8OrderType</w:t>
            </w:r>
            <w:r w:rsidR="00871F8F">
              <w:t>:</w:t>
            </w:r>
          </w:p>
          <w:p w14:paraId="0DA4991C" w14:textId="77777777" w:rsidR="00F4231F" w:rsidRDefault="00F4231F" w:rsidP="00E4583A">
            <w:pPr>
              <w:pStyle w:val="RequirementText"/>
              <w:numPr>
                <w:ilvl w:val="0"/>
                <w:numId w:val="21"/>
              </w:numPr>
            </w:pPr>
            <w:r>
              <w:t>0x00</w:t>
            </w:r>
            <w:r w:rsidR="00871F8F">
              <w:t>:</w:t>
            </w:r>
            <w:r>
              <w:t xml:space="preserve"> PWM</w:t>
            </w:r>
          </w:p>
          <w:p w14:paraId="7E92861C" w14:textId="77777777" w:rsidR="00F4231F" w:rsidRDefault="00F4231F" w:rsidP="00E4583A">
            <w:pPr>
              <w:pStyle w:val="RequirementText"/>
              <w:numPr>
                <w:ilvl w:val="0"/>
                <w:numId w:val="21"/>
              </w:numPr>
            </w:pPr>
            <w:r>
              <w:t>0x01</w:t>
            </w:r>
            <w:r w:rsidR="00871F8F">
              <w:t>:</w:t>
            </w:r>
            <w:r>
              <w:t xml:space="preserve"> Current</w:t>
            </w:r>
          </w:p>
          <w:p w14:paraId="562FD030" w14:textId="77777777" w:rsidR="00F4231F" w:rsidRDefault="00F4231F" w:rsidP="00E4583A">
            <w:pPr>
              <w:pStyle w:val="RequirementText"/>
              <w:numPr>
                <w:ilvl w:val="0"/>
                <w:numId w:val="21"/>
              </w:numPr>
            </w:pPr>
            <w:r>
              <w:t>0x04</w:t>
            </w:r>
            <w:r w:rsidR="00871F8F">
              <w:t>:</w:t>
            </w:r>
            <w:r>
              <w:t xml:space="preserve"> Voltage</w:t>
            </w:r>
          </w:p>
          <w:p w14:paraId="0352B08F" w14:textId="77777777" w:rsidR="00F4231F" w:rsidRDefault="00F4231F" w:rsidP="00E4583A">
            <w:pPr>
              <w:pStyle w:val="RequirementText"/>
              <w:numPr>
                <w:ilvl w:val="0"/>
                <w:numId w:val="21"/>
              </w:numPr>
            </w:pPr>
            <w:r>
              <w:t>All other values</w:t>
            </w:r>
            <w:r w:rsidR="00871F8F">
              <w:t>:</w:t>
            </w:r>
            <w:r>
              <w:t xml:space="preserve"> No order type</w:t>
            </w:r>
          </w:p>
          <w:p w14:paraId="164C1FBD" w14:textId="77777777" w:rsidR="00F4231F" w:rsidRDefault="00F4231F" w:rsidP="00E4583A">
            <w:pPr>
              <w:pStyle w:val="RequirementText"/>
            </w:pPr>
            <w:r>
              <w:t>s8OrderValue</w:t>
            </w:r>
            <w:r w:rsidR="00871F8F">
              <w:t>:</w:t>
            </w:r>
            <w:r>
              <w:t xml:space="preserve"> depends of the u8OrderType value</w:t>
            </w:r>
          </w:p>
          <w:p w14:paraId="016A5B93" w14:textId="77777777" w:rsidR="00F4231F" w:rsidRDefault="00F4231F" w:rsidP="00E4583A">
            <w:pPr>
              <w:pStyle w:val="RequirementText"/>
              <w:numPr>
                <w:ilvl w:val="0"/>
                <w:numId w:val="21"/>
              </w:numPr>
            </w:pPr>
            <w:r>
              <w:t>in case of PWM</w:t>
            </w:r>
            <w:r w:rsidR="00871F8F">
              <w:t>:</w:t>
            </w:r>
            <w:r>
              <w:t xml:space="preserve"> 1 lsb = 1%</w:t>
            </w:r>
          </w:p>
          <w:p w14:paraId="6847CC93" w14:textId="77777777" w:rsidR="00F4231F" w:rsidRDefault="00F4231F" w:rsidP="00E4583A">
            <w:pPr>
              <w:pStyle w:val="RequirementText"/>
              <w:numPr>
                <w:ilvl w:val="0"/>
                <w:numId w:val="21"/>
              </w:numPr>
            </w:pPr>
            <w:r>
              <w:t>in case of voltage</w:t>
            </w:r>
            <w:r w:rsidR="00871F8F">
              <w:t>:</w:t>
            </w:r>
            <w:r>
              <w:t xml:space="preserve"> 1 lsb = 0.25V</w:t>
            </w:r>
          </w:p>
          <w:p w14:paraId="258009C2" w14:textId="77777777" w:rsidR="00F4231F" w:rsidRDefault="00F4231F" w:rsidP="00E4583A">
            <w:pPr>
              <w:pStyle w:val="RequirementText"/>
              <w:numPr>
                <w:ilvl w:val="0"/>
                <w:numId w:val="21"/>
              </w:numPr>
            </w:pPr>
            <w:r>
              <w:t>in case of current</w:t>
            </w:r>
            <w:r w:rsidR="00871F8F">
              <w:t>:</w:t>
            </w:r>
            <w:r>
              <w:t xml:space="preserve"> 1 lsb = 0.5A</w:t>
            </w:r>
          </w:p>
          <w:p w14:paraId="3C031B10" w14:textId="77777777" w:rsidR="00F4231F" w:rsidRDefault="00F4231F" w:rsidP="00E4583A">
            <w:pPr>
              <w:pStyle w:val="RequirementText"/>
            </w:pPr>
            <w:r>
              <w:t>u16StepDuration</w:t>
            </w:r>
            <w:r w:rsidR="00871F8F">
              <w:t>:</w:t>
            </w:r>
            <w:r>
              <w:t xml:space="preserve"> 1 lsb = 10 ms</w:t>
            </w:r>
          </w:p>
          <w:p w14:paraId="5E320882" w14:textId="77777777" w:rsidR="00F4231F" w:rsidRDefault="00F4231F" w:rsidP="00E4583A">
            <w:pPr>
              <w:pStyle w:val="RequirementText"/>
            </w:pPr>
            <w:r>
              <w:t>bTriggOffControlled</w:t>
            </w:r>
            <w:r w:rsidR="00871F8F">
              <w:t>:</w:t>
            </w:r>
            <w:r>
              <w:t xml:space="preserve"> Boolean</w:t>
            </w:r>
          </w:p>
          <w:p w14:paraId="407D38F2" w14:textId="77777777" w:rsidR="00F4231F" w:rsidRDefault="00F4231F" w:rsidP="00E4583A">
            <w:pPr>
              <w:pStyle w:val="RequirementText"/>
            </w:pPr>
            <w:r>
              <w:t>bMotorBlockedControlled</w:t>
            </w:r>
            <w:r w:rsidR="00871F8F">
              <w:t>:</w:t>
            </w:r>
            <w:r>
              <w:t xml:space="preserve"> Boolean</w:t>
            </w:r>
          </w:p>
          <w:p w14:paraId="1EFE6DF6" w14:textId="77777777" w:rsidR="00F4231F" w:rsidRDefault="00F4231F" w:rsidP="00E4583A">
            <w:pPr>
              <w:pStyle w:val="RequirementText"/>
            </w:pPr>
            <w:r>
              <w:t>bOrderControlled</w:t>
            </w:r>
            <w:r w:rsidR="00871F8F">
              <w:t>:</w:t>
            </w:r>
            <w:r>
              <w:t xml:space="preserve"> Boolean</w:t>
            </w:r>
          </w:p>
          <w:p w14:paraId="21CD4C3D" w14:textId="77777777" w:rsidR="00F4231F" w:rsidRPr="009E19C4" w:rsidRDefault="00F4231F" w:rsidP="00E4583A">
            <w:pPr>
              <w:pStyle w:val="RequirementText"/>
              <w:rPr>
                <w:lang w:val="en-US"/>
              </w:rPr>
            </w:pPr>
            <w:r>
              <w:t>bBeltBlockedControlled</w:t>
            </w:r>
            <w:r w:rsidR="00871F8F">
              <w:t>:</w:t>
            </w:r>
            <w:r>
              <w:t xml:space="preserve"> Boolean</w:t>
            </w:r>
          </w:p>
          <w:p w14:paraId="5BF279C7" w14:textId="77777777" w:rsidR="00F4231F" w:rsidRDefault="00F4231F" w:rsidP="00E4583A">
            <w:pPr>
              <w:pStyle w:val="RequirementText"/>
            </w:pPr>
            <w:r>
              <w:t>u8AdaptCurrentLimit</w:t>
            </w:r>
            <w:r w:rsidR="00871F8F">
              <w:t>:</w:t>
            </w:r>
            <w:r>
              <w:t xml:space="preserve"> NA</w:t>
            </w:r>
          </w:p>
          <w:p w14:paraId="0036BB49" w14:textId="77777777" w:rsidR="00F4231F" w:rsidRDefault="00F4231F" w:rsidP="00E4583A">
            <w:pPr>
              <w:pStyle w:val="RequirementText"/>
            </w:pPr>
            <w:r>
              <w:t>bIsBeltMvtControlled</w:t>
            </w:r>
            <w:r w:rsidR="00871F8F">
              <w:t>:</w:t>
            </w:r>
            <w:r>
              <w:t xml:space="preserve"> Boolean</w:t>
            </w:r>
          </w:p>
          <w:p w14:paraId="4EBB99E3" w14:textId="77777777" w:rsidR="00C70387" w:rsidRPr="00A02ACC" w:rsidRDefault="00C70387" w:rsidP="00E4583A">
            <w:pPr>
              <w:pStyle w:val="RequirementText"/>
              <w:rPr>
                <w:rFonts w:eastAsia="MS Mincho"/>
                <w:color w:val="0000C0"/>
                <w:lang w:val="en-US" w:eastAsia="en-US"/>
              </w:rPr>
            </w:pPr>
            <w:r w:rsidRPr="00A02ACC">
              <w:rPr>
                <w:rFonts w:eastAsia="MS Mincho"/>
                <w:color w:val="0000C0"/>
                <w:lang w:val="en-US" w:eastAsia="en-US"/>
              </w:rPr>
              <w:t>bBeltPayoutAbortion2 : Boolean</w:t>
            </w:r>
          </w:p>
          <w:p w14:paraId="0E0B866A" w14:textId="77777777" w:rsidR="00C70387" w:rsidRPr="000C404E" w:rsidRDefault="00C70387" w:rsidP="00E4583A">
            <w:pPr>
              <w:pStyle w:val="RequirementText"/>
            </w:pPr>
            <w:r w:rsidRPr="00A02ACC">
              <w:rPr>
                <w:rFonts w:eastAsia="MS Mincho"/>
                <w:color w:val="0000C0"/>
                <w:lang w:val="en-US" w:eastAsia="en-US"/>
              </w:rPr>
              <w:t>bBeltPayoutAbortion1: Boolean</w:t>
            </w:r>
          </w:p>
        </w:tc>
      </w:tr>
      <w:tr w:rsidR="00F4231F" w14:paraId="54742FBF" w14:textId="77777777" w:rsidTr="00E4583A">
        <w:tc>
          <w:tcPr>
            <w:tcW w:w="779" w:type="dxa"/>
            <w:tcBorders>
              <w:top w:val="nil"/>
              <w:left w:val="nil"/>
              <w:bottom w:val="nil"/>
            </w:tcBorders>
          </w:tcPr>
          <w:p w14:paraId="38700C68" w14:textId="77777777" w:rsidR="00F4231F" w:rsidRDefault="00F4231F" w:rsidP="00E4583A">
            <w:pPr>
              <w:pStyle w:val="RequirementText"/>
            </w:pPr>
          </w:p>
        </w:tc>
        <w:tc>
          <w:tcPr>
            <w:tcW w:w="1134" w:type="dxa"/>
          </w:tcPr>
          <w:p w14:paraId="3D98BAD6" w14:textId="77777777" w:rsidR="00F4231F" w:rsidRDefault="00F4231F" w:rsidP="00E4583A">
            <w:pPr>
              <w:pStyle w:val="RequirementText"/>
            </w:pPr>
            <w:r>
              <w:t>Range</w:t>
            </w:r>
          </w:p>
        </w:tc>
        <w:tc>
          <w:tcPr>
            <w:tcW w:w="8080" w:type="dxa"/>
          </w:tcPr>
          <w:p w14:paraId="27448168" w14:textId="77777777" w:rsidR="00F4231F" w:rsidRDefault="00F4231F" w:rsidP="00E4583A">
            <w:pPr>
              <w:pStyle w:val="RequirementText"/>
            </w:pPr>
            <w:r>
              <w:t>u8OrderType</w:t>
            </w:r>
            <w:r w:rsidR="00871F8F">
              <w:t>:</w:t>
            </w:r>
            <w:r>
              <w:t xml:space="preserve"> [ 0x00 ; 0xFF ]</w:t>
            </w:r>
          </w:p>
          <w:p w14:paraId="0A252835" w14:textId="77777777" w:rsidR="00F4231F" w:rsidRDefault="00F4231F" w:rsidP="00E4583A">
            <w:pPr>
              <w:pStyle w:val="RequirementText"/>
            </w:pPr>
            <w:r>
              <w:t>s8OrderValue</w:t>
            </w:r>
            <w:r w:rsidR="00871F8F">
              <w:t>:</w:t>
            </w:r>
            <w:r>
              <w:t xml:space="preserve"> depends of the u8OrderType value</w:t>
            </w:r>
          </w:p>
          <w:p w14:paraId="4E844049" w14:textId="77777777" w:rsidR="00F4231F" w:rsidRDefault="00F4231F" w:rsidP="00E4583A">
            <w:pPr>
              <w:pStyle w:val="RequirementText"/>
              <w:numPr>
                <w:ilvl w:val="0"/>
                <w:numId w:val="21"/>
              </w:numPr>
            </w:pPr>
            <w:r>
              <w:t>in case of PWM</w:t>
            </w:r>
            <w:r w:rsidR="00871F8F">
              <w:t>:</w:t>
            </w:r>
            <w:r>
              <w:t xml:space="preserve"> [ -100% ; 100% ]</w:t>
            </w:r>
          </w:p>
          <w:p w14:paraId="42A311DA" w14:textId="77777777" w:rsidR="00F4231F" w:rsidRDefault="00F4231F" w:rsidP="00E4583A">
            <w:pPr>
              <w:pStyle w:val="RequirementText"/>
              <w:numPr>
                <w:ilvl w:val="0"/>
                <w:numId w:val="21"/>
              </w:numPr>
            </w:pPr>
            <w:r>
              <w:t>in case of voltage</w:t>
            </w:r>
            <w:r w:rsidR="00871F8F">
              <w:t>:</w:t>
            </w:r>
            <w:r>
              <w:t xml:space="preserve"> [ -32V ; 31.75V ]</w:t>
            </w:r>
          </w:p>
          <w:p w14:paraId="04F0B02A" w14:textId="77777777" w:rsidR="00F4231F" w:rsidRDefault="00F4231F" w:rsidP="00E4583A">
            <w:pPr>
              <w:pStyle w:val="RequirementText"/>
              <w:numPr>
                <w:ilvl w:val="0"/>
                <w:numId w:val="21"/>
              </w:numPr>
            </w:pPr>
            <w:r>
              <w:t>in case of current</w:t>
            </w:r>
            <w:r w:rsidR="00871F8F">
              <w:t>:</w:t>
            </w:r>
            <w:r>
              <w:t xml:space="preserve"> [ -47A ; 47A ]</w:t>
            </w:r>
          </w:p>
          <w:p w14:paraId="20A2F82D" w14:textId="77777777" w:rsidR="00F4231F" w:rsidRDefault="00F4231F" w:rsidP="00E4583A">
            <w:pPr>
              <w:pStyle w:val="RequirementText"/>
              <w:numPr>
                <w:ilvl w:val="0"/>
                <w:numId w:val="21"/>
              </w:numPr>
            </w:pPr>
            <w:r>
              <w:t>in other cases</w:t>
            </w:r>
            <w:r w:rsidR="00871F8F">
              <w:t>:</w:t>
            </w:r>
            <w:r>
              <w:t xml:space="preserve"> NA</w:t>
            </w:r>
          </w:p>
          <w:p w14:paraId="2717A3AD" w14:textId="77777777" w:rsidR="00F4231F" w:rsidRDefault="00F4231F" w:rsidP="00E4583A">
            <w:pPr>
              <w:pStyle w:val="RequirementText"/>
            </w:pPr>
            <w:r>
              <w:t>u16StepDuration</w:t>
            </w:r>
            <w:r w:rsidR="00871F8F">
              <w:t>:</w:t>
            </w:r>
            <w:r>
              <w:t xml:space="preserve"> [ 0x0000 ; 0xFFFF ]</w:t>
            </w:r>
          </w:p>
          <w:p w14:paraId="50EEE8B5" w14:textId="77777777" w:rsidR="00F4231F" w:rsidRDefault="00F4231F" w:rsidP="00E4583A">
            <w:pPr>
              <w:pStyle w:val="RequirementText"/>
            </w:pPr>
            <w:r>
              <w:t>bTriggOffControlled</w:t>
            </w:r>
            <w:r w:rsidR="00871F8F">
              <w:t>:</w:t>
            </w:r>
            <w:r>
              <w:t xml:space="preserve"> Boolean</w:t>
            </w:r>
          </w:p>
          <w:p w14:paraId="78623ED1" w14:textId="77777777" w:rsidR="00F4231F" w:rsidRDefault="00F4231F" w:rsidP="00E4583A">
            <w:pPr>
              <w:pStyle w:val="RequirementText"/>
            </w:pPr>
            <w:r>
              <w:t>bMotorBlockedControlled</w:t>
            </w:r>
            <w:r w:rsidR="00871F8F">
              <w:t>:</w:t>
            </w:r>
            <w:r>
              <w:t xml:space="preserve"> Boolean</w:t>
            </w:r>
          </w:p>
          <w:p w14:paraId="6C10DAAC" w14:textId="77777777" w:rsidR="00F4231F" w:rsidRDefault="00F4231F" w:rsidP="00E4583A">
            <w:pPr>
              <w:pStyle w:val="RequirementText"/>
            </w:pPr>
            <w:r>
              <w:t>bOrderControlled</w:t>
            </w:r>
            <w:r w:rsidR="00871F8F">
              <w:t>:</w:t>
            </w:r>
            <w:r>
              <w:t xml:space="preserve"> Boolean</w:t>
            </w:r>
          </w:p>
          <w:p w14:paraId="5DA1F756" w14:textId="77777777" w:rsidR="00F4231F" w:rsidRDefault="00F4231F" w:rsidP="00E4583A">
            <w:pPr>
              <w:pStyle w:val="RequirementText"/>
            </w:pPr>
            <w:r>
              <w:t>bBeltBlockedControlled</w:t>
            </w:r>
            <w:r w:rsidR="00871F8F">
              <w:t>:</w:t>
            </w:r>
            <w:r>
              <w:t xml:space="preserve"> Boolean</w:t>
            </w:r>
          </w:p>
          <w:p w14:paraId="299A8C04" w14:textId="77777777" w:rsidR="00C70387" w:rsidRDefault="00F4231F" w:rsidP="00E4583A">
            <w:pPr>
              <w:pStyle w:val="RequirementText"/>
            </w:pPr>
            <w:r>
              <w:t>u8AdaptCurrentLimit</w:t>
            </w:r>
            <w:r w:rsidR="00871F8F">
              <w:t>:</w:t>
            </w:r>
            <w:r>
              <w:t xml:space="preserve"> [ 0 ; 63 ]</w:t>
            </w:r>
          </w:p>
          <w:p w14:paraId="28FA2CE7" w14:textId="77777777" w:rsidR="00F4231F" w:rsidRDefault="00F4231F" w:rsidP="00E4583A">
            <w:pPr>
              <w:pStyle w:val="RequirementText"/>
            </w:pPr>
            <w:r>
              <w:lastRenderedPageBreak/>
              <w:t>bIsBeltMvtControlled</w:t>
            </w:r>
            <w:r w:rsidR="00871F8F">
              <w:t>:</w:t>
            </w:r>
            <w:r>
              <w:t xml:space="preserve"> Boolean</w:t>
            </w:r>
          </w:p>
          <w:p w14:paraId="20995D48" w14:textId="77777777" w:rsidR="00C70387" w:rsidRDefault="00C70387" w:rsidP="00A02ACC">
            <w:pPr>
              <w:pStyle w:val="RequirementText"/>
              <w:rPr>
                <w:rFonts w:eastAsia="MS Mincho"/>
                <w:color w:val="0000C0"/>
                <w:lang w:val="fr-FR" w:eastAsia="en-US"/>
              </w:rPr>
            </w:pPr>
            <w:r>
              <w:rPr>
                <w:rFonts w:eastAsia="MS Mincho"/>
                <w:color w:val="0000C0"/>
                <w:lang w:val="fr-FR" w:eastAsia="en-US"/>
              </w:rPr>
              <w:t>[</w:t>
            </w:r>
            <w:r w:rsidRPr="00237964">
              <w:rPr>
                <w:rFonts w:eastAsia="MS Mincho"/>
                <w:color w:val="0000C0"/>
                <w:lang w:val="fr-FR" w:eastAsia="en-US"/>
              </w:rPr>
              <w:t>bBeltPayoutAbortion2</w:t>
            </w:r>
            <w:r>
              <w:rPr>
                <w:rFonts w:eastAsia="MS Mincho"/>
                <w:color w:val="0000C0"/>
                <w:lang w:val="fr-FR" w:eastAsia="en-US"/>
              </w:rPr>
              <w:t> ;</w:t>
            </w:r>
            <w:r w:rsidRPr="00237964">
              <w:rPr>
                <w:rFonts w:eastAsia="MS Mincho"/>
                <w:color w:val="0000C0"/>
                <w:lang w:val="fr-FR" w:eastAsia="en-US"/>
              </w:rPr>
              <w:t xml:space="preserve"> bBeltPayoutAbortion</w:t>
            </w:r>
            <w:r>
              <w:rPr>
                <w:rFonts w:eastAsia="MS Mincho"/>
                <w:color w:val="0000C0"/>
                <w:lang w:val="fr-FR" w:eastAsia="en-US"/>
              </w:rPr>
              <w:t xml:space="preserve">1] : </w:t>
            </w:r>
          </w:p>
          <w:p w14:paraId="369C51F2" w14:textId="77777777" w:rsidR="00C70387" w:rsidRPr="00914EB6" w:rsidRDefault="00C70387" w:rsidP="00A02ACC">
            <w:pPr>
              <w:pStyle w:val="RequirementText"/>
              <w:numPr>
                <w:ilvl w:val="0"/>
                <w:numId w:val="31"/>
              </w:numPr>
              <w:rPr>
                <w:lang w:val="en-US"/>
              </w:rPr>
            </w:pPr>
            <w:r w:rsidRPr="00914EB6">
              <w:t>“00” = option not available</w:t>
            </w:r>
          </w:p>
          <w:p w14:paraId="260092FF" w14:textId="77777777" w:rsidR="00C70387" w:rsidRPr="00C70387" w:rsidRDefault="00C70387" w:rsidP="00A02ACC">
            <w:pPr>
              <w:pStyle w:val="ListParagraph"/>
              <w:numPr>
                <w:ilvl w:val="0"/>
                <w:numId w:val="31"/>
              </w:numPr>
              <w:rPr>
                <w:lang w:val="en-US"/>
              </w:rPr>
            </w:pPr>
            <w:r w:rsidRPr="00914EB6">
              <w:t>“01” = abortion of s</w:t>
            </w:r>
            <w:r>
              <w:t>tep if belt payout ≤ 1</w:t>
            </w:r>
            <w:r w:rsidRPr="00C70387">
              <w:rPr>
                <w:vertAlign w:val="superscript"/>
              </w:rPr>
              <w:t>st</w:t>
            </w:r>
            <w:r>
              <w:t xml:space="preserve"> threshold </w:t>
            </w:r>
            <w:r w:rsidRPr="00C70387">
              <w:rPr>
                <w:rFonts w:eastAsiaTheme="minorHAnsi"/>
                <w:i/>
                <w:shd w:val="clear" w:color="auto" w:fill="D9D9D9" w:themeFill="background1" w:themeFillShade="D9"/>
                <w:lang w:val="en-US"/>
              </w:rPr>
              <w:t>NVP_u16BeltPayoutAbortThrs1</w:t>
            </w:r>
          </w:p>
          <w:p w14:paraId="7F14118E" w14:textId="77777777" w:rsidR="00C70387" w:rsidRPr="00C70387" w:rsidRDefault="00C70387" w:rsidP="00A02ACC">
            <w:pPr>
              <w:pStyle w:val="ListParagraph"/>
              <w:numPr>
                <w:ilvl w:val="0"/>
                <w:numId w:val="31"/>
              </w:numPr>
              <w:rPr>
                <w:i/>
                <w:lang w:val="en-US"/>
              </w:rPr>
            </w:pPr>
            <w:r w:rsidRPr="00914EB6">
              <w:t>“10” = abortion of s</w:t>
            </w:r>
            <w:r>
              <w:t>tep if belt payout ≤ 2</w:t>
            </w:r>
            <w:r w:rsidRPr="00C70387">
              <w:rPr>
                <w:vertAlign w:val="superscript"/>
              </w:rPr>
              <w:t>nd</w:t>
            </w:r>
            <w:r>
              <w:t xml:space="preserve"> threshold </w:t>
            </w:r>
            <w:r w:rsidRPr="00C70387">
              <w:rPr>
                <w:rFonts w:eastAsiaTheme="minorHAnsi"/>
                <w:i/>
                <w:shd w:val="clear" w:color="auto" w:fill="D9D9D9" w:themeFill="background1" w:themeFillShade="D9"/>
                <w:lang w:val="en-US"/>
              </w:rPr>
              <w:t>NVP_u16BeltPayoutAbortThrs2</w:t>
            </w:r>
          </w:p>
          <w:p w14:paraId="3FF27B62" w14:textId="77777777" w:rsidR="00C70387" w:rsidRPr="000C404E" w:rsidRDefault="00C70387" w:rsidP="00A02ACC">
            <w:pPr>
              <w:pStyle w:val="RequirementText"/>
              <w:numPr>
                <w:ilvl w:val="0"/>
                <w:numId w:val="31"/>
              </w:numPr>
            </w:pPr>
            <w:r w:rsidRPr="00914EB6">
              <w:t>“11” = option not available</w:t>
            </w:r>
          </w:p>
        </w:tc>
      </w:tr>
      <w:tr w:rsidR="00F4231F" w14:paraId="33AA4326" w14:textId="77777777" w:rsidTr="00E4583A">
        <w:tc>
          <w:tcPr>
            <w:tcW w:w="779" w:type="dxa"/>
            <w:tcBorders>
              <w:top w:val="nil"/>
              <w:left w:val="nil"/>
              <w:bottom w:val="nil"/>
            </w:tcBorders>
          </w:tcPr>
          <w:p w14:paraId="0858A7BA" w14:textId="77777777" w:rsidR="00F4231F" w:rsidRDefault="00F4231F" w:rsidP="00E4583A">
            <w:pPr>
              <w:pStyle w:val="RequirementText"/>
            </w:pPr>
          </w:p>
        </w:tc>
        <w:tc>
          <w:tcPr>
            <w:tcW w:w="1134" w:type="dxa"/>
          </w:tcPr>
          <w:p w14:paraId="4C274F47" w14:textId="77777777" w:rsidR="00F4231F" w:rsidRDefault="00F4231F" w:rsidP="00E4583A">
            <w:pPr>
              <w:pStyle w:val="RequirementText"/>
            </w:pPr>
            <w:r>
              <w:t>Safety</w:t>
            </w:r>
          </w:p>
        </w:tc>
        <w:tc>
          <w:tcPr>
            <w:tcW w:w="8080" w:type="dxa"/>
          </w:tcPr>
          <w:p w14:paraId="1B19464A" w14:textId="77777777" w:rsidR="00F4231F" w:rsidRPr="000C404E" w:rsidRDefault="00F4231F" w:rsidP="00E4583A">
            <w:pPr>
              <w:pStyle w:val="RequirementText"/>
            </w:pPr>
            <w:r>
              <w:t>NA</w:t>
            </w:r>
          </w:p>
        </w:tc>
      </w:tr>
      <w:tr w:rsidR="00F4231F" w14:paraId="5EF27AF1" w14:textId="77777777" w:rsidTr="00E4583A">
        <w:tc>
          <w:tcPr>
            <w:tcW w:w="779" w:type="dxa"/>
            <w:tcBorders>
              <w:top w:val="nil"/>
              <w:left w:val="nil"/>
              <w:bottom w:val="nil"/>
            </w:tcBorders>
          </w:tcPr>
          <w:p w14:paraId="25DEE079" w14:textId="77777777" w:rsidR="00F4231F" w:rsidRDefault="00F4231F" w:rsidP="00E4583A">
            <w:pPr>
              <w:pStyle w:val="RequirementText"/>
            </w:pPr>
          </w:p>
        </w:tc>
        <w:tc>
          <w:tcPr>
            <w:tcW w:w="1134" w:type="dxa"/>
          </w:tcPr>
          <w:p w14:paraId="7256495C" w14:textId="77777777" w:rsidR="00F4231F" w:rsidRDefault="00F4231F" w:rsidP="00E4583A">
            <w:pPr>
              <w:pStyle w:val="RequirementText"/>
            </w:pPr>
            <w:r>
              <w:t>Constraint</w:t>
            </w:r>
          </w:p>
        </w:tc>
        <w:tc>
          <w:tcPr>
            <w:tcW w:w="8080" w:type="dxa"/>
          </w:tcPr>
          <w:p w14:paraId="73495298" w14:textId="77777777" w:rsidR="00F4231F" w:rsidRPr="000C404E" w:rsidRDefault="00F4231F" w:rsidP="00E4583A">
            <w:pPr>
              <w:pStyle w:val="RequirementText"/>
            </w:pPr>
            <w:r>
              <w:t>This data is shared between several process handled by the BFE. The data integrity is ensured because all of these process are called in the same task context.</w:t>
            </w:r>
          </w:p>
        </w:tc>
      </w:tr>
    </w:tbl>
    <w:p w14:paraId="176354C8" w14:textId="77777777" w:rsidR="00F4231F" w:rsidRDefault="00F4231F" w:rsidP="006B59B2"/>
    <w:p w14:paraId="58B83F57" w14:textId="77777777" w:rsidR="00CF1992" w:rsidRDefault="00CF1992" w:rsidP="006B59B2"/>
    <w:p w14:paraId="2F62DFC6" w14:textId="77777777" w:rsidR="00497666" w:rsidRDefault="00497666" w:rsidP="00497666">
      <w:pPr>
        <w:pStyle w:val="RequirementID"/>
      </w:pPr>
      <w:r>
        <w:t>DSG_BFE_</w:t>
      </w:r>
      <w:r w:rsidR="00176BEA">
        <w:t>00053</w:t>
      </w:r>
      <w:r>
        <w:t>:</w:t>
      </w:r>
    </w:p>
    <w:p w14:paraId="7F2F695F" w14:textId="77777777" w:rsidR="005B003A" w:rsidRPr="00497666" w:rsidRDefault="00497666" w:rsidP="00497666">
      <w:r>
        <w:t xml:space="preserve"> [COVERS: ]</w:t>
      </w: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1134"/>
        <w:gridCol w:w="8080"/>
      </w:tblGrid>
      <w:tr w:rsidR="000F5B2A" w14:paraId="30DC1070" w14:textId="77777777" w:rsidTr="00890D5E">
        <w:trPr>
          <w:cantSplit/>
        </w:trPr>
        <w:tc>
          <w:tcPr>
            <w:tcW w:w="9993" w:type="dxa"/>
            <w:gridSpan w:val="3"/>
            <w:tcBorders>
              <w:bottom w:val="single" w:sz="4" w:space="0" w:color="auto"/>
            </w:tcBorders>
            <w:shd w:val="pct5" w:color="auto" w:fill="FFFFFF"/>
          </w:tcPr>
          <w:p w14:paraId="58EA556D" w14:textId="77777777" w:rsidR="000F5B2A" w:rsidRPr="003D58C0" w:rsidRDefault="000F5B2A" w:rsidP="00B12EDF">
            <w:pPr>
              <w:pStyle w:val="RequirementText"/>
              <w:rPr>
                <w:b/>
              </w:rPr>
            </w:pPr>
            <w:r w:rsidRPr="000F5B2A">
              <w:rPr>
                <w:b/>
              </w:rPr>
              <w:t>u8Is</w:t>
            </w:r>
            <w:r w:rsidR="00B12EDF">
              <w:rPr>
                <w:b/>
              </w:rPr>
              <w:t>EndOfPresafeSituation</w:t>
            </w:r>
          </w:p>
        </w:tc>
      </w:tr>
      <w:tr w:rsidR="000F5B2A" w14:paraId="549ACA22" w14:textId="77777777" w:rsidTr="00890D5E">
        <w:tc>
          <w:tcPr>
            <w:tcW w:w="779" w:type="dxa"/>
            <w:tcBorders>
              <w:top w:val="nil"/>
              <w:left w:val="nil"/>
              <w:bottom w:val="nil"/>
            </w:tcBorders>
          </w:tcPr>
          <w:p w14:paraId="056F6A5D" w14:textId="77777777" w:rsidR="000F5B2A" w:rsidRDefault="000F5B2A" w:rsidP="00890D5E">
            <w:pPr>
              <w:pStyle w:val="RequirementText"/>
            </w:pPr>
          </w:p>
        </w:tc>
        <w:tc>
          <w:tcPr>
            <w:tcW w:w="1134" w:type="dxa"/>
            <w:tcBorders>
              <w:top w:val="nil"/>
            </w:tcBorders>
          </w:tcPr>
          <w:p w14:paraId="1E5024D0" w14:textId="77777777" w:rsidR="000F5B2A" w:rsidRDefault="000F5B2A" w:rsidP="00890D5E">
            <w:pPr>
              <w:pStyle w:val="RequirementText"/>
            </w:pPr>
            <w:r>
              <w:t>Type</w:t>
            </w:r>
          </w:p>
        </w:tc>
        <w:tc>
          <w:tcPr>
            <w:tcW w:w="8080" w:type="dxa"/>
            <w:tcBorders>
              <w:top w:val="nil"/>
            </w:tcBorders>
          </w:tcPr>
          <w:p w14:paraId="03A10DCB" w14:textId="77777777" w:rsidR="000F5B2A" w:rsidRPr="000C404E" w:rsidRDefault="000F5B2A" w:rsidP="00890D5E">
            <w:pPr>
              <w:pStyle w:val="RequirementText"/>
            </w:pPr>
            <w:r>
              <w:t>Unsigned 8 bits</w:t>
            </w:r>
          </w:p>
        </w:tc>
      </w:tr>
      <w:tr w:rsidR="000F5B2A" w14:paraId="1D3F9ADD" w14:textId="77777777" w:rsidTr="00890D5E">
        <w:tc>
          <w:tcPr>
            <w:tcW w:w="779" w:type="dxa"/>
            <w:tcBorders>
              <w:top w:val="nil"/>
              <w:left w:val="nil"/>
              <w:bottom w:val="nil"/>
            </w:tcBorders>
          </w:tcPr>
          <w:p w14:paraId="51496CB1" w14:textId="77777777" w:rsidR="000F5B2A" w:rsidRDefault="000F5B2A" w:rsidP="00890D5E">
            <w:pPr>
              <w:pStyle w:val="RequirementText"/>
            </w:pPr>
          </w:p>
        </w:tc>
        <w:tc>
          <w:tcPr>
            <w:tcW w:w="1134" w:type="dxa"/>
          </w:tcPr>
          <w:p w14:paraId="08DBA330" w14:textId="77777777" w:rsidR="000F5B2A" w:rsidRDefault="000F5B2A" w:rsidP="00890D5E">
            <w:pPr>
              <w:pStyle w:val="RequirementText"/>
            </w:pPr>
            <w:r>
              <w:t>Object</w:t>
            </w:r>
          </w:p>
        </w:tc>
        <w:tc>
          <w:tcPr>
            <w:tcW w:w="8080" w:type="dxa"/>
          </w:tcPr>
          <w:p w14:paraId="6D101697" w14:textId="77777777" w:rsidR="000F5B2A" w:rsidRPr="000C404E" w:rsidRDefault="000F5B2A" w:rsidP="00B12EDF">
            <w:pPr>
              <w:pStyle w:val="RequirementText"/>
            </w:pPr>
            <w:r>
              <w:t>Contains the end of presage situation information</w:t>
            </w:r>
          </w:p>
        </w:tc>
      </w:tr>
      <w:tr w:rsidR="000F5B2A" w14:paraId="7BC1667B" w14:textId="77777777" w:rsidTr="00890D5E">
        <w:tc>
          <w:tcPr>
            <w:tcW w:w="779" w:type="dxa"/>
            <w:tcBorders>
              <w:top w:val="nil"/>
              <w:left w:val="nil"/>
              <w:bottom w:val="nil"/>
            </w:tcBorders>
          </w:tcPr>
          <w:p w14:paraId="2C24DB71" w14:textId="77777777" w:rsidR="000F5B2A" w:rsidRDefault="000F5B2A" w:rsidP="00890D5E">
            <w:pPr>
              <w:pStyle w:val="RequirementText"/>
            </w:pPr>
          </w:p>
        </w:tc>
        <w:tc>
          <w:tcPr>
            <w:tcW w:w="1134" w:type="dxa"/>
          </w:tcPr>
          <w:p w14:paraId="1D0338A6" w14:textId="77777777" w:rsidR="000F5B2A" w:rsidRDefault="000F5B2A" w:rsidP="00890D5E">
            <w:pPr>
              <w:pStyle w:val="RequirementText"/>
            </w:pPr>
            <w:r>
              <w:t>Unit</w:t>
            </w:r>
          </w:p>
        </w:tc>
        <w:tc>
          <w:tcPr>
            <w:tcW w:w="8080" w:type="dxa"/>
          </w:tcPr>
          <w:p w14:paraId="1FA0ED6E" w14:textId="77777777" w:rsidR="000F5B2A" w:rsidRPr="000C404E" w:rsidRDefault="000F5B2A" w:rsidP="00890D5E">
            <w:pPr>
              <w:pStyle w:val="RequirementText"/>
            </w:pPr>
            <w:r>
              <w:t>NA</w:t>
            </w:r>
          </w:p>
        </w:tc>
      </w:tr>
      <w:tr w:rsidR="000F5B2A" w14:paraId="78196260" w14:textId="77777777" w:rsidTr="00890D5E">
        <w:tc>
          <w:tcPr>
            <w:tcW w:w="779" w:type="dxa"/>
            <w:tcBorders>
              <w:top w:val="nil"/>
              <w:left w:val="nil"/>
              <w:bottom w:val="nil"/>
            </w:tcBorders>
          </w:tcPr>
          <w:p w14:paraId="45856E80" w14:textId="77777777" w:rsidR="000F5B2A" w:rsidRDefault="000F5B2A" w:rsidP="00890D5E">
            <w:pPr>
              <w:pStyle w:val="RequirementText"/>
            </w:pPr>
          </w:p>
        </w:tc>
        <w:tc>
          <w:tcPr>
            <w:tcW w:w="1134" w:type="dxa"/>
          </w:tcPr>
          <w:p w14:paraId="2AECFB0B" w14:textId="77777777" w:rsidR="000F5B2A" w:rsidRDefault="000F5B2A" w:rsidP="00890D5E">
            <w:pPr>
              <w:pStyle w:val="RequirementText"/>
            </w:pPr>
            <w:r>
              <w:t>Range</w:t>
            </w:r>
          </w:p>
        </w:tc>
        <w:tc>
          <w:tcPr>
            <w:tcW w:w="8080" w:type="dxa"/>
          </w:tcPr>
          <w:p w14:paraId="6067A6F7" w14:textId="77777777" w:rsidR="000F5B2A" w:rsidRDefault="000F5B2A" w:rsidP="00890D5E">
            <w:pPr>
              <w:pStyle w:val="RequirementText"/>
            </w:pPr>
            <w:r>
              <w:t>0x55</w:t>
            </w:r>
            <w:r w:rsidR="00871F8F">
              <w:t>:</w:t>
            </w:r>
            <w:r>
              <w:t xml:space="preserve"> Presafe situation active</w:t>
            </w:r>
          </w:p>
          <w:p w14:paraId="037D46FF" w14:textId="77777777" w:rsidR="000F5B2A" w:rsidRPr="000C404E" w:rsidRDefault="000F5B2A" w:rsidP="00890D5E">
            <w:pPr>
              <w:pStyle w:val="RequirementText"/>
            </w:pPr>
            <w:r>
              <w:t>0xAA</w:t>
            </w:r>
            <w:r w:rsidR="00871F8F">
              <w:t>:</w:t>
            </w:r>
            <w:r>
              <w:t xml:space="preserve"> </w:t>
            </w:r>
            <w:r w:rsidR="00CF1992">
              <w:t>Presafe situation finished</w:t>
            </w:r>
          </w:p>
        </w:tc>
      </w:tr>
      <w:tr w:rsidR="000F5B2A" w14:paraId="23F2A052" w14:textId="77777777" w:rsidTr="00890D5E">
        <w:tc>
          <w:tcPr>
            <w:tcW w:w="779" w:type="dxa"/>
            <w:tcBorders>
              <w:top w:val="nil"/>
              <w:left w:val="nil"/>
              <w:bottom w:val="nil"/>
            </w:tcBorders>
          </w:tcPr>
          <w:p w14:paraId="00DFF07E" w14:textId="77777777" w:rsidR="000F5B2A" w:rsidRDefault="000F5B2A" w:rsidP="00890D5E">
            <w:pPr>
              <w:pStyle w:val="RequirementText"/>
            </w:pPr>
          </w:p>
        </w:tc>
        <w:tc>
          <w:tcPr>
            <w:tcW w:w="1134" w:type="dxa"/>
          </w:tcPr>
          <w:p w14:paraId="2A19CFBE" w14:textId="77777777" w:rsidR="000F5B2A" w:rsidRDefault="000F5B2A" w:rsidP="00890D5E">
            <w:pPr>
              <w:pStyle w:val="RequirementText"/>
            </w:pPr>
            <w:r>
              <w:t>Safety</w:t>
            </w:r>
          </w:p>
        </w:tc>
        <w:tc>
          <w:tcPr>
            <w:tcW w:w="8080" w:type="dxa"/>
          </w:tcPr>
          <w:p w14:paraId="3B4367D1" w14:textId="77777777" w:rsidR="000F5B2A" w:rsidRPr="000C404E" w:rsidRDefault="00CF1992" w:rsidP="00890D5E">
            <w:pPr>
              <w:pStyle w:val="RequirementText"/>
            </w:pPr>
            <w:r>
              <w:t>NA</w:t>
            </w:r>
          </w:p>
        </w:tc>
      </w:tr>
      <w:tr w:rsidR="000F5B2A" w14:paraId="3D4BAC5D" w14:textId="77777777" w:rsidTr="00890D5E">
        <w:tc>
          <w:tcPr>
            <w:tcW w:w="779" w:type="dxa"/>
            <w:tcBorders>
              <w:top w:val="nil"/>
              <w:left w:val="nil"/>
              <w:bottom w:val="nil"/>
            </w:tcBorders>
          </w:tcPr>
          <w:p w14:paraId="2DFD2E6D" w14:textId="77777777" w:rsidR="000F5B2A" w:rsidRDefault="000F5B2A" w:rsidP="00890D5E">
            <w:pPr>
              <w:pStyle w:val="RequirementText"/>
            </w:pPr>
          </w:p>
        </w:tc>
        <w:tc>
          <w:tcPr>
            <w:tcW w:w="1134" w:type="dxa"/>
          </w:tcPr>
          <w:p w14:paraId="64EACDC2" w14:textId="77777777" w:rsidR="000F5B2A" w:rsidRDefault="000F5B2A" w:rsidP="00890D5E">
            <w:pPr>
              <w:pStyle w:val="RequirementText"/>
            </w:pPr>
            <w:r>
              <w:t>Constraint</w:t>
            </w:r>
          </w:p>
        </w:tc>
        <w:tc>
          <w:tcPr>
            <w:tcW w:w="8080" w:type="dxa"/>
          </w:tcPr>
          <w:p w14:paraId="1EE4743B" w14:textId="77777777" w:rsidR="000F5B2A" w:rsidRPr="000C404E" w:rsidRDefault="00B12EDF" w:rsidP="00890D5E">
            <w:pPr>
              <w:pStyle w:val="RequirementText"/>
            </w:pPr>
            <w:r>
              <w:t>NA</w:t>
            </w:r>
          </w:p>
        </w:tc>
      </w:tr>
    </w:tbl>
    <w:p w14:paraId="1B2036B7" w14:textId="77777777" w:rsidR="00EA3CD2" w:rsidRDefault="00EA3CD2" w:rsidP="006B59B2"/>
    <w:p w14:paraId="3DDFD688" w14:textId="77777777" w:rsidR="00B77B49" w:rsidRDefault="00B77B49" w:rsidP="006B59B2"/>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1134"/>
        <w:gridCol w:w="8080"/>
      </w:tblGrid>
      <w:tr w:rsidR="00997EEB" w14:paraId="66C13F5F" w14:textId="77777777" w:rsidTr="00890D5E">
        <w:trPr>
          <w:cantSplit/>
        </w:trPr>
        <w:tc>
          <w:tcPr>
            <w:tcW w:w="9993" w:type="dxa"/>
            <w:gridSpan w:val="3"/>
            <w:tcBorders>
              <w:bottom w:val="single" w:sz="4" w:space="0" w:color="auto"/>
            </w:tcBorders>
            <w:shd w:val="pct5" w:color="auto" w:fill="FFFFFF"/>
          </w:tcPr>
          <w:p w14:paraId="4F360742" w14:textId="77777777" w:rsidR="00997EEB" w:rsidRPr="003D58C0" w:rsidRDefault="008552A5" w:rsidP="004719EF">
            <w:pPr>
              <w:pStyle w:val="RequirementText"/>
              <w:rPr>
                <w:b/>
              </w:rPr>
            </w:pPr>
            <w:r w:rsidRPr="008552A5">
              <w:rPr>
                <w:b/>
              </w:rPr>
              <w:t>s</w:t>
            </w:r>
            <w:r w:rsidR="004719EF">
              <w:rPr>
                <w:b/>
              </w:rPr>
              <w:t>16</w:t>
            </w:r>
            <w:r w:rsidRPr="008552A5">
              <w:rPr>
                <w:b/>
              </w:rPr>
              <w:t>MotorPower</w:t>
            </w:r>
          </w:p>
        </w:tc>
      </w:tr>
      <w:tr w:rsidR="00997EEB" w14:paraId="1FE2D7D6" w14:textId="77777777" w:rsidTr="00890D5E">
        <w:tc>
          <w:tcPr>
            <w:tcW w:w="779" w:type="dxa"/>
            <w:tcBorders>
              <w:top w:val="nil"/>
              <w:left w:val="nil"/>
              <w:bottom w:val="nil"/>
            </w:tcBorders>
          </w:tcPr>
          <w:p w14:paraId="1EA91BE5" w14:textId="77777777" w:rsidR="00997EEB" w:rsidRDefault="00997EEB" w:rsidP="00890D5E">
            <w:pPr>
              <w:pStyle w:val="RequirementText"/>
            </w:pPr>
          </w:p>
        </w:tc>
        <w:tc>
          <w:tcPr>
            <w:tcW w:w="1134" w:type="dxa"/>
            <w:tcBorders>
              <w:top w:val="nil"/>
            </w:tcBorders>
          </w:tcPr>
          <w:p w14:paraId="589FE7BF" w14:textId="77777777" w:rsidR="00997EEB" w:rsidRDefault="00997EEB" w:rsidP="00890D5E">
            <w:pPr>
              <w:pStyle w:val="RequirementText"/>
            </w:pPr>
            <w:r>
              <w:t>Type</w:t>
            </w:r>
          </w:p>
        </w:tc>
        <w:tc>
          <w:tcPr>
            <w:tcW w:w="8080" w:type="dxa"/>
            <w:tcBorders>
              <w:top w:val="nil"/>
            </w:tcBorders>
          </w:tcPr>
          <w:p w14:paraId="098A7623" w14:textId="77777777" w:rsidR="00997EEB" w:rsidRPr="000C404E" w:rsidRDefault="00B12A9B" w:rsidP="00890D5E">
            <w:pPr>
              <w:pStyle w:val="RequirementText"/>
            </w:pPr>
            <w:r>
              <w:t>S</w:t>
            </w:r>
            <w:r w:rsidR="00997EEB">
              <w:t xml:space="preserve">igned </w:t>
            </w:r>
            <w:r>
              <w:t>16</w:t>
            </w:r>
            <w:r w:rsidR="00997EEB">
              <w:t xml:space="preserve"> bits</w:t>
            </w:r>
          </w:p>
        </w:tc>
      </w:tr>
      <w:tr w:rsidR="00997EEB" w14:paraId="44F9CD57" w14:textId="77777777" w:rsidTr="00890D5E">
        <w:tc>
          <w:tcPr>
            <w:tcW w:w="779" w:type="dxa"/>
            <w:tcBorders>
              <w:top w:val="nil"/>
              <w:left w:val="nil"/>
              <w:bottom w:val="nil"/>
            </w:tcBorders>
          </w:tcPr>
          <w:p w14:paraId="5C7EEC48" w14:textId="77777777" w:rsidR="00997EEB" w:rsidRDefault="00997EEB" w:rsidP="00890D5E">
            <w:pPr>
              <w:pStyle w:val="RequirementText"/>
            </w:pPr>
          </w:p>
        </w:tc>
        <w:tc>
          <w:tcPr>
            <w:tcW w:w="1134" w:type="dxa"/>
          </w:tcPr>
          <w:p w14:paraId="0C3B6133" w14:textId="77777777" w:rsidR="00997EEB" w:rsidRDefault="00997EEB" w:rsidP="00890D5E">
            <w:pPr>
              <w:pStyle w:val="RequirementText"/>
            </w:pPr>
            <w:r>
              <w:t>Object</w:t>
            </w:r>
          </w:p>
        </w:tc>
        <w:tc>
          <w:tcPr>
            <w:tcW w:w="8080" w:type="dxa"/>
          </w:tcPr>
          <w:p w14:paraId="5D0C893D" w14:textId="77777777" w:rsidR="00997EEB" w:rsidRPr="000C404E" w:rsidRDefault="00B12A9B" w:rsidP="00890D5E">
            <w:pPr>
              <w:pStyle w:val="RequirementText"/>
            </w:pPr>
            <w:r>
              <w:t>Motor power to apply</w:t>
            </w:r>
          </w:p>
        </w:tc>
      </w:tr>
      <w:tr w:rsidR="00997EEB" w14:paraId="60659A9E" w14:textId="77777777" w:rsidTr="00890D5E">
        <w:tc>
          <w:tcPr>
            <w:tcW w:w="779" w:type="dxa"/>
            <w:tcBorders>
              <w:top w:val="nil"/>
              <w:left w:val="nil"/>
              <w:bottom w:val="nil"/>
            </w:tcBorders>
          </w:tcPr>
          <w:p w14:paraId="3E4756D3" w14:textId="77777777" w:rsidR="00997EEB" w:rsidRDefault="00997EEB" w:rsidP="00890D5E">
            <w:pPr>
              <w:pStyle w:val="RequirementText"/>
            </w:pPr>
          </w:p>
        </w:tc>
        <w:tc>
          <w:tcPr>
            <w:tcW w:w="1134" w:type="dxa"/>
          </w:tcPr>
          <w:p w14:paraId="51DABCC9" w14:textId="77777777" w:rsidR="00997EEB" w:rsidRDefault="00997EEB" w:rsidP="00890D5E">
            <w:pPr>
              <w:pStyle w:val="RequirementText"/>
            </w:pPr>
            <w:r>
              <w:t>Unit</w:t>
            </w:r>
          </w:p>
        </w:tc>
        <w:tc>
          <w:tcPr>
            <w:tcW w:w="8080" w:type="dxa"/>
          </w:tcPr>
          <w:p w14:paraId="4F894695" w14:textId="77777777" w:rsidR="00997EEB" w:rsidRPr="000C404E" w:rsidRDefault="00B12A9B" w:rsidP="00890D5E">
            <w:pPr>
              <w:pStyle w:val="RequirementText"/>
            </w:pPr>
            <w:r>
              <w:t xml:space="preserve">% PWM </w:t>
            </w:r>
          </w:p>
        </w:tc>
      </w:tr>
      <w:tr w:rsidR="00997EEB" w14:paraId="78BA47AC" w14:textId="77777777" w:rsidTr="00890D5E">
        <w:tc>
          <w:tcPr>
            <w:tcW w:w="779" w:type="dxa"/>
            <w:tcBorders>
              <w:top w:val="nil"/>
              <w:left w:val="nil"/>
              <w:bottom w:val="nil"/>
            </w:tcBorders>
          </w:tcPr>
          <w:p w14:paraId="34E98D18" w14:textId="77777777" w:rsidR="00997EEB" w:rsidRDefault="00997EEB" w:rsidP="00890D5E">
            <w:pPr>
              <w:pStyle w:val="RequirementText"/>
            </w:pPr>
          </w:p>
        </w:tc>
        <w:tc>
          <w:tcPr>
            <w:tcW w:w="1134" w:type="dxa"/>
          </w:tcPr>
          <w:p w14:paraId="7ED6A88F" w14:textId="77777777" w:rsidR="00997EEB" w:rsidRDefault="00997EEB" w:rsidP="00890D5E">
            <w:pPr>
              <w:pStyle w:val="RequirementText"/>
            </w:pPr>
            <w:r>
              <w:t>Range</w:t>
            </w:r>
          </w:p>
        </w:tc>
        <w:tc>
          <w:tcPr>
            <w:tcW w:w="8080" w:type="dxa"/>
          </w:tcPr>
          <w:p w14:paraId="0C0D63CC" w14:textId="77777777" w:rsidR="00997EEB" w:rsidRPr="000C404E" w:rsidRDefault="00B12A9B" w:rsidP="00890D5E">
            <w:pPr>
              <w:pStyle w:val="RequirementText"/>
            </w:pPr>
            <w:r>
              <w:t>[ -6400 ; 6912 ]</w:t>
            </w:r>
          </w:p>
        </w:tc>
      </w:tr>
      <w:tr w:rsidR="00997EEB" w14:paraId="3E09758E" w14:textId="77777777" w:rsidTr="00890D5E">
        <w:tc>
          <w:tcPr>
            <w:tcW w:w="779" w:type="dxa"/>
            <w:tcBorders>
              <w:top w:val="nil"/>
              <w:left w:val="nil"/>
              <w:bottom w:val="nil"/>
            </w:tcBorders>
          </w:tcPr>
          <w:p w14:paraId="1D5C8507" w14:textId="77777777" w:rsidR="00997EEB" w:rsidRDefault="00997EEB" w:rsidP="00890D5E">
            <w:pPr>
              <w:pStyle w:val="RequirementText"/>
            </w:pPr>
          </w:p>
        </w:tc>
        <w:tc>
          <w:tcPr>
            <w:tcW w:w="1134" w:type="dxa"/>
          </w:tcPr>
          <w:p w14:paraId="0168149F" w14:textId="77777777" w:rsidR="00997EEB" w:rsidRDefault="00997EEB" w:rsidP="00890D5E">
            <w:pPr>
              <w:pStyle w:val="RequirementText"/>
            </w:pPr>
            <w:r>
              <w:t>Safety</w:t>
            </w:r>
          </w:p>
        </w:tc>
        <w:tc>
          <w:tcPr>
            <w:tcW w:w="8080" w:type="dxa"/>
          </w:tcPr>
          <w:p w14:paraId="10EBB849" w14:textId="77777777" w:rsidR="00997EEB" w:rsidRPr="000C404E" w:rsidRDefault="00997EEB" w:rsidP="00890D5E">
            <w:pPr>
              <w:pStyle w:val="RequirementText"/>
            </w:pPr>
            <w:r>
              <w:t>NA</w:t>
            </w:r>
          </w:p>
        </w:tc>
      </w:tr>
      <w:tr w:rsidR="00997EEB" w14:paraId="2EF5938D" w14:textId="77777777" w:rsidTr="00890D5E">
        <w:tc>
          <w:tcPr>
            <w:tcW w:w="779" w:type="dxa"/>
            <w:tcBorders>
              <w:top w:val="nil"/>
              <w:left w:val="nil"/>
              <w:bottom w:val="nil"/>
            </w:tcBorders>
          </w:tcPr>
          <w:p w14:paraId="0BEF8DF0" w14:textId="77777777" w:rsidR="00997EEB" w:rsidRDefault="00997EEB" w:rsidP="00890D5E">
            <w:pPr>
              <w:pStyle w:val="RequirementText"/>
            </w:pPr>
          </w:p>
        </w:tc>
        <w:tc>
          <w:tcPr>
            <w:tcW w:w="1134" w:type="dxa"/>
          </w:tcPr>
          <w:p w14:paraId="0024D49B" w14:textId="77777777" w:rsidR="00997EEB" w:rsidRDefault="00997EEB" w:rsidP="00890D5E">
            <w:pPr>
              <w:pStyle w:val="RequirementText"/>
            </w:pPr>
            <w:r>
              <w:t>Constraint</w:t>
            </w:r>
          </w:p>
        </w:tc>
        <w:tc>
          <w:tcPr>
            <w:tcW w:w="8080" w:type="dxa"/>
          </w:tcPr>
          <w:p w14:paraId="1FFCFC6D" w14:textId="77777777" w:rsidR="00997EEB" w:rsidRDefault="00B12A9B" w:rsidP="00890D5E">
            <w:pPr>
              <w:pStyle w:val="RequirementText"/>
            </w:pPr>
            <w:r>
              <w:t>The full range for Half bridge power stage is [ -6400 ; 6400 ] (equivalent to [ -100 ; 100]</w:t>
            </w:r>
          </w:p>
          <w:p w14:paraId="476CAB54" w14:textId="77777777" w:rsidR="00B12A9B" w:rsidRPr="000C404E" w:rsidRDefault="00B12A9B" w:rsidP="00890D5E">
            <w:pPr>
              <w:pStyle w:val="RequirementText"/>
            </w:pPr>
            <w:r>
              <w:t>When the value is between 6400 and 6912 it means that the High power stage is activated.</w:t>
            </w:r>
          </w:p>
        </w:tc>
      </w:tr>
    </w:tbl>
    <w:p w14:paraId="1E2A607E" w14:textId="77777777" w:rsidR="000F5B2A" w:rsidRDefault="000F5B2A" w:rsidP="006B59B2"/>
    <w:p w14:paraId="5AC47433" w14:textId="77777777" w:rsidR="006E650A" w:rsidRDefault="006E650A" w:rsidP="006E650A">
      <w:pPr>
        <w:pStyle w:val="RequirementID"/>
      </w:pPr>
      <w:r>
        <w:t>DSG_BFE_</w:t>
      </w:r>
      <w:r w:rsidR="00176BEA">
        <w:t>00054</w:t>
      </w:r>
      <w:r>
        <w:t>:</w:t>
      </w:r>
    </w:p>
    <w:p w14:paraId="3DAAABBC" w14:textId="77777777" w:rsidR="00AF050C" w:rsidRPr="006E650A" w:rsidRDefault="006E650A" w:rsidP="006E650A">
      <w:r>
        <w:t xml:space="preserve"> [COVERS: ]</w:t>
      </w: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1134"/>
        <w:gridCol w:w="8080"/>
      </w:tblGrid>
      <w:tr w:rsidR="00AF050C" w14:paraId="0D312304" w14:textId="77777777" w:rsidTr="00890D5E">
        <w:trPr>
          <w:cantSplit/>
        </w:trPr>
        <w:tc>
          <w:tcPr>
            <w:tcW w:w="9993" w:type="dxa"/>
            <w:gridSpan w:val="3"/>
            <w:tcBorders>
              <w:bottom w:val="single" w:sz="4" w:space="0" w:color="auto"/>
            </w:tcBorders>
            <w:shd w:val="pct5" w:color="auto" w:fill="FFFFFF"/>
          </w:tcPr>
          <w:p w14:paraId="578B11A7" w14:textId="77777777" w:rsidR="00AF050C" w:rsidRPr="003D58C0" w:rsidRDefault="00AF050C" w:rsidP="00890D5E">
            <w:pPr>
              <w:pStyle w:val="RequirementText"/>
              <w:rPr>
                <w:b/>
              </w:rPr>
            </w:pPr>
            <w:r w:rsidRPr="00AF050C">
              <w:rPr>
                <w:b/>
              </w:rPr>
              <w:t>bIsTimeElapsed</w:t>
            </w:r>
          </w:p>
        </w:tc>
      </w:tr>
      <w:tr w:rsidR="00AF050C" w14:paraId="316116BC" w14:textId="77777777" w:rsidTr="00890D5E">
        <w:tc>
          <w:tcPr>
            <w:tcW w:w="779" w:type="dxa"/>
            <w:tcBorders>
              <w:top w:val="nil"/>
              <w:left w:val="nil"/>
              <w:bottom w:val="nil"/>
            </w:tcBorders>
          </w:tcPr>
          <w:p w14:paraId="311900C8" w14:textId="77777777" w:rsidR="00AF050C" w:rsidRDefault="00AF050C" w:rsidP="00890D5E">
            <w:pPr>
              <w:pStyle w:val="RequirementText"/>
            </w:pPr>
          </w:p>
        </w:tc>
        <w:tc>
          <w:tcPr>
            <w:tcW w:w="1134" w:type="dxa"/>
            <w:tcBorders>
              <w:top w:val="nil"/>
            </w:tcBorders>
          </w:tcPr>
          <w:p w14:paraId="273FD891" w14:textId="77777777" w:rsidR="00AF050C" w:rsidRDefault="00AF050C" w:rsidP="00890D5E">
            <w:pPr>
              <w:pStyle w:val="RequirementText"/>
            </w:pPr>
            <w:r>
              <w:t>Type</w:t>
            </w:r>
          </w:p>
        </w:tc>
        <w:tc>
          <w:tcPr>
            <w:tcW w:w="8080" w:type="dxa"/>
            <w:tcBorders>
              <w:top w:val="nil"/>
            </w:tcBorders>
          </w:tcPr>
          <w:p w14:paraId="5763F955" w14:textId="77777777" w:rsidR="00AF050C" w:rsidRPr="000C404E" w:rsidRDefault="00AF050C" w:rsidP="00890D5E">
            <w:pPr>
              <w:pStyle w:val="RequirementText"/>
            </w:pPr>
            <w:r>
              <w:t>Boolean</w:t>
            </w:r>
          </w:p>
        </w:tc>
      </w:tr>
      <w:tr w:rsidR="00AF050C" w14:paraId="5DA19328" w14:textId="77777777" w:rsidTr="00890D5E">
        <w:tc>
          <w:tcPr>
            <w:tcW w:w="779" w:type="dxa"/>
            <w:tcBorders>
              <w:top w:val="nil"/>
              <w:left w:val="nil"/>
              <w:bottom w:val="nil"/>
            </w:tcBorders>
          </w:tcPr>
          <w:p w14:paraId="74B1F080" w14:textId="77777777" w:rsidR="00AF050C" w:rsidRDefault="00AF050C" w:rsidP="00890D5E">
            <w:pPr>
              <w:pStyle w:val="RequirementText"/>
            </w:pPr>
          </w:p>
        </w:tc>
        <w:tc>
          <w:tcPr>
            <w:tcW w:w="1134" w:type="dxa"/>
          </w:tcPr>
          <w:p w14:paraId="69646645" w14:textId="77777777" w:rsidR="00AF050C" w:rsidRDefault="00AF050C" w:rsidP="00890D5E">
            <w:pPr>
              <w:pStyle w:val="RequirementText"/>
            </w:pPr>
            <w:r>
              <w:t>Object</w:t>
            </w:r>
          </w:p>
        </w:tc>
        <w:tc>
          <w:tcPr>
            <w:tcW w:w="8080" w:type="dxa"/>
          </w:tcPr>
          <w:p w14:paraId="4BB44400" w14:textId="77777777" w:rsidR="00AF050C" w:rsidRPr="006E650A" w:rsidRDefault="00AF050C" w:rsidP="006E650A">
            <w:pPr>
              <w:pStyle w:val="RequirementText"/>
            </w:pPr>
            <w:r w:rsidRPr="006E650A">
              <w:t>Data used to know if the current executed step has reached his time out.</w:t>
            </w:r>
          </w:p>
        </w:tc>
      </w:tr>
      <w:tr w:rsidR="00AF050C" w14:paraId="3646576D" w14:textId="77777777" w:rsidTr="00890D5E">
        <w:tc>
          <w:tcPr>
            <w:tcW w:w="779" w:type="dxa"/>
            <w:tcBorders>
              <w:top w:val="nil"/>
              <w:left w:val="nil"/>
              <w:bottom w:val="nil"/>
            </w:tcBorders>
          </w:tcPr>
          <w:p w14:paraId="1A975999" w14:textId="77777777" w:rsidR="00AF050C" w:rsidRDefault="00AF050C" w:rsidP="00890D5E">
            <w:pPr>
              <w:pStyle w:val="RequirementText"/>
            </w:pPr>
          </w:p>
        </w:tc>
        <w:tc>
          <w:tcPr>
            <w:tcW w:w="1134" w:type="dxa"/>
          </w:tcPr>
          <w:p w14:paraId="3B5503EC" w14:textId="77777777" w:rsidR="00AF050C" w:rsidRDefault="00AF050C" w:rsidP="00890D5E">
            <w:pPr>
              <w:pStyle w:val="RequirementText"/>
            </w:pPr>
            <w:r>
              <w:t>Unit</w:t>
            </w:r>
          </w:p>
        </w:tc>
        <w:tc>
          <w:tcPr>
            <w:tcW w:w="8080" w:type="dxa"/>
          </w:tcPr>
          <w:p w14:paraId="47843732" w14:textId="77777777" w:rsidR="00AF050C" w:rsidRPr="000C404E" w:rsidRDefault="00AF050C" w:rsidP="00890D5E">
            <w:pPr>
              <w:pStyle w:val="RequirementText"/>
            </w:pPr>
            <w:r>
              <w:t>NA</w:t>
            </w:r>
          </w:p>
        </w:tc>
      </w:tr>
      <w:tr w:rsidR="00AF050C" w14:paraId="3AD51C49" w14:textId="77777777" w:rsidTr="00890D5E">
        <w:tc>
          <w:tcPr>
            <w:tcW w:w="779" w:type="dxa"/>
            <w:tcBorders>
              <w:top w:val="nil"/>
              <w:left w:val="nil"/>
              <w:bottom w:val="nil"/>
            </w:tcBorders>
          </w:tcPr>
          <w:p w14:paraId="4394B768" w14:textId="77777777" w:rsidR="00AF050C" w:rsidRDefault="00AF050C" w:rsidP="00890D5E">
            <w:pPr>
              <w:pStyle w:val="RequirementText"/>
            </w:pPr>
          </w:p>
        </w:tc>
        <w:tc>
          <w:tcPr>
            <w:tcW w:w="1134" w:type="dxa"/>
          </w:tcPr>
          <w:p w14:paraId="3B4CDD35" w14:textId="77777777" w:rsidR="00AF050C" w:rsidRDefault="00AF050C" w:rsidP="00890D5E">
            <w:pPr>
              <w:pStyle w:val="RequirementText"/>
            </w:pPr>
            <w:r>
              <w:t>Range</w:t>
            </w:r>
          </w:p>
        </w:tc>
        <w:tc>
          <w:tcPr>
            <w:tcW w:w="8080" w:type="dxa"/>
          </w:tcPr>
          <w:p w14:paraId="0ECF1E96" w14:textId="77777777" w:rsidR="00AF050C" w:rsidRPr="000C404E" w:rsidRDefault="00AF050C" w:rsidP="00890D5E">
            <w:pPr>
              <w:pStyle w:val="RequirementText"/>
            </w:pPr>
            <w:r>
              <w:t>NA</w:t>
            </w:r>
          </w:p>
        </w:tc>
      </w:tr>
      <w:tr w:rsidR="00AF050C" w14:paraId="7E0FC61F" w14:textId="77777777" w:rsidTr="00890D5E">
        <w:tc>
          <w:tcPr>
            <w:tcW w:w="779" w:type="dxa"/>
            <w:tcBorders>
              <w:top w:val="nil"/>
              <w:left w:val="nil"/>
              <w:bottom w:val="nil"/>
            </w:tcBorders>
          </w:tcPr>
          <w:p w14:paraId="1CAAF46A" w14:textId="77777777" w:rsidR="00AF050C" w:rsidRDefault="00AF050C" w:rsidP="00890D5E">
            <w:pPr>
              <w:pStyle w:val="RequirementText"/>
            </w:pPr>
          </w:p>
        </w:tc>
        <w:tc>
          <w:tcPr>
            <w:tcW w:w="1134" w:type="dxa"/>
          </w:tcPr>
          <w:p w14:paraId="656F3C74" w14:textId="77777777" w:rsidR="00AF050C" w:rsidRDefault="00AF050C" w:rsidP="00890D5E">
            <w:pPr>
              <w:pStyle w:val="RequirementText"/>
            </w:pPr>
            <w:r>
              <w:t>Safety</w:t>
            </w:r>
          </w:p>
        </w:tc>
        <w:tc>
          <w:tcPr>
            <w:tcW w:w="8080" w:type="dxa"/>
          </w:tcPr>
          <w:p w14:paraId="776F25F3" w14:textId="77777777" w:rsidR="00AF050C" w:rsidRPr="000C404E" w:rsidRDefault="00AF050C" w:rsidP="00890D5E">
            <w:pPr>
              <w:pStyle w:val="RequirementText"/>
            </w:pPr>
            <w:r>
              <w:t>NA</w:t>
            </w:r>
          </w:p>
        </w:tc>
      </w:tr>
      <w:tr w:rsidR="00AF050C" w14:paraId="35444140" w14:textId="77777777" w:rsidTr="00890D5E">
        <w:tc>
          <w:tcPr>
            <w:tcW w:w="779" w:type="dxa"/>
            <w:tcBorders>
              <w:top w:val="nil"/>
              <w:left w:val="nil"/>
              <w:bottom w:val="nil"/>
            </w:tcBorders>
          </w:tcPr>
          <w:p w14:paraId="3E30945D" w14:textId="77777777" w:rsidR="00AF050C" w:rsidRDefault="00AF050C" w:rsidP="00890D5E">
            <w:pPr>
              <w:pStyle w:val="RequirementText"/>
            </w:pPr>
          </w:p>
        </w:tc>
        <w:tc>
          <w:tcPr>
            <w:tcW w:w="1134" w:type="dxa"/>
          </w:tcPr>
          <w:p w14:paraId="68B88C6C" w14:textId="77777777" w:rsidR="00AF050C" w:rsidRDefault="00AF050C" w:rsidP="00890D5E">
            <w:pPr>
              <w:pStyle w:val="RequirementText"/>
            </w:pPr>
            <w:r>
              <w:t>Constraint</w:t>
            </w:r>
          </w:p>
        </w:tc>
        <w:tc>
          <w:tcPr>
            <w:tcW w:w="8080" w:type="dxa"/>
          </w:tcPr>
          <w:p w14:paraId="0AF006DF" w14:textId="77777777" w:rsidR="00AF050C" w:rsidRPr="000C404E" w:rsidRDefault="00AF050C" w:rsidP="00890D5E">
            <w:pPr>
              <w:pStyle w:val="RequirementText"/>
            </w:pPr>
            <w:r>
              <w:t>NA</w:t>
            </w:r>
          </w:p>
        </w:tc>
      </w:tr>
    </w:tbl>
    <w:p w14:paraId="1687FC7C" w14:textId="77777777" w:rsidR="00B12A9B" w:rsidRDefault="00B12A9B" w:rsidP="006B59B2"/>
    <w:p w14:paraId="79EDD86A" w14:textId="77777777" w:rsidR="006E650A" w:rsidRDefault="006E650A" w:rsidP="006E650A">
      <w:pPr>
        <w:pStyle w:val="RequirementID"/>
      </w:pPr>
      <w:r>
        <w:t>DSG_BFE_</w:t>
      </w:r>
      <w:r w:rsidR="00176BEA">
        <w:t>00055</w:t>
      </w:r>
      <w:r>
        <w:t>:</w:t>
      </w:r>
    </w:p>
    <w:p w14:paraId="349463A1" w14:textId="77777777" w:rsidR="00B12A9B" w:rsidRDefault="006E650A" w:rsidP="006B59B2">
      <w:r>
        <w:t xml:space="preserve"> [COVERS: ]</w:t>
      </w: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1134"/>
        <w:gridCol w:w="8080"/>
      </w:tblGrid>
      <w:tr w:rsidR="00AF050C" w14:paraId="23D31C81" w14:textId="77777777" w:rsidTr="00890D5E">
        <w:trPr>
          <w:cantSplit/>
        </w:trPr>
        <w:tc>
          <w:tcPr>
            <w:tcW w:w="9993" w:type="dxa"/>
            <w:gridSpan w:val="3"/>
            <w:tcBorders>
              <w:bottom w:val="single" w:sz="4" w:space="0" w:color="auto"/>
            </w:tcBorders>
            <w:shd w:val="pct5" w:color="auto" w:fill="FFFFFF"/>
          </w:tcPr>
          <w:p w14:paraId="3BBEDA8D" w14:textId="77777777" w:rsidR="00AF050C" w:rsidRPr="003D58C0" w:rsidRDefault="00AF050C" w:rsidP="00890D5E">
            <w:pPr>
              <w:pStyle w:val="RequirementText"/>
              <w:rPr>
                <w:b/>
              </w:rPr>
            </w:pPr>
            <w:r w:rsidRPr="00AF050C">
              <w:rPr>
                <w:b/>
              </w:rPr>
              <w:t>bStartNewStep</w:t>
            </w:r>
          </w:p>
        </w:tc>
      </w:tr>
      <w:tr w:rsidR="00AF050C" w14:paraId="48039C36" w14:textId="77777777" w:rsidTr="00890D5E">
        <w:tc>
          <w:tcPr>
            <w:tcW w:w="779" w:type="dxa"/>
            <w:tcBorders>
              <w:top w:val="nil"/>
              <w:left w:val="nil"/>
              <w:bottom w:val="nil"/>
            </w:tcBorders>
          </w:tcPr>
          <w:p w14:paraId="74F94D10" w14:textId="77777777" w:rsidR="00AF050C" w:rsidRDefault="00AF050C" w:rsidP="00890D5E">
            <w:pPr>
              <w:pStyle w:val="RequirementText"/>
            </w:pPr>
          </w:p>
        </w:tc>
        <w:tc>
          <w:tcPr>
            <w:tcW w:w="1134" w:type="dxa"/>
            <w:tcBorders>
              <w:top w:val="nil"/>
            </w:tcBorders>
          </w:tcPr>
          <w:p w14:paraId="1B0E549A" w14:textId="77777777" w:rsidR="00AF050C" w:rsidRDefault="00AF050C" w:rsidP="00890D5E">
            <w:pPr>
              <w:pStyle w:val="RequirementText"/>
            </w:pPr>
            <w:r>
              <w:t>Type</w:t>
            </w:r>
          </w:p>
        </w:tc>
        <w:tc>
          <w:tcPr>
            <w:tcW w:w="8080" w:type="dxa"/>
            <w:tcBorders>
              <w:top w:val="nil"/>
            </w:tcBorders>
          </w:tcPr>
          <w:p w14:paraId="0FD0601B" w14:textId="77777777" w:rsidR="00AF050C" w:rsidRPr="000C404E" w:rsidRDefault="00AF050C" w:rsidP="00890D5E">
            <w:pPr>
              <w:pStyle w:val="RequirementText"/>
            </w:pPr>
            <w:r>
              <w:t>Boolean</w:t>
            </w:r>
          </w:p>
        </w:tc>
      </w:tr>
      <w:tr w:rsidR="00AF050C" w14:paraId="363D3A2B" w14:textId="77777777" w:rsidTr="00890D5E">
        <w:tc>
          <w:tcPr>
            <w:tcW w:w="779" w:type="dxa"/>
            <w:tcBorders>
              <w:top w:val="nil"/>
              <w:left w:val="nil"/>
              <w:bottom w:val="nil"/>
            </w:tcBorders>
          </w:tcPr>
          <w:p w14:paraId="4D8CAA7E" w14:textId="77777777" w:rsidR="00AF050C" w:rsidRDefault="00AF050C" w:rsidP="00890D5E">
            <w:pPr>
              <w:pStyle w:val="RequirementText"/>
            </w:pPr>
          </w:p>
        </w:tc>
        <w:tc>
          <w:tcPr>
            <w:tcW w:w="1134" w:type="dxa"/>
          </w:tcPr>
          <w:p w14:paraId="28758CAD" w14:textId="77777777" w:rsidR="00AF050C" w:rsidRDefault="00AF050C" w:rsidP="00890D5E">
            <w:pPr>
              <w:pStyle w:val="RequirementText"/>
            </w:pPr>
            <w:r>
              <w:t>Object</w:t>
            </w:r>
          </w:p>
        </w:tc>
        <w:tc>
          <w:tcPr>
            <w:tcW w:w="8080" w:type="dxa"/>
          </w:tcPr>
          <w:p w14:paraId="40A287B6" w14:textId="77777777" w:rsidR="00AF050C" w:rsidRPr="000C404E" w:rsidRDefault="00AF050C" w:rsidP="00B00150">
            <w:pPr>
              <w:pStyle w:val="RequirementText"/>
            </w:pPr>
            <w:r>
              <w:t xml:space="preserve">Data used to know if </w:t>
            </w:r>
            <w:r w:rsidR="00B00150">
              <w:t>a new step begins in this time slot.</w:t>
            </w:r>
          </w:p>
        </w:tc>
      </w:tr>
      <w:tr w:rsidR="00AF050C" w14:paraId="1737BBA0" w14:textId="77777777" w:rsidTr="00890D5E">
        <w:tc>
          <w:tcPr>
            <w:tcW w:w="779" w:type="dxa"/>
            <w:tcBorders>
              <w:top w:val="nil"/>
              <w:left w:val="nil"/>
              <w:bottom w:val="nil"/>
            </w:tcBorders>
          </w:tcPr>
          <w:p w14:paraId="65ED506C" w14:textId="77777777" w:rsidR="00AF050C" w:rsidRDefault="00AF050C" w:rsidP="00890D5E">
            <w:pPr>
              <w:pStyle w:val="RequirementText"/>
            </w:pPr>
          </w:p>
        </w:tc>
        <w:tc>
          <w:tcPr>
            <w:tcW w:w="1134" w:type="dxa"/>
          </w:tcPr>
          <w:p w14:paraId="5C33200A" w14:textId="77777777" w:rsidR="00AF050C" w:rsidRDefault="00AF050C" w:rsidP="00890D5E">
            <w:pPr>
              <w:pStyle w:val="RequirementText"/>
            </w:pPr>
            <w:r>
              <w:t>Unit</w:t>
            </w:r>
          </w:p>
        </w:tc>
        <w:tc>
          <w:tcPr>
            <w:tcW w:w="8080" w:type="dxa"/>
          </w:tcPr>
          <w:p w14:paraId="3061138C" w14:textId="77777777" w:rsidR="00AF050C" w:rsidRPr="000C404E" w:rsidRDefault="00AF050C" w:rsidP="00890D5E">
            <w:pPr>
              <w:pStyle w:val="RequirementText"/>
            </w:pPr>
            <w:r>
              <w:t>NA</w:t>
            </w:r>
          </w:p>
        </w:tc>
      </w:tr>
      <w:tr w:rsidR="00AF050C" w14:paraId="1298B978" w14:textId="77777777" w:rsidTr="00890D5E">
        <w:tc>
          <w:tcPr>
            <w:tcW w:w="779" w:type="dxa"/>
            <w:tcBorders>
              <w:top w:val="nil"/>
              <w:left w:val="nil"/>
              <w:bottom w:val="nil"/>
            </w:tcBorders>
          </w:tcPr>
          <w:p w14:paraId="5025B3D4" w14:textId="77777777" w:rsidR="00AF050C" w:rsidRDefault="00AF050C" w:rsidP="00890D5E">
            <w:pPr>
              <w:pStyle w:val="RequirementText"/>
            </w:pPr>
          </w:p>
        </w:tc>
        <w:tc>
          <w:tcPr>
            <w:tcW w:w="1134" w:type="dxa"/>
          </w:tcPr>
          <w:p w14:paraId="5170A987" w14:textId="77777777" w:rsidR="00AF050C" w:rsidRDefault="00AF050C" w:rsidP="00890D5E">
            <w:pPr>
              <w:pStyle w:val="RequirementText"/>
            </w:pPr>
            <w:r>
              <w:t>Range</w:t>
            </w:r>
          </w:p>
        </w:tc>
        <w:tc>
          <w:tcPr>
            <w:tcW w:w="8080" w:type="dxa"/>
          </w:tcPr>
          <w:p w14:paraId="6A246DE4" w14:textId="77777777" w:rsidR="00AF050C" w:rsidRPr="000C404E" w:rsidRDefault="00AF050C" w:rsidP="00890D5E">
            <w:pPr>
              <w:pStyle w:val="RequirementText"/>
            </w:pPr>
            <w:r>
              <w:t>NA</w:t>
            </w:r>
          </w:p>
        </w:tc>
      </w:tr>
      <w:tr w:rsidR="00AF050C" w14:paraId="6454F233" w14:textId="77777777" w:rsidTr="00890D5E">
        <w:tc>
          <w:tcPr>
            <w:tcW w:w="779" w:type="dxa"/>
            <w:tcBorders>
              <w:top w:val="nil"/>
              <w:left w:val="nil"/>
              <w:bottom w:val="nil"/>
            </w:tcBorders>
          </w:tcPr>
          <w:p w14:paraId="080FEAD1" w14:textId="77777777" w:rsidR="00AF050C" w:rsidRDefault="00AF050C" w:rsidP="00890D5E">
            <w:pPr>
              <w:pStyle w:val="RequirementText"/>
            </w:pPr>
          </w:p>
        </w:tc>
        <w:tc>
          <w:tcPr>
            <w:tcW w:w="1134" w:type="dxa"/>
          </w:tcPr>
          <w:p w14:paraId="65B00C92" w14:textId="77777777" w:rsidR="00AF050C" w:rsidRDefault="00AF050C" w:rsidP="00890D5E">
            <w:pPr>
              <w:pStyle w:val="RequirementText"/>
            </w:pPr>
            <w:r>
              <w:t>Safety</w:t>
            </w:r>
          </w:p>
        </w:tc>
        <w:tc>
          <w:tcPr>
            <w:tcW w:w="8080" w:type="dxa"/>
          </w:tcPr>
          <w:p w14:paraId="2DDF232B" w14:textId="77777777" w:rsidR="00AF050C" w:rsidRPr="000C404E" w:rsidRDefault="00AF050C" w:rsidP="00890D5E">
            <w:pPr>
              <w:pStyle w:val="RequirementText"/>
            </w:pPr>
            <w:r>
              <w:t>NA</w:t>
            </w:r>
          </w:p>
        </w:tc>
      </w:tr>
      <w:tr w:rsidR="00AF050C" w14:paraId="39223BF6" w14:textId="77777777" w:rsidTr="00890D5E">
        <w:tc>
          <w:tcPr>
            <w:tcW w:w="779" w:type="dxa"/>
            <w:tcBorders>
              <w:top w:val="nil"/>
              <w:left w:val="nil"/>
              <w:bottom w:val="nil"/>
            </w:tcBorders>
          </w:tcPr>
          <w:p w14:paraId="29DC769B" w14:textId="77777777" w:rsidR="00AF050C" w:rsidRDefault="00AF050C" w:rsidP="00890D5E">
            <w:pPr>
              <w:pStyle w:val="RequirementText"/>
            </w:pPr>
          </w:p>
        </w:tc>
        <w:tc>
          <w:tcPr>
            <w:tcW w:w="1134" w:type="dxa"/>
          </w:tcPr>
          <w:p w14:paraId="09BED741" w14:textId="77777777" w:rsidR="00AF050C" w:rsidRDefault="00AF050C" w:rsidP="00890D5E">
            <w:pPr>
              <w:pStyle w:val="RequirementText"/>
            </w:pPr>
            <w:r>
              <w:t>Constraint</w:t>
            </w:r>
          </w:p>
        </w:tc>
        <w:tc>
          <w:tcPr>
            <w:tcW w:w="8080" w:type="dxa"/>
          </w:tcPr>
          <w:p w14:paraId="79547BE7" w14:textId="77777777" w:rsidR="00AF050C" w:rsidRPr="000C404E" w:rsidRDefault="00AF050C" w:rsidP="00890D5E">
            <w:pPr>
              <w:pStyle w:val="RequirementText"/>
            </w:pPr>
            <w:r>
              <w:t>NA</w:t>
            </w:r>
          </w:p>
        </w:tc>
      </w:tr>
    </w:tbl>
    <w:p w14:paraId="71632DB2" w14:textId="77777777" w:rsidR="00AF050C" w:rsidRDefault="00AF050C" w:rsidP="006B59B2"/>
    <w:p w14:paraId="04DD03FF" w14:textId="77777777" w:rsidR="006E650A" w:rsidRDefault="006E650A" w:rsidP="006E650A">
      <w:pPr>
        <w:pStyle w:val="RequirementID"/>
      </w:pPr>
      <w:r>
        <w:t>DSG_BFE_</w:t>
      </w:r>
      <w:r w:rsidR="00176BEA">
        <w:t>00056</w:t>
      </w:r>
      <w:r>
        <w:t>:</w:t>
      </w:r>
    </w:p>
    <w:p w14:paraId="2DEF0AB4" w14:textId="77777777" w:rsidR="00B00150" w:rsidRDefault="006E650A" w:rsidP="006B59B2">
      <w:r>
        <w:lastRenderedPageBreak/>
        <w:t xml:space="preserve"> [COVERS: ]</w:t>
      </w: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1134"/>
        <w:gridCol w:w="8080"/>
      </w:tblGrid>
      <w:tr w:rsidR="00B00150" w14:paraId="6326C7A5" w14:textId="77777777" w:rsidTr="00890D5E">
        <w:trPr>
          <w:cantSplit/>
        </w:trPr>
        <w:tc>
          <w:tcPr>
            <w:tcW w:w="9993" w:type="dxa"/>
            <w:gridSpan w:val="3"/>
            <w:tcBorders>
              <w:bottom w:val="single" w:sz="4" w:space="0" w:color="auto"/>
            </w:tcBorders>
            <w:shd w:val="pct5" w:color="auto" w:fill="FFFFFF"/>
          </w:tcPr>
          <w:p w14:paraId="467A76A7" w14:textId="77777777" w:rsidR="00B00150" w:rsidRPr="003D58C0" w:rsidRDefault="00B00150" w:rsidP="00890D5E">
            <w:pPr>
              <w:pStyle w:val="RequirementText"/>
              <w:rPr>
                <w:b/>
              </w:rPr>
            </w:pPr>
            <w:r w:rsidRPr="00B00150">
              <w:rPr>
                <w:b/>
              </w:rPr>
              <w:t>bIsRunningStep</w:t>
            </w:r>
          </w:p>
        </w:tc>
      </w:tr>
      <w:tr w:rsidR="00B00150" w14:paraId="1382C7DA" w14:textId="77777777" w:rsidTr="00890D5E">
        <w:tc>
          <w:tcPr>
            <w:tcW w:w="779" w:type="dxa"/>
            <w:tcBorders>
              <w:top w:val="nil"/>
              <w:left w:val="nil"/>
              <w:bottom w:val="nil"/>
            </w:tcBorders>
          </w:tcPr>
          <w:p w14:paraId="61C6031E" w14:textId="77777777" w:rsidR="00B00150" w:rsidRDefault="00B00150" w:rsidP="00890D5E">
            <w:pPr>
              <w:pStyle w:val="RequirementText"/>
            </w:pPr>
          </w:p>
        </w:tc>
        <w:tc>
          <w:tcPr>
            <w:tcW w:w="1134" w:type="dxa"/>
            <w:tcBorders>
              <w:top w:val="nil"/>
            </w:tcBorders>
          </w:tcPr>
          <w:p w14:paraId="0472919C" w14:textId="77777777" w:rsidR="00B00150" w:rsidRDefault="00B00150" w:rsidP="00890D5E">
            <w:pPr>
              <w:pStyle w:val="RequirementText"/>
            </w:pPr>
            <w:r>
              <w:t>Type</w:t>
            </w:r>
          </w:p>
        </w:tc>
        <w:tc>
          <w:tcPr>
            <w:tcW w:w="8080" w:type="dxa"/>
            <w:tcBorders>
              <w:top w:val="nil"/>
            </w:tcBorders>
          </w:tcPr>
          <w:p w14:paraId="3A48BCE1" w14:textId="77777777" w:rsidR="00B00150" w:rsidRPr="000C404E" w:rsidRDefault="00B00150" w:rsidP="00890D5E">
            <w:pPr>
              <w:pStyle w:val="RequirementText"/>
            </w:pPr>
            <w:r>
              <w:t>Boolean</w:t>
            </w:r>
          </w:p>
        </w:tc>
      </w:tr>
      <w:tr w:rsidR="00B00150" w14:paraId="0F9DC785" w14:textId="77777777" w:rsidTr="00890D5E">
        <w:tc>
          <w:tcPr>
            <w:tcW w:w="779" w:type="dxa"/>
            <w:tcBorders>
              <w:top w:val="nil"/>
              <w:left w:val="nil"/>
              <w:bottom w:val="nil"/>
            </w:tcBorders>
          </w:tcPr>
          <w:p w14:paraId="1B39ADF2" w14:textId="77777777" w:rsidR="00B00150" w:rsidRDefault="00B00150" w:rsidP="00890D5E">
            <w:pPr>
              <w:pStyle w:val="RequirementText"/>
            </w:pPr>
          </w:p>
        </w:tc>
        <w:tc>
          <w:tcPr>
            <w:tcW w:w="1134" w:type="dxa"/>
          </w:tcPr>
          <w:p w14:paraId="0ED2D5CA" w14:textId="77777777" w:rsidR="00B00150" w:rsidRDefault="00B00150" w:rsidP="00890D5E">
            <w:pPr>
              <w:pStyle w:val="RequirementText"/>
            </w:pPr>
            <w:r>
              <w:t>Object</w:t>
            </w:r>
          </w:p>
        </w:tc>
        <w:tc>
          <w:tcPr>
            <w:tcW w:w="8080" w:type="dxa"/>
          </w:tcPr>
          <w:p w14:paraId="496054B0" w14:textId="77777777" w:rsidR="00B00150" w:rsidRPr="000C404E" w:rsidRDefault="00B00150" w:rsidP="00B00150">
            <w:pPr>
              <w:pStyle w:val="RequirementText"/>
            </w:pPr>
            <w:r>
              <w:t>Data used to know if a step is executed during this time slot.</w:t>
            </w:r>
          </w:p>
        </w:tc>
      </w:tr>
      <w:tr w:rsidR="00B00150" w14:paraId="7984AD21" w14:textId="77777777" w:rsidTr="00890D5E">
        <w:tc>
          <w:tcPr>
            <w:tcW w:w="779" w:type="dxa"/>
            <w:tcBorders>
              <w:top w:val="nil"/>
              <w:left w:val="nil"/>
              <w:bottom w:val="nil"/>
            </w:tcBorders>
          </w:tcPr>
          <w:p w14:paraId="32FBFC27" w14:textId="77777777" w:rsidR="00B00150" w:rsidRDefault="00B00150" w:rsidP="00890D5E">
            <w:pPr>
              <w:pStyle w:val="RequirementText"/>
            </w:pPr>
          </w:p>
        </w:tc>
        <w:tc>
          <w:tcPr>
            <w:tcW w:w="1134" w:type="dxa"/>
          </w:tcPr>
          <w:p w14:paraId="08053EE9" w14:textId="77777777" w:rsidR="00B00150" w:rsidRDefault="00B00150" w:rsidP="00890D5E">
            <w:pPr>
              <w:pStyle w:val="RequirementText"/>
            </w:pPr>
            <w:r>
              <w:t>Unit</w:t>
            </w:r>
          </w:p>
        </w:tc>
        <w:tc>
          <w:tcPr>
            <w:tcW w:w="8080" w:type="dxa"/>
          </w:tcPr>
          <w:p w14:paraId="4C4B22D9" w14:textId="77777777" w:rsidR="00B00150" w:rsidRPr="000C404E" w:rsidRDefault="00B00150" w:rsidP="00890D5E">
            <w:pPr>
              <w:pStyle w:val="RequirementText"/>
            </w:pPr>
            <w:r>
              <w:t>NA</w:t>
            </w:r>
          </w:p>
        </w:tc>
      </w:tr>
      <w:tr w:rsidR="00B00150" w14:paraId="4ABD982A" w14:textId="77777777" w:rsidTr="00890D5E">
        <w:tc>
          <w:tcPr>
            <w:tcW w:w="779" w:type="dxa"/>
            <w:tcBorders>
              <w:top w:val="nil"/>
              <w:left w:val="nil"/>
              <w:bottom w:val="nil"/>
            </w:tcBorders>
          </w:tcPr>
          <w:p w14:paraId="71F2C412" w14:textId="77777777" w:rsidR="00B00150" w:rsidRDefault="00B00150" w:rsidP="00890D5E">
            <w:pPr>
              <w:pStyle w:val="RequirementText"/>
            </w:pPr>
          </w:p>
        </w:tc>
        <w:tc>
          <w:tcPr>
            <w:tcW w:w="1134" w:type="dxa"/>
          </w:tcPr>
          <w:p w14:paraId="0958D4C3" w14:textId="77777777" w:rsidR="00B00150" w:rsidRDefault="00B00150" w:rsidP="00890D5E">
            <w:pPr>
              <w:pStyle w:val="RequirementText"/>
            </w:pPr>
            <w:r>
              <w:t>Range</w:t>
            </w:r>
          </w:p>
        </w:tc>
        <w:tc>
          <w:tcPr>
            <w:tcW w:w="8080" w:type="dxa"/>
          </w:tcPr>
          <w:p w14:paraId="2FE6F7CF" w14:textId="77777777" w:rsidR="00B00150" w:rsidRPr="000C404E" w:rsidRDefault="00B00150" w:rsidP="00890D5E">
            <w:pPr>
              <w:pStyle w:val="RequirementText"/>
            </w:pPr>
            <w:r>
              <w:t>NA</w:t>
            </w:r>
          </w:p>
        </w:tc>
      </w:tr>
      <w:tr w:rsidR="00B00150" w14:paraId="7EA40EA2" w14:textId="77777777" w:rsidTr="00890D5E">
        <w:tc>
          <w:tcPr>
            <w:tcW w:w="779" w:type="dxa"/>
            <w:tcBorders>
              <w:top w:val="nil"/>
              <w:left w:val="nil"/>
              <w:bottom w:val="nil"/>
            </w:tcBorders>
          </w:tcPr>
          <w:p w14:paraId="66836689" w14:textId="77777777" w:rsidR="00B00150" w:rsidRDefault="00B00150" w:rsidP="00890D5E">
            <w:pPr>
              <w:pStyle w:val="RequirementText"/>
            </w:pPr>
          </w:p>
        </w:tc>
        <w:tc>
          <w:tcPr>
            <w:tcW w:w="1134" w:type="dxa"/>
          </w:tcPr>
          <w:p w14:paraId="5A018975" w14:textId="77777777" w:rsidR="00B00150" w:rsidRDefault="00B00150" w:rsidP="00890D5E">
            <w:pPr>
              <w:pStyle w:val="RequirementText"/>
            </w:pPr>
            <w:r>
              <w:t>Safety</w:t>
            </w:r>
          </w:p>
        </w:tc>
        <w:tc>
          <w:tcPr>
            <w:tcW w:w="8080" w:type="dxa"/>
          </w:tcPr>
          <w:p w14:paraId="080338BB" w14:textId="77777777" w:rsidR="00B00150" w:rsidRPr="000C404E" w:rsidRDefault="00B00150" w:rsidP="00890D5E">
            <w:pPr>
              <w:pStyle w:val="RequirementText"/>
            </w:pPr>
            <w:r>
              <w:t>NA</w:t>
            </w:r>
          </w:p>
        </w:tc>
      </w:tr>
      <w:tr w:rsidR="00B00150" w14:paraId="39F1ED9B" w14:textId="77777777" w:rsidTr="00890D5E">
        <w:tc>
          <w:tcPr>
            <w:tcW w:w="779" w:type="dxa"/>
            <w:tcBorders>
              <w:top w:val="nil"/>
              <w:left w:val="nil"/>
              <w:bottom w:val="nil"/>
            </w:tcBorders>
          </w:tcPr>
          <w:p w14:paraId="76D25F99" w14:textId="77777777" w:rsidR="00B00150" w:rsidRDefault="00B00150" w:rsidP="00890D5E">
            <w:pPr>
              <w:pStyle w:val="RequirementText"/>
            </w:pPr>
          </w:p>
        </w:tc>
        <w:tc>
          <w:tcPr>
            <w:tcW w:w="1134" w:type="dxa"/>
          </w:tcPr>
          <w:p w14:paraId="7FAA6F6F" w14:textId="77777777" w:rsidR="00B00150" w:rsidRDefault="00B00150" w:rsidP="00890D5E">
            <w:pPr>
              <w:pStyle w:val="RequirementText"/>
            </w:pPr>
            <w:r>
              <w:t>Constraint</w:t>
            </w:r>
          </w:p>
        </w:tc>
        <w:tc>
          <w:tcPr>
            <w:tcW w:w="8080" w:type="dxa"/>
          </w:tcPr>
          <w:p w14:paraId="4881E318" w14:textId="77777777" w:rsidR="00B00150" w:rsidRPr="000C404E" w:rsidRDefault="00B00150" w:rsidP="00890D5E">
            <w:pPr>
              <w:pStyle w:val="RequirementText"/>
            </w:pPr>
            <w:r>
              <w:t>NA</w:t>
            </w:r>
          </w:p>
        </w:tc>
      </w:tr>
    </w:tbl>
    <w:p w14:paraId="11351DA4" w14:textId="77777777" w:rsidR="00B00150" w:rsidRDefault="00B00150" w:rsidP="006B59B2"/>
    <w:p w14:paraId="3DBED73F" w14:textId="77777777" w:rsidR="006E650A" w:rsidRDefault="006E650A" w:rsidP="006E650A">
      <w:pPr>
        <w:pStyle w:val="RequirementID"/>
      </w:pPr>
      <w:r>
        <w:t>DSG_BFE_</w:t>
      </w:r>
      <w:r w:rsidR="00176BEA">
        <w:t>00057</w:t>
      </w:r>
      <w:r>
        <w:t>:</w:t>
      </w:r>
    </w:p>
    <w:p w14:paraId="5D546E57" w14:textId="77777777" w:rsidR="00B00150" w:rsidRDefault="006E650A" w:rsidP="006B59B2">
      <w:r>
        <w:t xml:space="preserve"> [COVERS: ]</w:t>
      </w: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1134"/>
        <w:gridCol w:w="8080"/>
      </w:tblGrid>
      <w:tr w:rsidR="00B00150" w14:paraId="7D9A4F56" w14:textId="77777777" w:rsidTr="00890D5E">
        <w:trPr>
          <w:cantSplit/>
        </w:trPr>
        <w:tc>
          <w:tcPr>
            <w:tcW w:w="9993" w:type="dxa"/>
            <w:gridSpan w:val="3"/>
            <w:tcBorders>
              <w:bottom w:val="single" w:sz="4" w:space="0" w:color="auto"/>
            </w:tcBorders>
            <w:shd w:val="pct5" w:color="auto" w:fill="FFFFFF"/>
          </w:tcPr>
          <w:p w14:paraId="0B19F360" w14:textId="77777777" w:rsidR="00B00150" w:rsidRPr="003D58C0" w:rsidRDefault="00A5307F" w:rsidP="00890D5E">
            <w:pPr>
              <w:pStyle w:val="RequirementText"/>
              <w:rPr>
                <w:b/>
              </w:rPr>
            </w:pPr>
            <w:r w:rsidRPr="00A5307F">
              <w:rPr>
                <w:b/>
              </w:rPr>
              <w:t>u16StepDuration</w:t>
            </w:r>
          </w:p>
        </w:tc>
      </w:tr>
      <w:tr w:rsidR="00B00150" w14:paraId="25F2D311" w14:textId="77777777" w:rsidTr="00890D5E">
        <w:tc>
          <w:tcPr>
            <w:tcW w:w="779" w:type="dxa"/>
            <w:tcBorders>
              <w:top w:val="nil"/>
              <w:left w:val="nil"/>
              <w:bottom w:val="nil"/>
            </w:tcBorders>
          </w:tcPr>
          <w:p w14:paraId="23E28F8E" w14:textId="77777777" w:rsidR="00B00150" w:rsidRDefault="00B00150" w:rsidP="00890D5E">
            <w:pPr>
              <w:pStyle w:val="RequirementText"/>
            </w:pPr>
          </w:p>
        </w:tc>
        <w:tc>
          <w:tcPr>
            <w:tcW w:w="1134" w:type="dxa"/>
            <w:tcBorders>
              <w:top w:val="nil"/>
            </w:tcBorders>
          </w:tcPr>
          <w:p w14:paraId="45A9F10F" w14:textId="77777777" w:rsidR="00B00150" w:rsidRDefault="00B00150" w:rsidP="00890D5E">
            <w:pPr>
              <w:pStyle w:val="RequirementText"/>
            </w:pPr>
            <w:r>
              <w:t>Type</w:t>
            </w:r>
          </w:p>
        </w:tc>
        <w:tc>
          <w:tcPr>
            <w:tcW w:w="8080" w:type="dxa"/>
            <w:tcBorders>
              <w:top w:val="nil"/>
            </w:tcBorders>
          </w:tcPr>
          <w:p w14:paraId="2391A850" w14:textId="77777777" w:rsidR="00B00150" w:rsidRPr="000C404E" w:rsidRDefault="00972991" w:rsidP="00890D5E">
            <w:pPr>
              <w:pStyle w:val="RequirementText"/>
            </w:pPr>
            <w:r>
              <w:t>Unsigned 16 bits</w:t>
            </w:r>
          </w:p>
        </w:tc>
      </w:tr>
      <w:tr w:rsidR="00B00150" w14:paraId="34692DDC" w14:textId="77777777" w:rsidTr="00890D5E">
        <w:tc>
          <w:tcPr>
            <w:tcW w:w="779" w:type="dxa"/>
            <w:tcBorders>
              <w:top w:val="nil"/>
              <w:left w:val="nil"/>
              <w:bottom w:val="nil"/>
            </w:tcBorders>
          </w:tcPr>
          <w:p w14:paraId="6F97EA05" w14:textId="77777777" w:rsidR="00B00150" w:rsidRDefault="00B00150" w:rsidP="00890D5E">
            <w:pPr>
              <w:pStyle w:val="RequirementText"/>
            </w:pPr>
          </w:p>
        </w:tc>
        <w:tc>
          <w:tcPr>
            <w:tcW w:w="1134" w:type="dxa"/>
          </w:tcPr>
          <w:p w14:paraId="31F9C085" w14:textId="77777777" w:rsidR="00B00150" w:rsidRDefault="00B00150" w:rsidP="00890D5E">
            <w:pPr>
              <w:pStyle w:val="RequirementText"/>
            </w:pPr>
            <w:r>
              <w:t>Object</w:t>
            </w:r>
          </w:p>
        </w:tc>
        <w:tc>
          <w:tcPr>
            <w:tcW w:w="8080" w:type="dxa"/>
          </w:tcPr>
          <w:p w14:paraId="555B8E26" w14:textId="77777777" w:rsidR="00B00150" w:rsidRPr="000C404E" w:rsidRDefault="00A5307F" w:rsidP="00890D5E">
            <w:pPr>
              <w:pStyle w:val="RequirementText"/>
            </w:pPr>
            <w:r>
              <w:t>Contains the step duration of the current executed step</w:t>
            </w:r>
            <w:r w:rsidR="00B00150">
              <w:t>.</w:t>
            </w:r>
          </w:p>
        </w:tc>
      </w:tr>
      <w:tr w:rsidR="00B00150" w14:paraId="6E3B4A8C" w14:textId="77777777" w:rsidTr="00890D5E">
        <w:tc>
          <w:tcPr>
            <w:tcW w:w="779" w:type="dxa"/>
            <w:tcBorders>
              <w:top w:val="nil"/>
              <w:left w:val="nil"/>
              <w:bottom w:val="nil"/>
            </w:tcBorders>
          </w:tcPr>
          <w:p w14:paraId="42111389" w14:textId="77777777" w:rsidR="00B00150" w:rsidRDefault="00B00150" w:rsidP="00890D5E">
            <w:pPr>
              <w:pStyle w:val="RequirementText"/>
            </w:pPr>
          </w:p>
        </w:tc>
        <w:tc>
          <w:tcPr>
            <w:tcW w:w="1134" w:type="dxa"/>
          </w:tcPr>
          <w:p w14:paraId="2427349B" w14:textId="77777777" w:rsidR="00B00150" w:rsidRDefault="00B00150" w:rsidP="00890D5E">
            <w:pPr>
              <w:pStyle w:val="RequirementText"/>
            </w:pPr>
            <w:r>
              <w:t>Unit</w:t>
            </w:r>
          </w:p>
        </w:tc>
        <w:tc>
          <w:tcPr>
            <w:tcW w:w="8080" w:type="dxa"/>
          </w:tcPr>
          <w:p w14:paraId="0F19DCE1" w14:textId="77777777" w:rsidR="00B00150" w:rsidRPr="000C404E" w:rsidRDefault="00A5307F" w:rsidP="00890D5E">
            <w:pPr>
              <w:pStyle w:val="RequirementText"/>
            </w:pPr>
            <w:r>
              <w:t>1lsb = 10 ms</w:t>
            </w:r>
          </w:p>
        </w:tc>
      </w:tr>
      <w:tr w:rsidR="00B00150" w14:paraId="3758C001" w14:textId="77777777" w:rsidTr="00890D5E">
        <w:tc>
          <w:tcPr>
            <w:tcW w:w="779" w:type="dxa"/>
            <w:tcBorders>
              <w:top w:val="nil"/>
              <w:left w:val="nil"/>
              <w:bottom w:val="nil"/>
            </w:tcBorders>
          </w:tcPr>
          <w:p w14:paraId="73A7E081" w14:textId="77777777" w:rsidR="00B00150" w:rsidRDefault="00B00150" w:rsidP="00890D5E">
            <w:pPr>
              <w:pStyle w:val="RequirementText"/>
            </w:pPr>
          </w:p>
        </w:tc>
        <w:tc>
          <w:tcPr>
            <w:tcW w:w="1134" w:type="dxa"/>
          </w:tcPr>
          <w:p w14:paraId="0A5CBA9D" w14:textId="77777777" w:rsidR="00B00150" w:rsidRDefault="00B00150" w:rsidP="00890D5E">
            <w:pPr>
              <w:pStyle w:val="RequirementText"/>
            </w:pPr>
            <w:r>
              <w:t>Range</w:t>
            </w:r>
          </w:p>
        </w:tc>
        <w:tc>
          <w:tcPr>
            <w:tcW w:w="8080" w:type="dxa"/>
          </w:tcPr>
          <w:p w14:paraId="226FD55B" w14:textId="77777777" w:rsidR="00B00150" w:rsidRPr="000C404E" w:rsidRDefault="00A5307F" w:rsidP="00890D5E">
            <w:pPr>
              <w:pStyle w:val="RequirementText"/>
            </w:pPr>
            <w:r>
              <w:t>[ 0x0000 ; 0xFFFF]</w:t>
            </w:r>
          </w:p>
        </w:tc>
      </w:tr>
      <w:tr w:rsidR="00B00150" w14:paraId="7C39553D" w14:textId="77777777" w:rsidTr="00890D5E">
        <w:tc>
          <w:tcPr>
            <w:tcW w:w="779" w:type="dxa"/>
            <w:tcBorders>
              <w:top w:val="nil"/>
              <w:left w:val="nil"/>
              <w:bottom w:val="nil"/>
            </w:tcBorders>
          </w:tcPr>
          <w:p w14:paraId="62CAA5D3" w14:textId="77777777" w:rsidR="00B00150" w:rsidRDefault="00B00150" w:rsidP="00890D5E">
            <w:pPr>
              <w:pStyle w:val="RequirementText"/>
            </w:pPr>
          </w:p>
        </w:tc>
        <w:tc>
          <w:tcPr>
            <w:tcW w:w="1134" w:type="dxa"/>
          </w:tcPr>
          <w:p w14:paraId="13488A17" w14:textId="77777777" w:rsidR="00B00150" w:rsidRDefault="00B00150" w:rsidP="00890D5E">
            <w:pPr>
              <w:pStyle w:val="RequirementText"/>
            </w:pPr>
            <w:r>
              <w:t>Safety</w:t>
            </w:r>
          </w:p>
        </w:tc>
        <w:tc>
          <w:tcPr>
            <w:tcW w:w="8080" w:type="dxa"/>
          </w:tcPr>
          <w:p w14:paraId="60E64030" w14:textId="77777777" w:rsidR="00B00150" w:rsidRPr="000C404E" w:rsidRDefault="00B00150" w:rsidP="00890D5E">
            <w:pPr>
              <w:pStyle w:val="RequirementText"/>
            </w:pPr>
            <w:r>
              <w:t>NA</w:t>
            </w:r>
          </w:p>
        </w:tc>
      </w:tr>
      <w:tr w:rsidR="00B00150" w14:paraId="2C9AA2A2" w14:textId="77777777" w:rsidTr="00890D5E">
        <w:tc>
          <w:tcPr>
            <w:tcW w:w="779" w:type="dxa"/>
            <w:tcBorders>
              <w:top w:val="nil"/>
              <w:left w:val="nil"/>
              <w:bottom w:val="nil"/>
            </w:tcBorders>
          </w:tcPr>
          <w:p w14:paraId="3E880344" w14:textId="77777777" w:rsidR="00B00150" w:rsidRDefault="00B00150" w:rsidP="00890D5E">
            <w:pPr>
              <w:pStyle w:val="RequirementText"/>
            </w:pPr>
          </w:p>
        </w:tc>
        <w:tc>
          <w:tcPr>
            <w:tcW w:w="1134" w:type="dxa"/>
          </w:tcPr>
          <w:p w14:paraId="02F21628" w14:textId="77777777" w:rsidR="00B00150" w:rsidRDefault="00B00150" w:rsidP="00890D5E">
            <w:pPr>
              <w:pStyle w:val="RequirementText"/>
            </w:pPr>
            <w:r>
              <w:t>Constraint</w:t>
            </w:r>
          </w:p>
        </w:tc>
        <w:tc>
          <w:tcPr>
            <w:tcW w:w="8080" w:type="dxa"/>
          </w:tcPr>
          <w:p w14:paraId="1C48B6D4" w14:textId="77777777" w:rsidR="00B00150" w:rsidRPr="000C404E" w:rsidRDefault="00B00150" w:rsidP="00890D5E">
            <w:pPr>
              <w:pStyle w:val="RequirementText"/>
            </w:pPr>
            <w:r>
              <w:t>NA</w:t>
            </w:r>
          </w:p>
        </w:tc>
      </w:tr>
    </w:tbl>
    <w:p w14:paraId="435DF37F" w14:textId="77777777" w:rsidR="00B00150" w:rsidRDefault="00B00150" w:rsidP="006B59B2"/>
    <w:p w14:paraId="06533664" w14:textId="77777777" w:rsidR="006E650A" w:rsidRDefault="006E650A" w:rsidP="006E650A">
      <w:pPr>
        <w:pStyle w:val="RequirementID"/>
      </w:pPr>
      <w:r>
        <w:t>DSG_BFE_</w:t>
      </w:r>
      <w:r w:rsidR="00176BEA">
        <w:t>00058</w:t>
      </w:r>
      <w:r>
        <w:t>:</w:t>
      </w:r>
    </w:p>
    <w:p w14:paraId="415A5958" w14:textId="77777777" w:rsidR="00B00150" w:rsidRDefault="006E650A" w:rsidP="006B59B2">
      <w:r>
        <w:t xml:space="preserve"> [COVERS: ]</w:t>
      </w: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1134"/>
        <w:gridCol w:w="8080"/>
      </w:tblGrid>
      <w:tr w:rsidR="00972991" w14:paraId="3A3A6CC7" w14:textId="77777777" w:rsidTr="00890D5E">
        <w:trPr>
          <w:cantSplit/>
        </w:trPr>
        <w:tc>
          <w:tcPr>
            <w:tcW w:w="9993" w:type="dxa"/>
            <w:gridSpan w:val="3"/>
            <w:tcBorders>
              <w:bottom w:val="single" w:sz="4" w:space="0" w:color="auto"/>
            </w:tcBorders>
            <w:shd w:val="pct5" w:color="auto" w:fill="FFFFFF"/>
          </w:tcPr>
          <w:p w14:paraId="42225597" w14:textId="77777777" w:rsidR="00972991" w:rsidRPr="003D58C0" w:rsidRDefault="00972991" w:rsidP="00890D5E">
            <w:pPr>
              <w:pStyle w:val="RequirementText"/>
              <w:rPr>
                <w:b/>
              </w:rPr>
            </w:pPr>
            <w:r w:rsidRPr="00972991">
              <w:rPr>
                <w:b/>
              </w:rPr>
              <w:t>bIntStepFlag</w:t>
            </w:r>
          </w:p>
        </w:tc>
      </w:tr>
      <w:tr w:rsidR="00972991" w14:paraId="0B607906" w14:textId="77777777" w:rsidTr="00890D5E">
        <w:tc>
          <w:tcPr>
            <w:tcW w:w="779" w:type="dxa"/>
            <w:tcBorders>
              <w:top w:val="nil"/>
              <w:left w:val="nil"/>
              <w:bottom w:val="nil"/>
            </w:tcBorders>
          </w:tcPr>
          <w:p w14:paraId="6E6BEFD9" w14:textId="77777777" w:rsidR="00972991" w:rsidRDefault="00972991" w:rsidP="00890D5E">
            <w:pPr>
              <w:pStyle w:val="RequirementText"/>
            </w:pPr>
          </w:p>
        </w:tc>
        <w:tc>
          <w:tcPr>
            <w:tcW w:w="1134" w:type="dxa"/>
            <w:tcBorders>
              <w:top w:val="nil"/>
            </w:tcBorders>
          </w:tcPr>
          <w:p w14:paraId="3DDD44B4" w14:textId="77777777" w:rsidR="00972991" w:rsidRDefault="00972991" w:rsidP="00890D5E">
            <w:pPr>
              <w:pStyle w:val="RequirementText"/>
            </w:pPr>
            <w:r>
              <w:t>Type</w:t>
            </w:r>
          </w:p>
        </w:tc>
        <w:tc>
          <w:tcPr>
            <w:tcW w:w="8080" w:type="dxa"/>
            <w:tcBorders>
              <w:top w:val="nil"/>
            </w:tcBorders>
          </w:tcPr>
          <w:p w14:paraId="6CA18461" w14:textId="77777777" w:rsidR="00972991" w:rsidRPr="000C404E" w:rsidRDefault="00972991" w:rsidP="00890D5E">
            <w:pPr>
              <w:pStyle w:val="RequirementText"/>
            </w:pPr>
            <w:r>
              <w:t>Boolean</w:t>
            </w:r>
          </w:p>
        </w:tc>
      </w:tr>
      <w:tr w:rsidR="00972991" w14:paraId="34218C2F" w14:textId="77777777" w:rsidTr="00890D5E">
        <w:tc>
          <w:tcPr>
            <w:tcW w:w="779" w:type="dxa"/>
            <w:tcBorders>
              <w:top w:val="nil"/>
              <w:left w:val="nil"/>
              <w:bottom w:val="nil"/>
            </w:tcBorders>
          </w:tcPr>
          <w:p w14:paraId="0F0F915B" w14:textId="77777777" w:rsidR="00972991" w:rsidRDefault="00972991" w:rsidP="00890D5E">
            <w:pPr>
              <w:pStyle w:val="RequirementText"/>
            </w:pPr>
          </w:p>
        </w:tc>
        <w:tc>
          <w:tcPr>
            <w:tcW w:w="1134" w:type="dxa"/>
          </w:tcPr>
          <w:p w14:paraId="6348100C" w14:textId="77777777" w:rsidR="00972991" w:rsidRDefault="00972991" w:rsidP="00890D5E">
            <w:pPr>
              <w:pStyle w:val="RequirementText"/>
            </w:pPr>
            <w:r>
              <w:t>Object</w:t>
            </w:r>
          </w:p>
        </w:tc>
        <w:tc>
          <w:tcPr>
            <w:tcW w:w="8080" w:type="dxa"/>
          </w:tcPr>
          <w:p w14:paraId="5E9C7AD8" w14:textId="77777777" w:rsidR="00972991" w:rsidRPr="000C404E" w:rsidRDefault="00387705" w:rsidP="00890D5E">
            <w:pPr>
              <w:pStyle w:val="RequirementText"/>
            </w:pPr>
            <w:r>
              <w:t>To know if the current executed step shall be interrupted at the next 10ms time slot</w:t>
            </w:r>
            <w:r w:rsidR="00972991">
              <w:t>.</w:t>
            </w:r>
          </w:p>
        </w:tc>
      </w:tr>
      <w:tr w:rsidR="00972991" w14:paraId="2D710A6C" w14:textId="77777777" w:rsidTr="00890D5E">
        <w:tc>
          <w:tcPr>
            <w:tcW w:w="779" w:type="dxa"/>
            <w:tcBorders>
              <w:top w:val="nil"/>
              <w:left w:val="nil"/>
              <w:bottom w:val="nil"/>
            </w:tcBorders>
          </w:tcPr>
          <w:p w14:paraId="060BA724" w14:textId="77777777" w:rsidR="00972991" w:rsidRDefault="00972991" w:rsidP="00890D5E">
            <w:pPr>
              <w:pStyle w:val="RequirementText"/>
            </w:pPr>
          </w:p>
        </w:tc>
        <w:tc>
          <w:tcPr>
            <w:tcW w:w="1134" w:type="dxa"/>
          </w:tcPr>
          <w:p w14:paraId="0817CF2C" w14:textId="77777777" w:rsidR="00972991" w:rsidRDefault="00972991" w:rsidP="00890D5E">
            <w:pPr>
              <w:pStyle w:val="RequirementText"/>
            </w:pPr>
            <w:r>
              <w:t>Unit</w:t>
            </w:r>
          </w:p>
        </w:tc>
        <w:tc>
          <w:tcPr>
            <w:tcW w:w="8080" w:type="dxa"/>
          </w:tcPr>
          <w:p w14:paraId="14737C37" w14:textId="77777777" w:rsidR="00972991" w:rsidRPr="000C404E" w:rsidRDefault="00387705" w:rsidP="00890D5E">
            <w:pPr>
              <w:pStyle w:val="RequirementText"/>
            </w:pPr>
            <w:r>
              <w:t>NA</w:t>
            </w:r>
          </w:p>
        </w:tc>
      </w:tr>
      <w:tr w:rsidR="00972991" w14:paraId="0B5ED90F" w14:textId="77777777" w:rsidTr="00890D5E">
        <w:tc>
          <w:tcPr>
            <w:tcW w:w="779" w:type="dxa"/>
            <w:tcBorders>
              <w:top w:val="nil"/>
              <w:left w:val="nil"/>
              <w:bottom w:val="nil"/>
            </w:tcBorders>
          </w:tcPr>
          <w:p w14:paraId="64A98CCD" w14:textId="77777777" w:rsidR="00972991" w:rsidRDefault="00972991" w:rsidP="00890D5E">
            <w:pPr>
              <w:pStyle w:val="RequirementText"/>
            </w:pPr>
          </w:p>
        </w:tc>
        <w:tc>
          <w:tcPr>
            <w:tcW w:w="1134" w:type="dxa"/>
          </w:tcPr>
          <w:p w14:paraId="578B7DD2" w14:textId="77777777" w:rsidR="00972991" w:rsidRDefault="00972991" w:rsidP="00890D5E">
            <w:pPr>
              <w:pStyle w:val="RequirementText"/>
            </w:pPr>
            <w:r>
              <w:t>Range</w:t>
            </w:r>
          </w:p>
        </w:tc>
        <w:tc>
          <w:tcPr>
            <w:tcW w:w="8080" w:type="dxa"/>
          </w:tcPr>
          <w:p w14:paraId="1D66C9F7" w14:textId="77777777" w:rsidR="00972991" w:rsidRPr="000C404E" w:rsidRDefault="00387705" w:rsidP="00890D5E">
            <w:pPr>
              <w:pStyle w:val="RequirementText"/>
            </w:pPr>
            <w:r>
              <w:t>NA</w:t>
            </w:r>
          </w:p>
        </w:tc>
      </w:tr>
      <w:tr w:rsidR="00972991" w14:paraId="17692E09" w14:textId="77777777" w:rsidTr="00890D5E">
        <w:tc>
          <w:tcPr>
            <w:tcW w:w="779" w:type="dxa"/>
            <w:tcBorders>
              <w:top w:val="nil"/>
              <w:left w:val="nil"/>
              <w:bottom w:val="nil"/>
            </w:tcBorders>
          </w:tcPr>
          <w:p w14:paraId="50B9BD22" w14:textId="77777777" w:rsidR="00972991" w:rsidRDefault="00972991" w:rsidP="00890D5E">
            <w:pPr>
              <w:pStyle w:val="RequirementText"/>
            </w:pPr>
          </w:p>
        </w:tc>
        <w:tc>
          <w:tcPr>
            <w:tcW w:w="1134" w:type="dxa"/>
          </w:tcPr>
          <w:p w14:paraId="0099B366" w14:textId="77777777" w:rsidR="00972991" w:rsidRDefault="00972991" w:rsidP="00890D5E">
            <w:pPr>
              <w:pStyle w:val="RequirementText"/>
            </w:pPr>
            <w:r>
              <w:t>Safety</w:t>
            </w:r>
          </w:p>
        </w:tc>
        <w:tc>
          <w:tcPr>
            <w:tcW w:w="8080" w:type="dxa"/>
          </w:tcPr>
          <w:p w14:paraId="2383EEB4" w14:textId="77777777" w:rsidR="00972991" w:rsidRPr="000C404E" w:rsidRDefault="00972991" w:rsidP="00890D5E">
            <w:pPr>
              <w:pStyle w:val="RequirementText"/>
            </w:pPr>
            <w:r>
              <w:t>NA</w:t>
            </w:r>
          </w:p>
        </w:tc>
      </w:tr>
      <w:tr w:rsidR="00972991" w14:paraId="3ACF191C" w14:textId="77777777" w:rsidTr="00890D5E">
        <w:tc>
          <w:tcPr>
            <w:tcW w:w="779" w:type="dxa"/>
            <w:tcBorders>
              <w:top w:val="nil"/>
              <w:left w:val="nil"/>
              <w:bottom w:val="nil"/>
            </w:tcBorders>
          </w:tcPr>
          <w:p w14:paraId="3917C88E" w14:textId="77777777" w:rsidR="00972991" w:rsidRDefault="00972991" w:rsidP="00890D5E">
            <w:pPr>
              <w:pStyle w:val="RequirementText"/>
            </w:pPr>
          </w:p>
        </w:tc>
        <w:tc>
          <w:tcPr>
            <w:tcW w:w="1134" w:type="dxa"/>
          </w:tcPr>
          <w:p w14:paraId="6075B109" w14:textId="77777777" w:rsidR="00972991" w:rsidRDefault="00972991" w:rsidP="00890D5E">
            <w:pPr>
              <w:pStyle w:val="RequirementText"/>
            </w:pPr>
            <w:r>
              <w:t>Constraint</w:t>
            </w:r>
          </w:p>
        </w:tc>
        <w:tc>
          <w:tcPr>
            <w:tcW w:w="8080" w:type="dxa"/>
          </w:tcPr>
          <w:p w14:paraId="1E158654" w14:textId="77777777" w:rsidR="00972991" w:rsidRPr="000C404E" w:rsidRDefault="00972991" w:rsidP="00890D5E">
            <w:pPr>
              <w:pStyle w:val="RequirementText"/>
            </w:pPr>
            <w:r>
              <w:t>NA</w:t>
            </w:r>
          </w:p>
        </w:tc>
      </w:tr>
    </w:tbl>
    <w:p w14:paraId="360323C9" w14:textId="77777777" w:rsidR="00B00150" w:rsidRDefault="00B00150" w:rsidP="006B59B2"/>
    <w:p w14:paraId="31809CFA" w14:textId="77777777" w:rsidR="006E650A" w:rsidRDefault="006E650A" w:rsidP="006E650A">
      <w:pPr>
        <w:pStyle w:val="RequirementID"/>
      </w:pPr>
      <w:r>
        <w:t>DSG_BFE_</w:t>
      </w:r>
      <w:r w:rsidR="00176BEA">
        <w:t>00059</w:t>
      </w:r>
      <w:r>
        <w:t>:</w:t>
      </w:r>
    </w:p>
    <w:p w14:paraId="2E12FD2F" w14:textId="77777777" w:rsidR="00972991" w:rsidRDefault="006E650A" w:rsidP="006B59B2">
      <w:r>
        <w:t xml:space="preserve"> [COVERS: ]</w:t>
      </w: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1134"/>
        <w:gridCol w:w="8080"/>
      </w:tblGrid>
      <w:tr w:rsidR="006E6DC2" w14:paraId="5A4997CC" w14:textId="77777777" w:rsidTr="005B2353">
        <w:trPr>
          <w:cantSplit/>
        </w:trPr>
        <w:tc>
          <w:tcPr>
            <w:tcW w:w="9993" w:type="dxa"/>
            <w:gridSpan w:val="3"/>
            <w:tcBorders>
              <w:bottom w:val="single" w:sz="4" w:space="0" w:color="auto"/>
            </w:tcBorders>
            <w:shd w:val="pct5" w:color="auto" w:fill="FFFFFF"/>
          </w:tcPr>
          <w:p w14:paraId="2987D02A" w14:textId="77777777" w:rsidR="006E6DC2" w:rsidRPr="003D58C0" w:rsidRDefault="006E6DC2" w:rsidP="005B2353">
            <w:pPr>
              <w:pStyle w:val="RequirementText"/>
              <w:rPr>
                <w:b/>
              </w:rPr>
            </w:pPr>
            <w:r w:rsidRPr="006E6DC2">
              <w:rPr>
                <w:b/>
              </w:rPr>
              <w:t>u16</w:t>
            </w:r>
            <w:r>
              <w:rPr>
                <w:b/>
              </w:rPr>
              <w:t>InternalSensor</w:t>
            </w:r>
            <w:r w:rsidRPr="006E6DC2">
              <w:rPr>
                <w:b/>
              </w:rPr>
              <w:t>Temperature</w:t>
            </w:r>
          </w:p>
        </w:tc>
      </w:tr>
      <w:tr w:rsidR="006E6DC2" w14:paraId="665545D4" w14:textId="77777777" w:rsidTr="005B2353">
        <w:tc>
          <w:tcPr>
            <w:tcW w:w="779" w:type="dxa"/>
            <w:tcBorders>
              <w:top w:val="nil"/>
              <w:left w:val="nil"/>
              <w:bottom w:val="nil"/>
            </w:tcBorders>
          </w:tcPr>
          <w:p w14:paraId="54516452" w14:textId="77777777" w:rsidR="006E6DC2" w:rsidRDefault="006E6DC2" w:rsidP="005B2353">
            <w:pPr>
              <w:pStyle w:val="RequirementText"/>
            </w:pPr>
          </w:p>
        </w:tc>
        <w:tc>
          <w:tcPr>
            <w:tcW w:w="1134" w:type="dxa"/>
            <w:tcBorders>
              <w:top w:val="nil"/>
            </w:tcBorders>
          </w:tcPr>
          <w:p w14:paraId="51827741" w14:textId="77777777" w:rsidR="006E6DC2" w:rsidRDefault="006E6DC2" w:rsidP="005B2353">
            <w:pPr>
              <w:pStyle w:val="RequirementText"/>
            </w:pPr>
            <w:r>
              <w:t>Type</w:t>
            </w:r>
          </w:p>
        </w:tc>
        <w:tc>
          <w:tcPr>
            <w:tcW w:w="8080" w:type="dxa"/>
            <w:tcBorders>
              <w:top w:val="nil"/>
            </w:tcBorders>
          </w:tcPr>
          <w:p w14:paraId="1525CDCF" w14:textId="77777777" w:rsidR="006E6DC2" w:rsidRPr="000C404E" w:rsidRDefault="006E6DC2" w:rsidP="005B2353">
            <w:pPr>
              <w:pStyle w:val="RequirementText"/>
            </w:pPr>
            <w:r>
              <w:t>Unsigned 16 bits</w:t>
            </w:r>
          </w:p>
        </w:tc>
      </w:tr>
      <w:tr w:rsidR="006E6DC2" w14:paraId="2E0685F0" w14:textId="77777777" w:rsidTr="005B2353">
        <w:tc>
          <w:tcPr>
            <w:tcW w:w="779" w:type="dxa"/>
            <w:tcBorders>
              <w:top w:val="nil"/>
              <w:left w:val="nil"/>
              <w:bottom w:val="nil"/>
            </w:tcBorders>
          </w:tcPr>
          <w:p w14:paraId="7064C8BA" w14:textId="77777777" w:rsidR="006E6DC2" w:rsidRDefault="006E6DC2" w:rsidP="005B2353">
            <w:pPr>
              <w:pStyle w:val="RequirementText"/>
            </w:pPr>
          </w:p>
        </w:tc>
        <w:tc>
          <w:tcPr>
            <w:tcW w:w="1134" w:type="dxa"/>
          </w:tcPr>
          <w:p w14:paraId="65758B4B" w14:textId="77777777" w:rsidR="006E6DC2" w:rsidRDefault="006E6DC2" w:rsidP="005B2353">
            <w:pPr>
              <w:pStyle w:val="RequirementText"/>
            </w:pPr>
            <w:r>
              <w:t>Object</w:t>
            </w:r>
          </w:p>
        </w:tc>
        <w:tc>
          <w:tcPr>
            <w:tcW w:w="8080" w:type="dxa"/>
          </w:tcPr>
          <w:p w14:paraId="696DA2AC" w14:textId="77777777" w:rsidR="006E6DC2" w:rsidRPr="000C404E" w:rsidRDefault="006E6DC2" w:rsidP="005B2353">
            <w:pPr>
              <w:pStyle w:val="RequirementText"/>
            </w:pPr>
            <w:r>
              <w:t>ADC temperature value provided by SBC sensor</w:t>
            </w:r>
          </w:p>
        </w:tc>
      </w:tr>
      <w:tr w:rsidR="006E6DC2" w14:paraId="0E17F7A8" w14:textId="77777777" w:rsidTr="005B2353">
        <w:tc>
          <w:tcPr>
            <w:tcW w:w="779" w:type="dxa"/>
            <w:tcBorders>
              <w:top w:val="nil"/>
              <w:left w:val="nil"/>
              <w:bottom w:val="nil"/>
            </w:tcBorders>
          </w:tcPr>
          <w:p w14:paraId="4B4D1FC7" w14:textId="77777777" w:rsidR="006E6DC2" w:rsidRDefault="006E6DC2" w:rsidP="005B2353">
            <w:pPr>
              <w:pStyle w:val="RequirementText"/>
            </w:pPr>
          </w:p>
        </w:tc>
        <w:tc>
          <w:tcPr>
            <w:tcW w:w="1134" w:type="dxa"/>
          </w:tcPr>
          <w:p w14:paraId="68C8FC18" w14:textId="77777777" w:rsidR="006E6DC2" w:rsidRDefault="006E6DC2" w:rsidP="005B2353">
            <w:pPr>
              <w:pStyle w:val="RequirementText"/>
            </w:pPr>
            <w:r>
              <w:t>Unit</w:t>
            </w:r>
          </w:p>
        </w:tc>
        <w:tc>
          <w:tcPr>
            <w:tcW w:w="8080" w:type="dxa"/>
          </w:tcPr>
          <w:p w14:paraId="017C06A7" w14:textId="77777777" w:rsidR="006E6DC2" w:rsidRPr="000C404E" w:rsidRDefault="00A711C6" w:rsidP="005B2353">
            <w:pPr>
              <w:pStyle w:val="RequirementText"/>
            </w:pPr>
            <w:r>
              <w:t>1 lsb = 0.2325</w:t>
            </w:r>
            <w:r w:rsidR="006E6DC2">
              <w:t>°C and offset = -53°C</w:t>
            </w:r>
          </w:p>
        </w:tc>
      </w:tr>
      <w:tr w:rsidR="006E6DC2" w14:paraId="4AA4EB91" w14:textId="77777777" w:rsidTr="005B2353">
        <w:tc>
          <w:tcPr>
            <w:tcW w:w="779" w:type="dxa"/>
            <w:tcBorders>
              <w:top w:val="nil"/>
              <w:left w:val="nil"/>
              <w:bottom w:val="nil"/>
            </w:tcBorders>
          </w:tcPr>
          <w:p w14:paraId="4884AA58" w14:textId="77777777" w:rsidR="006E6DC2" w:rsidRDefault="006E6DC2" w:rsidP="005B2353">
            <w:pPr>
              <w:pStyle w:val="RequirementText"/>
            </w:pPr>
          </w:p>
        </w:tc>
        <w:tc>
          <w:tcPr>
            <w:tcW w:w="1134" w:type="dxa"/>
          </w:tcPr>
          <w:p w14:paraId="2487CDCC" w14:textId="77777777" w:rsidR="006E6DC2" w:rsidRDefault="006E6DC2" w:rsidP="005B2353">
            <w:pPr>
              <w:pStyle w:val="RequirementText"/>
            </w:pPr>
            <w:r>
              <w:t>Range</w:t>
            </w:r>
          </w:p>
        </w:tc>
        <w:tc>
          <w:tcPr>
            <w:tcW w:w="8080" w:type="dxa"/>
          </w:tcPr>
          <w:p w14:paraId="08EEC269" w14:textId="77777777" w:rsidR="006E6DC2" w:rsidRPr="000C404E" w:rsidRDefault="006E6DC2" w:rsidP="005B2353">
            <w:pPr>
              <w:pStyle w:val="RequirementText"/>
            </w:pPr>
            <w:r>
              <w:t>[ -53°C ; 185°C ] ( [ 0 lsb ; 1023lsb ] )</w:t>
            </w:r>
          </w:p>
        </w:tc>
      </w:tr>
      <w:tr w:rsidR="006E6DC2" w14:paraId="02ABE21B" w14:textId="77777777" w:rsidTr="005B2353">
        <w:tc>
          <w:tcPr>
            <w:tcW w:w="779" w:type="dxa"/>
            <w:tcBorders>
              <w:top w:val="nil"/>
              <w:left w:val="nil"/>
              <w:bottom w:val="nil"/>
            </w:tcBorders>
          </w:tcPr>
          <w:p w14:paraId="33EE0712" w14:textId="77777777" w:rsidR="006E6DC2" w:rsidRDefault="006E6DC2" w:rsidP="005B2353">
            <w:pPr>
              <w:pStyle w:val="RequirementText"/>
            </w:pPr>
          </w:p>
        </w:tc>
        <w:tc>
          <w:tcPr>
            <w:tcW w:w="1134" w:type="dxa"/>
          </w:tcPr>
          <w:p w14:paraId="4D921EDF" w14:textId="77777777" w:rsidR="006E6DC2" w:rsidRDefault="006E6DC2" w:rsidP="005B2353">
            <w:pPr>
              <w:pStyle w:val="RequirementText"/>
            </w:pPr>
            <w:r>
              <w:t>Safety</w:t>
            </w:r>
          </w:p>
        </w:tc>
        <w:tc>
          <w:tcPr>
            <w:tcW w:w="8080" w:type="dxa"/>
          </w:tcPr>
          <w:p w14:paraId="79B728F9" w14:textId="77777777" w:rsidR="006E6DC2" w:rsidRPr="000C404E" w:rsidRDefault="006E6DC2" w:rsidP="005B2353">
            <w:pPr>
              <w:pStyle w:val="RequirementText"/>
            </w:pPr>
            <w:r>
              <w:t>NA</w:t>
            </w:r>
          </w:p>
        </w:tc>
      </w:tr>
      <w:tr w:rsidR="006E6DC2" w14:paraId="7E54F8A9" w14:textId="77777777" w:rsidTr="005B2353">
        <w:tc>
          <w:tcPr>
            <w:tcW w:w="779" w:type="dxa"/>
            <w:tcBorders>
              <w:top w:val="nil"/>
              <w:left w:val="nil"/>
              <w:bottom w:val="nil"/>
            </w:tcBorders>
          </w:tcPr>
          <w:p w14:paraId="170DCCD9" w14:textId="77777777" w:rsidR="006E6DC2" w:rsidRDefault="006E6DC2" w:rsidP="005B2353">
            <w:pPr>
              <w:pStyle w:val="RequirementText"/>
            </w:pPr>
          </w:p>
        </w:tc>
        <w:tc>
          <w:tcPr>
            <w:tcW w:w="1134" w:type="dxa"/>
          </w:tcPr>
          <w:p w14:paraId="07786CAA" w14:textId="77777777" w:rsidR="006E6DC2" w:rsidRDefault="006E6DC2" w:rsidP="005B2353">
            <w:pPr>
              <w:pStyle w:val="RequirementText"/>
            </w:pPr>
            <w:r>
              <w:t>Constraint</w:t>
            </w:r>
          </w:p>
        </w:tc>
        <w:tc>
          <w:tcPr>
            <w:tcW w:w="8080" w:type="dxa"/>
          </w:tcPr>
          <w:p w14:paraId="31ED7958" w14:textId="77777777" w:rsidR="006E6DC2" w:rsidRPr="000C404E" w:rsidRDefault="006E6DC2" w:rsidP="005B2353">
            <w:pPr>
              <w:pStyle w:val="RequirementText"/>
            </w:pPr>
            <w:r>
              <w:t>NA</w:t>
            </w:r>
          </w:p>
        </w:tc>
      </w:tr>
    </w:tbl>
    <w:p w14:paraId="1CD4677A" w14:textId="77777777" w:rsidR="00890D5E" w:rsidRDefault="00890D5E" w:rsidP="006B59B2"/>
    <w:p w14:paraId="1B92855F" w14:textId="77777777" w:rsidR="006E650A" w:rsidRDefault="006E650A" w:rsidP="006E650A">
      <w:pPr>
        <w:pStyle w:val="RequirementID"/>
      </w:pPr>
      <w:r>
        <w:t>DSG_BFE_</w:t>
      </w:r>
      <w:r w:rsidR="00176BEA">
        <w:t>00060</w:t>
      </w:r>
      <w:r>
        <w:t>:</w:t>
      </w:r>
    </w:p>
    <w:p w14:paraId="5F133D04" w14:textId="77777777" w:rsidR="00A711C6" w:rsidRDefault="006E650A" w:rsidP="006B59B2">
      <w:r>
        <w:t xml:space="preserve"> [COVERS: ]</w:t>
      </w: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1134"/>
        <w:gridCol w:w="8080"/>
      </w:tblGrid>
      <w:tr w:rsidR="00A711C6" w14:paraId="4C1C7050" w14:textId="77777777" w:rsidTr="005B2353">
        <w:trPr>
          <w:cantSplit/>
        </w:trPr>
        <w:tc>
          <w:tcPr>
            <w:tcW w:w="9993" w:type="dxa"/>
            <w:gridSpan w:val="3"/>
            <w:tcBorders>
              <w:bottom w:val="single" w:sz="4" w:space="0" w:color="auto"/>
            </w:tcBorders>
            <w:shd w:val="pct5" w:color="auto" w:fill="FFFFFF"/>
          </w:tcPr>
          <w:p w14:paraId="0018A271" w14:textId="77777777" w:rsidR="00A711C6" w:rsidRPr="003D58C0" w:rsidRDefault="00A711C6" w:rsidP="005B2353">
            <w:pPr>
              <w:pStyle w:val="RequirementText"/>
              <w:rPr>
                <w:b/>
              </w:rPr>
            </w:pPr>
            <w:r w:rsidRPr="00A711C6">
              <w:rPr>
                <w:b/>
              </w:rPr>
              <w:t>u16BatteryVoltage</w:t>
            </w:r>
          </w:p>
        </w:tc>
      </w:tr>
      <w:tr w:rsidR="00A711C6" w14:paraId="63B670F1" w14:textId="77777777" w:rsidTr="005B2353">
        <w:tc>
          <w:tcPr>
            <w:tcW w:w="779" w:type="dxa"/>
            <w:tcBorders>
              <w:top w:val="nil"/>
              <w:left w:val="nil"/>
              <w:bottom w:val="nil"/>
            </w:tcBorders>
          </w:tcPr>
          <w:p w14:paraId="7A0D8DCB" w14:textId="77777777" w:rsidR="00A711C6" w:rsidRDefault="00A711C6" w:rsidP="005B2353">
            <w:pPr>
              <w:pStyle w:val="RequirementText"/>
            </w:pPr>
          </w:p>
        </w:tc>
        <w:tc>
          <w:tcPr>
            <w:tcW w:w="1134" w:type="dxa"/>
            <w:tcBorders>
              <w:top w:val="nil"/>
            </w:tcBorders>
          </w:tcPr>
          <w:p w14:paraId="75059F53" w14:textId="77777777" w:rsidR="00A711C6" w:rsidRDefault="00A711C6" w:rsidP="005B2353">
            <w:pPr>
              <w:pStyle w:val="RequirementText"/>
            </w:pPr>
            <w:r>
              <w:t>Type</w:t>
            </w:r>
          </w:p>
        </w:tc>
        <w:tc>
          <w:tcPr>
            <w:tcW w:w="8080" w:type="dxa"/>
            <w:tcBorders>
              <w:top w:val="nil"/>
            </w:tcBorders>
          </w:tcPr>
          <w:p w14:paraId="73BE39A5" w14:textId="77777777" w:rsidR="00A711C6" w:rsidRPr="000C404E" w:rsidRDefault="00A711C6" w:rsidP="005B2353">
            <w:pPr>
              <w:pStyle w:val="RequirementText"/>
            </w:pPr>
            <w:r>
              <w:t>Unsigned 16 bits</w:t>
            </w:r>
          </w:p>
        </w:tc>
      </w:tr>
      <w:tr w:rsidR="00A711C6" w14:paraId="007D6FF8" w14:textId="77777777" w:rsidTr="005B2353">
        <w:tc>
          <w:tcPr>
            <w:tcW w:w="779" w:type="dxa"/>
            <w:tcBorders>
              <w:top w:val="nil"/>
              <w:left w:val="nil"/>
              <w:bottom w:val="nil"/>
            </w:tcBorders>
          </w:tcPr>
          <w:p w14:paraId="6917AD15" w14:textId="77777777" w:rsidR="00A711C6" w:rsidRDefault="00A711C6" w:rsidP="005B2353">
            <w:pPr>
              <w:pStyle w:val="RequirementText"/>
            </w:pPr>
          </w:p>
        </w:tc>
        <w:tc>
          <w:tcPr>
            <w:tcW w:w="1134" w:type="dxa"/>
          </w:tcPr>
          <w:p w14:paraId="4C57EF2C" w14:textId="77777777" w:rsidR="00A711C6" w:rsidRDefault="00A711C6" w:rsidP="005B2353">
            <w:pPr>
              <w:pStyle w:val="RequirementText"/>
            </w:pPr>
            <w:r>
              <w:t>Object</w:t>
            </w:r>
          </w:p>
        </w:tc>
        <w:tc>
          <w:tcPr>
            <w:tcW w:w="8080" w:type="dxa"/>
          </w:tcPr>
          <w:p w14:paraId="647F3E14" w14:textId="77777777" w:rsidR="00A711C6" w:rsidRPr="000C404E" w:rsidRDefault="00A711C6" w:rsidP="005B2353">
            <w:pPr>
              <w:pStyle w:val="RequirementText"/>
            </w:pPr>
            <w:r>
              <w:t>Battery voltage obtained from ADC register in mV</w:t>
            </w:r>
          </w:p>
        </w:tc>
      </w:tr>
      <w:tr w:rsidR="00A711C6" w14:paraId="45E7E6FA" w14:textId="77777777" w:rsidTr="005B2353">
        <w:tc>
          <w:tcPr>
            <w:tcW w:w="779" w:type="dxa"/>
            <w:tcBorders>
              <w:top w:val="nil"/>
              <w:left w:val="nil"/>
              <w:bottom w:val="nil"/>
            </w:tcBorders>
          </w:tcPr>
          <w:p w14:paraId="673D2361" w14:textId="77777777" w:rsidR="00A711C6" w:rsidRDefault="00A711C6" w:rsidP="005B2353">
            <w:pPr>
              <w:pStyle w:val="RequirementText"/>
            </w:pPr>
          </w:p>
        </w:tc>
        <w:tc>
          <w:tcPr>
            <w:tcW w:w="1134" w:type="dxa"/>
          </w:tcPr>
          <w:p w14:paraId="2F83397A" w14:textId="77777777" w:rsidR="00A711C6" w:rsidRDefault="00A711C6" w:rsidP="005B2353">
            <w:pPr>
              <w:pStyle w:val="RequirementText"/>
            </w:pPr>
            <w:r>
              <w:t>Unit</w:t>
            </w:r>
          </w:p>
        </w:tc>
        <w:tc>
          <w:tcPr>
            <w:tcW w:w="8080" w:type="dxa"/>
          </w:tcPr>
          <w:p w14:paraId="5840B836" w14:textId="77777777" w:rsidR="00A711C6" w:rsidRPr="000C404E" w:rsidRDefault="00A711C6" w:rsidP="00A711C6">
            <w:pPr>
              <w:pStyle w:val="RequirementText"/>
            </w:pPr>
            <w:r>
              <w:t>1 lsb = 1mV</w:t>
            </w:r>
          </w:p>
        </w:tc>
      </w:tr>
      <w:tr w:rsidR="00A711C6" w14:paraId="094C317A" w14:textId="77777777" w:rsidTr="005B2353">
        <w:tc>
          <w:tcPr>
            <w:tcW w:w="779" w:type="dxa"/>
            <w:tcBorders>
              <w:top w:val="nil"/>
              <w:left w:val="nil"/>
              <w:bottom w:val="nil"/>
            </w:tcBorders>
          </w:tcPr>
          <w:p w14:paraId="6C94EC38" w14:textId="77777777" w:rsidR="00A711C6" w:rsidRDefault="00A711C6" w:rsidP="005B2353">
            <w:pPr>
              <w:pStyle w:val="RequirementText"/>
            </w:pPr>
          </w:p>
        </w:tc>
        <w:tc>
          <w:tcPr>
            <w:tcW w:w="1134" w:type="dxa"/>
          </w:tcPr>
          <w:p w14:paraId="283713A9" w14:textId="77777777" w:rsidR="00A711C6" w:rsidRDefault="00A711C6" w:rsidP="005B2353">
            <w:pPr>
              <w:pStyle w:val="RequirementText"/>
            </w:pPr>
            <w:r>
              <w:t>Range</w:t>
            </w:r>
          </w:p>
        </w:tc>
        <w:tc>
          <w:tcPr>
            <w:tcW w:w="8080" w:type="dxa"/>
          </w:tcPr>
          <w:p w14:paraId="63FA02D9" w14:textId="77777777" w:rsidR="00A711C6" w:rsidRPr="000C404E" w:rsidRDefault="00A711C6" w:rsidP="005B2353">
            <w:pPr>
              <w:pStyle w:val="RequirementText"/>
            </w:pPr>
            <w:r>
              <w:t>[ 0x0000</w:t>
            </w:r>
            <w:r w:rsidR="00871F8F">
              <w:t>:</w:t>
            </w:r>
            <w:r>
              <w:t xml:space="preserve"> 0xFFFF ]</w:t>
            </w:r>
          </w:p>
        </w:tc>
      </w:tr>
      <w:tr w:rsidR="00A711C6" w14:paraId="72D81E41" w14:textId="77777777" w:rsidTr="005B2353">
        <w:tc>
          <w:tcPr>
            <w:tcW w:w="779" w:type="dxa"/>
            <w:tcBorders>
              <w:top w:val="nil"/>
              <w:left w:val="nil"/>
              <w:bottom w:val="nil"/>
            </w:tcBorders>
          </w:tcPr>
          <w:p w14:paraId="4B12C559" w14:textId="77777777" w:rsidR="00A711C6" w:rsidRDefault="00A711C6" w:rsidP="005B2353">
            <w:pPr>
              <w:pStyle w:val="RequirementText"/>
            </w:pPr>
          </w:p>
        </w:tc>
        <w:tc>
          <w:tcPr>
            <w:tcW w:w="1134" w:type="dxa"/>
          </w:tcPr>
          <w:p w14:paraId="2A29D1BB" w14:textId="77777777" w:rsidR="00A711C6" w:rsidRDefault="00A711C6" w:rsidP="005B2353">
            <w:pPr>
              <w:pStyle w:val="RequirementText"/>
            </w:pPr>
            <w:r>
              <w:t>Safety</w:t>
            </w:r>
          </w:p>
        </w:tc>
        <w:tc>
          <w:tcPr>
            <w:tcW w:w="8080" w:type="dxa"/>
          </w:tcPr>
          <w:p w14:paraId="215FCA14" w14:textId="77777777" w:rsidR="00A711C6" w:rsidRPr="000C404E" w:rsidRDefault="00A711C6" w:rsidP="005B2353">
            <w:pPr>
              <w:pStyle w:val="RequirementText"/>
            </w:pPr>
            <w:r>
              <w:t>NA</w:t>
            </w:r>
          </w:p>
        </w:tc>
      </w:tr>
      <w:tr w:rsidR="00A711C6" w14:paraId="51E6F191" w14:textId="77777777" w:rsidTr="005B2353">
        <w:tc>
          <w:tcPr>
            <w:tcW w:w="779" w:type="dxa"/>
            <w:tcBorders>
              <w:top w:val="nil"/>
              <w:left w:val="nil"/>
              <w:bottom w:val="nil"/>
            </w:tcBorders>
          </w:tcPr>
          <w:p w14:paraId="680D9E45" w14:textId="77777777" w:rsidR="00A711C6" w:rsidRDefault="00A711C6" w:rsidP="005B2353">
            <w:pPr>
              <w:pStyle w:val="RequirementText"/>
            </w:pPr>
          </w:p>
        </w:tc>
        <w:tc>
          <w:tcPr>
            <w:tcW w:w="1134" w:type="dxa"/>
          </w:tcPr>
          <w:p w14:paraId="6D7DA43D" w14:textId="77777777" w:rsidR="00A711C6" w:rsidRDefault="00A711C6" w:rsidP="005B2353">
            <w:pPr>
              <w:pStyle w:val="RequirementText"/>
            </w:pPr>
            <w:r>
              <w:t>Constraint</w:t>
            </w:r>
          </w:p>
        </w:tc>
        <w:tc>
          <w:tcPr>
            <w:tcW w:w="8080" w:type="dxa"/>
          </w:tcPr>
          <w:p w14:paraId="0812BCF0" w14:textId="77777777" w:rsidR="00A711C6" w:rsidRPr="000C404E" w:rsidRDefault="00A711C6" w:rsidP="005B2353">
            <w:pPr>
              <w:pStyle w:val="RequirementText"/>
            </w:pPr>
            <w:r>
              <w:t>NA</w:t>
            </w:r>
          </w:p>
        </w:tc>
      </w:tr>
    </w:tbl>
    <w:p w14:paraId="23CE323A" w14:textId="77777777" w:rsidR="00A711C6" w:rsidRDefault="00A711C6" w:rsidP="006B59B2"/>
    <w:p w14:paraId="386999C9" w14:textId="77777777" w:rsidR="006E650A" w:rsidRDefault="006E650A" w:rsidP="006E650A">
      <w:pPr>
        <w:pStyle w:val="RequirementID"/>
      </w:pPr>
      <w:r>
        <w:t>DSG_BFE_</w:t>
      </w:r>
      <w:r w:rsidR="00176BEA">
        <w:t>00061</w:t>
      </w:r>
      <w:r>
        <w:t>:</w:t>
      </w:r>
    </w:p>
    <w:p w14:paraId="463D8F22" w14:textId="77777777" w:rsidR="00A711C6" w:rsidRDefault="006E650A" w:rsidP="006B59B2">
      <w:r>
        <w:t xml:space="preserve"> [COVERS: ]</w:t>
      </w: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1134"/>
        <w:gridCol w:w="8080"/>
      </w:tblGrid>
      <w:tr w:rsidR="00A711C6" w14:paraId="63B562BF" w14:textId="77777777" w:rsidTr="005B2353">
        <w:trPr>
          <w:cantSplit/>
        </w:trPr>
        <w:tc>
          <w:tcPr>
            <w:tcW w:w="9993" w:type="dxa"/>
            <w:gridSpan w:val="3"/>
            <w:tcBorders>
              <w:bottom w:val="single" w:sz="4" w:space="0" w:color="auto"/>
            </w:tcBorders>
            <w:shd w:val="pct5" w:color="auto" w:fill="FFFFFF"/>
          </w:tcPr>
          <w:p w14:paraId="42A8E065" w14:textId="77777777" w:rsidR="00A711C6" w:rsidRPr="003D58C0" w:rsidRDefault="00A711C6" w:rsidP="005B2353">
            <w:pPr>
              <w:pStyle w:val="RequirementText"/>
              <w:rPr>
                <w:b/>
              </w:rPr>
            </w:pPr>
            <w:r>
              <w:rPr>
                <w:b/>
              </w:rPr>
              <w:t>s</w:t>
            </w:r>
            <w:r w:rsidRPr="00A711C6">
              <w:rPr>
                <w:b/>
              </w:rPr>
              <w:t>32MotorCurrent</w:t>
            </w:r>
          </w:p>
        </w:tc>
      </w:tr>
      <w:tr w:rsidR="00A711C6" w14:paraId="3AC5656E" w14:textId="77777777" w:rsidTr="005B2353">
        <w:tc>
          <w:tcPr>
            <w:tcW w:w="779" w:type="dxa"/>
            <w:tcBorders>
              <w:top w:val="nil"/>
              <w:left w:val="nil"/>
              <w:bottom w:val="nil"/>
            </w:tcBorders>
          </w:tcPr>
          <w:p w14:paraId="409A3458" w14:textId="77777777" w:rsidR="00A711C6" w:rsidRDefault="00A711C6" w:rsidP="005B2353">
            <w:pPr>
              <w:pStyle w:val="RequirementText"/>
            </w:pPr>
          </w:p>
        </w:tc>
        <w:tc>
          <w:tcPr>
            <w:tcW w:w="1134" w:type="dxa"/>
            <w:tcBorders>
              <w:top w:val="nil"/>
            </w:tcBorders>
          </w:tcPr>
          <w:p w14:paraId="76D6F094" w14:textId="77777777" w:rsidR="00A711C6" w:rsidRDefault="00A711C6" w:rsidP="005B2353">
            <w:pPr>
              <w:pStyle w:val="RequirementText"/>
            </w:pPr>
            <w:r>
              <w:t>Type</w:t>
            </w:r>
          </w:p>
        </w:tc>
        <w:tc>
          <w:tcPr>
            <w:tcW w:w="8080" w:type="dxa"/>
            <w:tcBorders>
              <w:top w:val="nil"/>
            </w:tcBorders>
          </w:tcPr>
          <w:p w14:paraId="2ED84B16" w14:textId="77777777" w:rsidR="00A711C6" w:rsidRPr="000C404E" w:rsidRDefault="00A711C6" w:rsidP="005B2353">
            <w:pPr>
              <w:pStyle w:val="RequirementText"/>
            </w:pPr>
            <w:r>
              <w:t>Signed 32 bits</w:t>
            </w:r>
          </w:p>
        </w:tc>
      </w:tr>
      <w:tr w:rsidR="00A711C6" w14:paraId="39340E8C" w14:textId="77777777" w:rsidTr="005B2353">
        <w:tc>
          <w:tcPr>
            <w:tcW w:w="779" w:type="dxa"/>
            <w:tcBorders>
              <w:top w:val="nil"/>
              <w:left w:val="nil"/>
              <w:bottom w:val="nil"/>
            </w:tcBorders>
          </w:tcPr>
          <w:p w14:paraId="41D11004" w14:textId="77777777" w:rsidR="00A711C6" w:rsidRDefault="00A711C6" w:rsidP="005B2353">
            <w:pPr>
              <w:pStyle w:val="RequirementText"/>
            </w:pPr>
          </w:p>
        </w:tc>
        <w:tc>
          <w:tcPr>
            <w:tcW w:w="1134" w:type="dxa"/>
          </w:tcPr>
          <w:p w14:paraId="0C60483E" w14:textId="77777777" w:rsidR="00A711C6" w:rsidRDefault="00A711C6" w:rsidP="005B2353">
            <w:pPr>
              <w:pStyle w:val="RequirementText"/>
            </w:pPr>
            <w:r>
              <w:t>Object</w:t>
            </w:r>
          </w:p>
        </w:tc>
        <w:tc>
          <w:tcPr>
            <w:tcW w:w="8080" w:type="dxa"/>
          </w:tcPr>
          <w:p w14:paraId="64C01D61" w14:textId="77777777" w:rsidR="00A711C6" w:rsidRPr="000C404E" w:rsidRDefault="00813BA2" w:rsidP="005B2353">
            <w:pPr>
              <w:pStyle w:val="RequirementText"/>
            </w:pPr>
            <w:r>
              <w:t>Signed motor current in mA</w:t>
            </w:r>
          </w:p>
        </w:tc>
      </w:tr>
      <w:tr w:rsidR="00A711C6" w14:paraId="0D3714C4" w14:textId="77777777" w:rsidTr="005B2353">
        <w:tc>
          <w:tcPr>
            <w:tcW w:w="779" w:type="dxa"/>
            <w:tcBorders>
              <w:top w:val="nil"/>
              <w:left w:val="nil"/>
              <w:bottom w:val="nil"/>
            </w:tcBorders>
          </w:tcPr>
          <w:p w14:paraId="1D1ED173" w14:textId="77777777" w:rsidR="00A711C6" w:rsidRDefault="00A711C6" w:rsidP="005B2353">
            <w:pPr>
              <w:pStyle w:val="RequirementText"/>
            </w:pPr>
          </w:p>
        </w:tc>
        <w:tc>
          <w:tcPr>
            <w:tcW w:w="1134" w:type="dxa"/>
          </w:tcPr>
          <w:p w14:paraId="4255F248" w14:textId="77777777" w:rsidR="00A711C6" w:rsidRDefault="00A711C6" w:rsidP="005B2353">
            <w:pPr>
              <w:pStyle w:val="RequirementText"/>
            </w:pPr>
            <w:r>
              <w:t>Unit</w:t>
            </w:r>
          </w:p>
        </w:tc>
        <w:tc>
          <w:tcPr>
            <w:tcW w:w="8080" w:type="dxa"/>
          </w:tcPr>
          <w:p w14:paraId="763C9543" w14:textId="77777777" w:rsidR="00A711C6" w:rsidRPr="000C404E" w:rsidRDefault="00A711C6" w:rsidP="00813BA2">
            <w:pPr>
              <w:pStyle w:val="RequirementText"/>
            </w:pPr>
            <w:r>
              <w:t>1 lsb = 1m</w:t>
            </w:r>
            <w:r w:rsidR="00813BA2">
              <w:t>A</w:t>
            </w:r>
          </w:p>
        </w:tc>
      </w:tr>
      <w:tr w:rsidR="00A711C6" w14:paraId="00105836" w14:textId="77777777" w:rsidTr="005B2353">
        <w:tc>
          <w:tcPr>
            <w:tcW w:w="779" w:type="dxa"/>
            <w:tcBorders>
              <w:top w:val="nil"/>
              <w:left w:val="nil"/>
              <w:bottom w:val="nil"/>
            </w:tcBorders>
          </w:tcPr>
          <w:p w14:paraId="15246C90" w14:textId="77777777" w:rsidR="00A711C6" w:rsidRDefault="00A711C6" w:rsidP="005B2353">
            <w:pPr>
              <w:pStyle w:val="RequirementText"/>
            </w:pPr>
          </w:p>
        </w:tc>
        <w:tc>
          <w:tcPr>
            <w:tcW w:w="1134" w:type="dxa"/>
          </w:tcPr>
          <w:p w14:paraId="31657D1F" w14:textId="77777777" w:rsidR="00A711C6" w:rsidRDefault="00A711C6" w:rsidP="005B2353">
            <w:pPr>
              <w:pStyle w:val="RequirementText"/>
            </w:pPr>
            <w:r>
              <w:t>Range</w:t>
            </w:r>
          </w:p>
        </w:tc>
        <w:tc>
          <w:tcPr>
            <w:tcW w:w="8080" w:type="dxa"/>
          </w:tcPr>
          <w:p w14:paraId="1D7DD991" w14:textId="77777777" w:rsidR="00A711C6" w:rsidRPr="000C404E" w:rsidRDefault="00813BA2" w:rsidP="005B2353">
            <w:pPr>
              <w:pStyle w:val="RequirementText"/>
            </w:pPr>
            <w:r>
              <w:t>Full range</w:t>
            </w:r>
          </w:p>
        </w:tc>
      </w:tr>
      <w:tr w:rsidR="00A711C6" w14:paraId="219819A4" w14:textId="77777777" w:rsidTr="005B2353">
        <w:tc>
          <w:tcPr>
            <w:tcW w:w="779" w:type="dxa"/>
            <w:tcBorders>
              <w:top w:val="nil"/>
              <w:left w:val="nil"/>
              <w:bottom w:val="nil"/>
            </w:tcBorders>
          </w:tcPr>
          <w:p w14:paraId="0E14BC81" w14:textId="77777777" w:rsidR="00A711C6" w:rsidRDefault="00A711C6" w:rsidP="005B2353">
            <w:pPr>
              <w:pStyle w:val="RequirementText"/>
            </w:pPr>
          </w:p>
        </w:tc>
        <w:tc>
          <w:tcPr>
            <w:tcW w:w="1134" w:type="dxa"/>
          </w:tcPr>
          <w:p w14:paraId="4C904CC6" w14:textId="77777777" w:rsidR="00A711C6" w:rsidRDefault="00A711C6" w:rsidP="005B2353">
            <w:pPr>
              <w:pStyle w:val="RequirementText"/>
            </w:pPr>
            <w:r>
              <w:t>Safety</w:t>
            </w:r>
          </w:p>
        </w:tc>
        <w:tc>
          <w:tcPr>
            <w:tcW w:w="8080" w:type="dxa"/>
          </w:tcPr>
          <w:p w14:paraId="56DE19FE" w14:textId="77777777" w:rsidR="00A711C6" w:rsidRPr="000C404E" w:rsidRDefault="00A711C6" w:rsidP="005B2353">
            <w:pPr>
              <w:pStyle w:val="RequirementText"/>
            </w:pPr>
            <w:r>
              <w:t>NA</w:t>
            </w:r>
          </w:p>
        </w:tc>
      </w:tr>
      <w:tr w:rsidR="00A711C6" w14:paraId="099A1100" w14:textId="77777777" w:rsidTr="005B2353">
        <w:tc>
          <w:tcPr>
            <w:tcW w:w="779" w:type="dxa"/>
            <w:tcBorders>
              <w:top w:val="nil"/>
              <w:left w:val="nil"/>
              <w:bottom w:val="nil"/>
            </w:tcBorders>
          </w:tcPr>
          <w:p w14:paraId="631C5F6C" w14:textId="77777777" w:rsidR="00A711C6" w:rsidRDefault="00A711C6" w:rsidP="005B2353">
            <w:pPr>
              <w:pStyle w:val="RequirementText"/>
            </w:pPr>
          </w:p>
        </w:tc>
        <w:tc>
          <w:tcPr>
            <w:tcW w:w="1134" w:type="dxa"/>
          </w:tcPr>
          <w:p w14:paraId="5285B0F0" w14:textId="77777777" w:rsidR="00A711C6" w:rsidRDefault="00A711C6" w:rsidP="005B2353">
            <w:pPr>
              <w:pStyle w:val="RequirementText"/>
            </w:pPr>
            <w:r>
              <w:t>Constraint</w:t>
            </w:r>
          </w:p>
        </w:tc>
        <w:tc>
          <w:tcPr>
            <w:tcW w:w="8080" w:type="dxa"/>
          </w:tcPr>
          <w:p w14:paraId="6DE1C6F2" w14:textId="77777777" w:rsidR="00A711C6" w:rsidRPr="000C404E" w:rsidRDefault="00A711C6" w:rsidP="005B2353">
            <w:pPr>
              <w:pStyle w:val="RequirementText"/>
            </w:pPr>
            <w:r>
              <w:t>NA</w:t>
            </w:r>
          </w:p>
        </w:tc>
      </w:tr>
    </w:tbl>
    <w:p w14:paraId="768AF3CE" w14:textId="77777777" w:rsidR="00A711C6" w:rsidRDefault="00A711C6" w:rsidP="006B59B2"/>
    <w:p w14:paraId="4BB818A0" w14:textId="77777777" w:rsidR="006E650A" w:rsidRDefault="006E650A" w:rsidP="006E650A">
      <w:pPr>
        <w:pStyle w:val="RequirementID"/>
      </w:pPr>
      <w:r>
        <w:t>DSG_BFE_</w:t>
      </w:r>
      <w:r w:rsidR="00176BEA">
        <w:t>00062</w:t>
      </w:r>
      <w:r>
        <w:t>:</w:t>
      </w:r>
    </w:p>
    <w:p w14:paraId="70959674" w14:textId="77777777" w:rsidR="00890D5E" w:rsidRDefault="006E650A" w:rsidP="006B59B2">
      <w:r>
        <w:t xml:space="preserve"> [COVERS: ]</w:t>
      </w: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1134"/>
        <w:gridCol w:w="8080"/>
      </w:tblGrid>
      <w:tr w:rsidR="00813BA2" w14:paraId="325FB5A7" w14:textId="77777777" w:rsidTr="005B2353">
        <w:trPr>
          <w:cantSplit/>
        </w:trPr>
        <w:tc>
          <w:tcPr>
            <w:tcW w:w="9993" w:type="dxa"/>
            <w:gridSpan w:val="3"/>
            <w:tcBorders>
              <w:bottom w:val="single" w:sz="4" w:space="0" w:color="auto"/>
            </w:tcBorders>
            <w:shd w:val="pct5" w:color="auto" w:fill="FFFFFF"/>
          </w:tcPr>
          <w:p w14:paraId="35B9C24C" w14:textId="77777777" w:rsidR="00813BA2" w:rsidRPr="003D58C0" w:rsidRDefault="00813BA2" w:rsidP="005B2353">
            <w:pPr>
              <w:pStyle w:val="RequirementText"/>
              <w:rPr>
                <w:b/>
              </w:rPr>
            </w:pPr>
            <w:r w:rsidRPr="00813BA2">
              <w:rPr>
                <w:b/>
              </w:rPr>
              <w:t>s32BeltSpeed</w:t>
            </w:r>
          </w:p>
        </w:tc>
      </w:tr>
      <w:tr w:rsidR="00813BA2" w14:paraId="141427BB" w14:textId="77777777" w:rsidTr="005B2353">
        <w:tc>
          <w:tcPr>
            <w:tcW w:w="779" w:type="dxa"/>
            <w:tcBorders>
              <w:top w:val="nil"/>
              <w:left w:val="nil"/>
              <w:bottom w:val="nil"/>
            </w:tcBorders>
          </w:tcPr>
          <w:p w14:paraId="1CC88B8E" w14:textId="77777777" w:rsidR="00813BA2" w:rsidRDefault="00813BA2" w:rsidP="005B2353">
            <w:pPr>
              <w:pStyle w:val="RequirementText"/>
            </w:pPr>
          </w:p>
        </w:tc>
        <w:tc>
          <w:tcPr>
            <w:tcW w:w="1134" w:type="dxa"/>
            <w:tcBorders>
              <w:top w:val="nil"/>
            </w:tcBorders>
          </w:tcPr>
          <w:p w14:paraId="549E8FCA" w14:textId="77777777" w:rsidR="00813BA2" w:rsidRDefault="00813BA2" w:rsidP="005B2353">
            <w:pPr>
              <w:pStyle w:val="RequirementText"/>
            </w:pPr>
            <w:r>
              <w:t>Type</w:t>
            </w:r>
          </w:p>
        </w:tc>
        <w:tc>
          <w:tcPr>
            <w:tcW w:w="8080" w:type="dxa"/>
            <w:tcBorders>
              <w:top w:val="nil"/>
            </w:tcBorders>
          </w:tcPr>
          <w:p w14:paraId="61FF23FA" w14:textId="77777777" w:rsidR="00813BA2" w:rsidRPr="000C404E" w:rsidRDefault="00813BA2" w:rsidP="005B2353">
            <w:pPr>
              <w:pStyle w:val="RequirementText"/>
            </w:pPr>
            <w:r>
              <w:t>Signed 32 bits</w:t>
            </w:r>
          </w:p>
        </w:tc>
      </w:tr>
      <w:tr w:rsidR="00813BA2" w14:paraId="4A4BA09A" w14:textId="77777777" w:rsidTr="005B2353">
        <w:tc>
          <w:tcPr>
            <w:tcW w:w="779" w:type="dxa"/>
            <w:tcBorders>
              <w:top w:val="nil"/>
              <w:left w:val="nil"/>
              <w:bottom w:val="nil"/>
            </w:tcBorders>
          </w:tcPr>
          <w:p w14:paraId="6444F8B7" w14:textId="77777777" w:rsidR="00813BA2" w:rsidRDefault="00813BA2" w:rsidP="005B2353">
            <w:pPr>
              <w:pStyle w:val="RequirementText"/>
            </w:pPr>
          </w:p>
        </w:tc>
        <w:tc>
          <w:tcPr>
            <w:tcW w:w="1134" w:type="dxa"/>
          </w:tcPr>
          <w:p w14:paraId="45065EC5" w14:textId="77777777" w:rsidR="00813BA2" w:rsidRDefault="00813BA2" w:rsidP="005B2353">
            <w:pPr>
              <w:pStyle w:val="RequirementText"/>
            </w:pPr>
            <w:r>
              <w:t>Object</w:t>
            </w:r>
          </w:p>
        </w:tc>
        <w:tc>
          <w:tcPr>
            <w:tcW w:w="8080" w:type="dxa"/>
          </w:tcPr>
          <w:p w14:paraId="206E80B0" w14:textId="77777777" w:rsidR="00813BA2" w:rsidRPr="000C404E" w:rsidRDefault="00813BA2" w:rsidP="00813BA2">
            <w:pPr>
              <w:pStyle w:val="RequirementText"/>
            </w:pPr>
            <w:r>
              <w:t xml:space="preserve">Signed belt speed </w:t>
            </w:r>
          </w:p>
        </w:tc>
      </w:tr>
      <w:tr w:rsidR="00813BA2" w14:paraId="512B5F2E" w14:textId="77777777" w:rsidTr="005B2353">
        <w:tc>
          <w:tcPr>
            <w:tcW w:w="779" w:type="dxa"/>
            <w:tcBorders>
              <w:top w:val="nil"/>
              <w:left w:val="nil"/>
              <w:bottom w:val="nil"/>
            </w:tcBorders>
          </w:tcPr>
          <w:p w14:paraId="525D046B" w14:textId="77777777" w:rsidR="00813BA2" w:rsidRDefault="00813BA2" w:rsidP="005B2353">
            <w:pPr>
              <w:pStyle w:val="RequirementText"/>
            </w:pPr>
          </w:p>
        </w:tc>
        <w:tc>
          <w:tcPr>
            <w:tcW w:w="1134" w:type="dxa"/>
          </w:tcPr>
          <w:p w14:paraId="557F59DB" w14:textId="77777777" w:rsidR="00813BA2" w:rsidRDefault="00813BA2" w:rsidP="005B2353">
            <w:pPr>
              <w:pStyle w:val="RequirementText"/>
            </w:pPr>
            <w:r>
              <w:t>Unit</w:t>
            </w:r>
          </w:p>
        </w:tc>
        <w:tc>
          <w:tcPr>
            <w:tcW w:w="8080" w:type="dxa"/>
          </w:tcPr>
          <w:p w14:paraId="11A7105C" w14:textId="77777777" w:rsidR="00813BA2" w:rsidRPr="000C404E" w:rsidRDefault="00813BA2" w:rsidP="005B2353">
            <w:pPr>
              <w:pStyle w:val="RequirementText"/>
            </w:pPr>
            <w:r>
              <w:t>1 lsb = 1 °/s</w:t>
            </w:r>
          </w:p>
        </w:tc>
      </w:tr>
      <w:tr w:rsidR="00813BA2" w14:paraId="41ABE682" w14:textId="77777777" w:rsidTr="005B2353">
        <w:tc>
          <w:tcPr>
            <w:tcW w:w="779" w:type="dxa"/>
            <w:tcBorders>
              <w:top w:val="nil"/>
              <w:left w:val="nil"/>
              <w:bottom w:val="nil"/>
            </w:tcBorders>
          </w:tcPr>
          <w:p w14:paraId="07EF45AD" w14:textId="77777777" w:rsidR="00813BA2" w:rsidRDefault="00813BA2" w:rsidP="005B2353">
            <w:pPr>
              <w:pStyle w:val="RequirementText"/>
            </w:pPr>
          </w:p>
        </w:tc>
        <w:tc>
          <w:tcPr>
            <w:tcW w:w="1134" w:type="dxa"/>
          </w:tcPr>
          <w:p w14:paraId="0150A8C9" w14:textId="77777777" w:rsidR="00813BA2" w:rsidRDefault="00813BA2" w:rsidP="005B2353">
            <w:pPr>
              <w:pStyle w:val="RequirementText"/>
            </w:pPr>
            <w:r>
              <w:t>Range</w:t>
            </w:r>
          </w:p>
        </w:tc>
        <w:tc>
          <w:tcPr>
            <w:tcW w:w="8080" w:type="dxa"/>
          </w:tcPr>
          <w:p w14:paraId="0E67DD92" w14:textId="77777777" w:rsidR="00813BA2" w:rsidRPr="000C404E" w:rsidRDefault="00813BA2" w:rsidP="005B2353">
            <w:pPr>
              <w:pStyle w:val="RequirementText"/>
            </w:pPr>
            <w:r>
              <w:t>Full range</w:t>
            </w:r>
          </w:p>
        </w:tc>
      </w:tr>
      <w:tr w:rsidR="00813BA2" w14:paraId="54C819EC" w14:textId="77777777" w:rsidTr="005B2353">
        <w:tc>
          <w:tcPr>
            <w:tcW w:w="779" w:type="dxa"/>
            <w:tcBorders>
              <w:top w:val="nil"/>
              <w:left w:val="nil"/>
              <w:bottom w:val="nil"/>
            </w:tcBorders>
          </w:tcPr>
          <w:p w14:paraId="7AB6DE9B" w14:textId="77777777" w:rsidR="00813BA2" w:rsidRDefault="00813BA2" w:rsidP="005B2353">
            <w:pPr>
              <w:pStyle w:val="RequirementText"/>
            </w:pPr>
          </w:p>
        </w:tc>
        <w:tc>
          <w:tcPr>
            <w:tcW w:w="1134" w:type="dxa"/>
          </w:tcPr>
          <w:p w14:paraId="5486CC81" w14:textId="77777777" w:rsidR="00813BA2" w:rsidRDefault="00813BA2" w:rsidP="005B2353">
            <w:pPr>
              <w:pStyle w:val="RequirementText"/>
            </w:pPr>
            <w:r>
              <w:t>Safety</w:t>
            </w:r>
          </w:p>
        </w:tc>
        <w:tc>
          <w:tcPr>
            <w:tcW w:w="8080" w:type="dxa"/>
          </w:tcPr>
          <w:p w14:paraId="526055CA" w14:textId="77777777" w:rsidR="00813BA2" w:rsidRPr="000C404E" w:rsidRDefault="00813BA2" w:rsidP="005B2353">
            <w:pPr>
              <w:pStyle w:val="RequirementText"/>
            </w:pPr>
            <w:r>
              <w:t>NA</w:t>
            </w:r>
          </w:p>
        </w:tc>
      </w:tr>
      <w:tr w:rsidR="00813BA2" w14:paraId="2CD3FBCD" w14:textId="77777777" w:rsidTr="005B2353">
        <w:tc>
          <w:tcPr>
            <w:tcW w:w="779" w:type="dxa"/>
            <w:tcBorders>
              <w:top w:val="nil"/>
              <w:left w:val="nil"/>
              <w:bottom w:val="nil"/>
            </w:tcBorders>
          </w:tcPr>
          <w:p w14:paraId="1B975006" w14:textId="77777777" w:rsidR="00813BA2" w:rsidRDefault="00813BA2" w:rsidP="005B2353">
            <w:pPr>
              <w:pStyle w:val="RequirementText"/>
            </w:pPr>
          </w:p>
        </w:tc>
        <w:tc>
          <w:tcPr>
            <w:tcW w:w="1134" w:type="dxa"/>
          </w:tcPr>
          <w:p w14:paraId="16E5AF21" w14:textId="77777777" w:rsidR="00813BA2" w:rsidRDefault="00813BA2" w:rsidP="005B2353">
            <w:pPr>
              <w:pStyle w:val="RequirementText"/>
            </w:pPr>
            <w:r>
              <w:t>Constraint</w:t>
            </w:r>
          </w:p>
        </w:tc>
        <w:tc>
          <w:tcPr>
            <w:tcW w:w="8080" w:type="dxa"/>
          </w:tcPr>
          <w:p w14:paraId="047C3A44" w14:textId="77777777" w:rsidR="00813BA2" w:rsidRPr="000C404E" w:rsidRDefault="00813BA2" w:rsidP="005B2353">
            <w:pPr>
              <w:pStyle w:val="RequirementText"/>
            </w:pPr>
            <w:r>
              <w:t>NA</w:t>
            </w:r>
          </w:p>
        </w:tc>
      </w:tr>
    </w:tbl>
    <w:p w14:paraId="5B6FAAAF" w14:textId="77777777" w:rsidR="00813BA2" w:rsidRDefault="00813BA2" w:rsidP="006B59B2"/>
    <w:p w14:paraId="65F3D2CA" w14:textId="77777777" w:rsidR="00DF36CB" w:rsidRDefault="00DF36CB" w:rsidP="00DF36CB">
      <w:pPr>
        <w:pStyle w:val="RequirementID"/>
      </w:pPr>
      <w:bookmarkStart w:id="156" w:name="_Toc315252681"/>
      <w:r>
        <w:t>DSG_BFE_01002:</w:t>
      </w:r>
    </w:p>
    <w:p w14:paraId="55EA79B4" w14:textId="77777777" w:rsidR="00DF36CB" w:rsidRDefault="00DF36CB" w:rsidP="00DF36CB">
      <w:r>
        <w:t xml:space="preserve"> [COVERS: ]</w:t>
      </w: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1134"/>
        <w:gridCol w:w="8080"/>
      </w:tblGrid>
      <w:tr w:rsidR="00DF36CB" w14:paraId="3D9A3F93" w14:textId="77777777" w:rsidTr="00DC6601">
        <w:trPr>
          <w:cantSplit/>
        </w:trPr>
        <w:tc>
          <w:tcPr>
            <w:tcW w:w="9993" w:type="dxa"/>
            <w:gridSpan w:val="3"/>
            <w:tcBorders>
              <w:bottom w:val="single" w:sz="4" w:space="0" w:color="auto"/>
            </w:tcBorders>
            <w:shd w:val="pct5" w:color="auto" w:fill="FFFFFF"/>
          </w:tcPr>
          <w:p w14:paraId="1F4BE4EE" w14:textId="77777777" w:rsidR="00DF36CB" w:rsidRPr="003D58C0" w:rsidRDefault="00DF36CB" w:rsidP="00DC6601">
            <w:pPr>
              <w:pStyle w:val="RequirementText"/>
              <w:rPr>
                <w:b/>
              </w:rPr>
            </w:pPr>
            <w:r w:rsidRPr="00DF36CB">
              <w:rPr>
                <w:b/>
              </w:rPr>
              <w:t>u8MotorStageStatus</w:t>
            </w:r>
          </w:p>
        </w:tc>
      </w:tr>
      <w:tr w:rsidR="00DF36CB" w14:paraId="61A7C0CA" w14:textId="77777777" w:rsidTr="00DC6601">
        <w:tc>
          <w:tcPr>
            <w:tcW w:w="779" w:type="dxa"/>
            <w:tcBorders>
              <w:top w:val="nil"/>
              <w:left w:val="nil"/>
              <w:bottom w:val="nil"/>
            </w:tcBorders>
          </w:tcPr>
          <w:p w14:paraId="6185BE52" w14:textId="77777777" w:rsidR="00DF36CB" w:rsidRDefault="00DF36CB" w:rsidP="00DC6601">
            <w:pPr>
              <w:pStyle w:val="RequirementText"/>
            </w:pPr>
          </w:p>
        </w:tc>
        <w:tc>
          <w:tcPr>
            <w:tcW w:w="1134" w:type="dxa"/>
            <w:tcBorders>
              <w:top w:val="nil"/>
            </w:tcBorders>
          </w:tcPr>
          <w:p w14:paraId="62E33A69" w14:textId="77777777" w:rsidR="00DF36CB" w:rsidRDefault="00DF36CB" w:rsidP="00DC6601">
            <w:pPr>
              <w:pStyle w:val="RequirementText"/>
            </w:pPr>
            <w:r>
              <w:t>Type</w:t>
            </w:r>
          </w:p>
        </w:tc>
        <w:tc>
          <w:tcPr>
            <w:tcW w:w="8080" w:type="dxa"/>
            <w:tcBorders>
              <w:top w:val="nil"/>
            </w:tcBorders>
          </w:tcPr>
          <w:p w14:paraId="4244BA31" w14:textId="77777777" w:rsidR="00DF36CB" w:rsidRPr="000C404E" w:rsidRDefault="0028276C" w:rsidP="00DC6601">
            <w:pPr>
              <w:pStyle w:val="RequirementText"/>
            </w:pPr>
            <w:r>
              <w:t>unsigned 8</w:t>
            </w:r>
            <w:r w:rsidR="00DF36CB">
              <w:t>bits</w:t>
            </w:r>
          </w:p>
        </w:tc>
      </w:tr>
      <w:tr w:rsidR="00DF36CB" w14:paraId="04A4EB71" w14:textId="77777777" w:rsidTr="00DC6601">
        <w:tc>
          <w:tcPr>
            <w:tcW w:w="779" w:type="dxa"/>
            <w:tcBorders>
              <w:top w:val="nil"/>
              <w:left w:val="nil"/>
              <w:bottom w:val="nil"/>
            </w:tcBorders>
          </w:tcPr>
          <w:p w14:paraId="7B9C0129" w14:textId="77777777" w:rsidR="00DF36CB" w:rsidRDefault="00DF36CB" w:rsidP="00DC6601">
            <w:pPr>
              <w:pStyle w:val="RequirementText"/>
            </w:pPr>
          </w:p>
        </w:tc>
        <w:tc>
          <w:tcPr>
            <w:tcW w:w="1134" w:type="dxa"/>
          </w:tcPr>
          <w:p w14:paraId="2AE584CC" w14:textId="77777777" w:rsidR="00DF36CB" w:rsidRDefault="00DF36CB" w:rsidP="00DC6601">
            <w:pPr>
              <w:pStyle w:val="RequirementText"/>
            </w:pPr>
            <w:r>
              <w:t>Object</w:t>
            </w:r>
          </w:p>
        </w:tc>
        <w:tc>
          <w:tcPr>
            <w:tcW w:w="8080" w:type="dxa"/>
          </w:tcPr>
          <w:p w14:paraId="4224462C" w14:textId="77777777" w:rsidR="00E24011" w:rsidRPr="000C404E" w:rsidRDefault="0028276C">
            <w:pPr>
              <w:pStyle w:val="RequirementText"/>
            </w:pPr>
            <w:r>
              <w:t>Contains the status of the motor</w:t>
            </w:r>
            <w:r w:rsidR="00E24011">
              <w:t xml:space="preserve"> stage </w:t>
            </w:r>
          </w:p>
        </w:tc>
      </w:tr>
      <w:tr w:rsidR="00DF36CB" w14:paraId="703F5527" w14:textId="77777777" w:rsidTr="00DC6601">
        <w:tc>
          <w:tcPr>
            <w:tcW w:w="779" w:type="dxa"/>
            <w:tcBorders>
              <w:top w:val="nil"/>
              <w:left w:val="nil"/>
              <w:bottom w:val="nil"/>
            </w:tcBorders>
          </w:tcPr>
          <w:p w14:paraId="45E8FF47" w14:textId="77777777" w:rsidR="00DF36CB" w:rsidRDefault="00DF36CB" w:rsidP="00DC6601">
            <w:pPr>
              <w:pStyle w:val="RequirementText"/>
            </w:pPr>
          </w:p>
        </w:tc>
        <w:tc>
          <w:tcPr>
            <w:tcW w:w="1134" w:type="dxa"/>
          </w:tcPr>
          <w:p w14:paraId="16962D99" w14:textId="77777777" w:rsidR="00DF36CB" w:rsidRDefault="00DF36CB" w:rsidP="00DC6601">
            <w:pPr>
              <w:pStyle w:val="RequirementText"/>
            </w:pPr>
            <w:r>
              <w:t>Unit</w:t>
            </w:r>
          </w:p>
        </w:tc>
        <w:tc>
          <w:tcPr>
            <w:tcW w:w="8080" w:type="dxa"/>
          </w:tcPr>
          <w:p w14:paraId="1A600227" w14:textId="77777777" w:rsidR="00DF36CB" w:rsidRPr="000C404E" w:rsidRDefault="0028276C" w:rsidP="00DC6601">
            <w:pPr>
              <w:pStyle w:val="RequirementText"/>
            </w:pPr>
            <w:r>
              <w:t>NA</w:t>
            </w:r>
          </w:p>
        </w:tc>
      </w:tr>
      <w:tr w:rsidR="00DF36CB" w14:paraId="02761CAF" w14:textId="77777777" w:rsidTr="00DC6601">
        <w:tc>
          <w:tcPr>
            <w:tcW w:w="779" w:type="dxa"/>
            <w:tcBorders>
              <w:top w:val="nil"/>
              <w:left w:val="nil"/>
              <w:bottom w:val="nil"/>
            </w:tcBorders>
          </w:tcPr>
          <w:p w14:paraId="48B2A1D8" w14:textId="77777777" w:rsidR="00DF36CB" w:rsidRDefault="00DF36CB" w:rsidP="00DC6601">
            <w:pPr>
              <w:pStyle w:val="RequirementText"/>
            </w:pPr>
          </w:p>
        </w:tc>
        <w:tc>
          <w:tcPr>
            <w:tcW w:w="1134" w:type="dxa"/>
          </w:tcPr>
          <w:p w14:paraId="07F7ABDF" w14:textId="77777777" w:rsidR="00DF36CB" w:rsidRDefault="00DF36CB" w:rsidP="00DC6601">
            <w:pPr>
              <w:pStyle w:val="RequirementText"/>
            </w:pPr>
            <w:r>
              <w:t>Range</w:t>
            </w:r>
          </w:p>
        </w:tc>
        <w:tc>
          <w:tcPr>
            <w:tcW w:w="8080" w:type="dxa"/>
          </w:tcPr>
          <w:p w14:paraId="438939AB" w14:textId="77777777" w:rsidR="00DF36CB" w:rsidRPr="000C404E" w:rsidRDefault="0028276C">
            <w:pPr>
              <w:pStyle w:val="RequirementText"/>
            </w:pPr>
            <w:r w:rsidRPr="0028276C">
              <w:t>KU8_MOTOR_STAGE_ACTIVATION</w:t>
            </w:r>
            <w:r w:rsidR="00E24011">
              <w:t>: belt functions execution is allowed</w:t>
            </w:r>
            <w:r w:rsidRPr="0028276C">
              <w:t xml:space="preserve"> KU8_MOTOR_STAGE_EMERGENCY_DEACTIVATION</w:t>
            </w:r>
            <w:r w:rsidR="00E24011">
              <w:t>: motor braking sequence started</w:t>
            </w:r>
            <w:r w:rsidR="008F3233">
              <w:t xml:space="preserve"> </w:t>
            </w:r>
            <w:r w:rsidR="008F3233">
              <w:sym w:font="Wingdings" w:char="F0E0"/>
            </w:r>
            <w:r w:rsidR="008F3233">
              <w:t xml:space="preserve"> belt function is no more allowed</w:t>
            </w:r>
          </w:p>
        </w:tc>
      </w:tr>
      <w:tr w:rsidR="00DF36CB" w14:paraId="4B9A75C9" w14:textId="77777777" w:rsidTr="00DC6601">
        <w:tc>
          <w:tcPr>
            <w:tcW w:w="779" w:type="dxa"/>
            <w:tcBorders>
              <w:top w:val="nil"/>
              <w:left w:val="nil"/>
              <w:bottom w:val="nil"/>
            </w:tcBorders>
          </w:tcPr>
          <w:p w14:paraId="08370499" w14:textId="77777777" w:rsidR="00DF36CB" w:rsidRDefault="00DF36CB" w:rsidP="00DC6601">
            <w:pPr>
              <w:pStyle w:val="RequirementText"/>
            </w:pPr>
          </w:p>
        </w:tc>
        <w:tc>
          <w:tcPr>
            <w:tcW w:w="1134" w:type="dxa"/>
          </w:tcPr>
          <w:p w14:paraId="41B81CB4" w14:textId="77777777" w:rsidR="00DF36CB" w:rsidRDefault="00DF36CB" w:rsidP="00DC6601">
            <w:pPr>
              <w:pStyle w:val="RequirementText"/>
            </w:pPr>
            <w:r>
              <w:t>Safety</w:t>
            </w:r>
          </w:p>
        </w:tc>
        <w:tc>
          <w:tcPr>
            <w:tcW w:w="8080" w:type="dxa"/>
          </w:tcPr>
          <w:p w14:paraId="4F31FBEC" w14:textId="77777777" w:rsidR="00DF36CB" w:rsidRPr="000C404E" w:rsidRDefault="00DF36CB" w:rsidP="00DC6601">
            <w:pPr>
              <w:pStyle w:val="RequirementText"/>
            </w:pPr>
            <w:r>
              <w:t>NA</w:t>
            </w:r>
          </w:p>
        </w:tc>
      </w:tr>
      <w:tr w:rsidR="00DF36CB" w14:paraId="1E11F99E" w14:textId="77777777" w:rsidTr="00DC6601">
        <w:tc>
          <w:tcPr>
            <w:tcW w:w="779" w:type="dxa"/>
            <w:tcBorders>
              <w:top w:val="nil"/>
              <w:left w:val="nil"/>
              <w:bottom w:val="nil"/>
            </w:tcBorders>
          </w:tcPr>
          <w:p w14:paraId="7FA56CD1" w14:textId="77777777" w:rsidR="00DF36CB" w:rsidRDefault="00DF36CB" w:rsidP="00DC6601">
            <w:pPr>
              <w:pStyle w:val="RequirementText"/>
            </w:pPr>
          </w:p>
        </w:tc>
        <w:tc>
          <w:tcPr>
            <w:tcW w:w="1134" w:type="dxa"/>
          </w:tcPr>
          <w:p w14:paraId="084C951A" w14:textId="77777777" w:rsidR="00DF36CB" w:rsidRDefault="00DF36CB" w:rsidP="00DC6601">
            <w:pPr>
              <w:pStyle w:val="RequirementText"/>
            </w:pPr>
            <w:r>
              <w:t>Constraint</w:t>
            </w:r>
          </w:p>
        </w:tc>
        <w:tc>
          <w:tcPr>
            <w:tcW w:w="8080" w:type="dxa"/>
          </w:tcPr>
          <w:p w14:paraId="7D00ADA1" w14:textId="77777777" w:rsidR="00DF36CB" w:rsidRPr="000C404E" w:rsidRDefault="00DF36CB" w:rsidP="00DC6601">
            <w:pPr>
              <w:pStyle w:val="RequirementText"/>
            </w:pPr>
            <w:r>
              <w:t>NA</w:t>
            </w:r>
          </w:p>
        </w:tc>
      </w:tr>
    </w:tbl>
    <w:p w14:paraId="32A1ED41" w14:textId="77777777" w:rsidR="00DF36CB" w:rsidRDefault="00DF36CB" w:rsidP="00DF36CB"/>
    <w:p w14:paraId="09179BB3" w14:textId="77777777" w:rsidR="00BB3A77" w:rsidRDefault="00BB3A77">
      <w:pPr>
        <w:jc w:val="left"/>
        <w:rPr>
          <w:b/>
          <w:u w:val="single"/>
        </w:rPr>
      </w:pPr>
      <w:r>
        <w:br w:type="page"/>
      </w:r>
    </w:p>
    <w:p w14:paraId="69BCE7A2" w14:textId="77777777" w:rsidR="00BB3A77" w:rsidRDefault="00BB3A77" w:rsidP="0046647B">
      <w:pPr>
        <w:pStyle w:val="Heading3"/>
      </w:pPr>
      <w:bookmarkStart w:id="157" w:name="_Ref360781390"/>
      <w:bookmarkStart w:id="158" w:name="_Toc396742506"/>
      <w:r>
        <w:lastRenderedPageBreak/>
        <w:t>BFE_runScheduleStep main data</w:t>
      </w:r>
      <w:bookmarkEnd w:id="157"/>
      <w:bookmarkEnd w:id="158"/>
    </w:p>
    <w:p w14:paraId="0F0F283E" w14:textId="77777777" w:rsidR="00BB3A77" w:rsidRDefault="00BB3A77" w:rsidP="00BB3A77"/>
    <w:p w14:paraId="538785B3" w14:textId="77777777" w:rsidR="00BB3A77" w:rsidRDefault="00BB3A77" w:rsidP="00BB3A77">
      <w:pPr>
        <w:pStyle w:val="RequirementID"/>
      </w:pPr>
      <w:r>
        <w:t>DSG_BFE_</w:t>
      </w:r>
      <w:r w:rsidR="00176BEA">
        <w:t>00063</w:t>
      </w:r>
      <w:r>
        <w:t>:</w:t>
      </w:r>
    </w:p>
    <w:p w14:paraId="11210031" w14:textId="77777777" w:rsidR="00BB3A77" w:rsidRPr="00657CCA" w:rsidRDefault="00BB3A77" w:rsidP="00BB3A77">
      <w:r>
        <w:t xml:space="preserve">[COVERS: </w:t>
      </w:r>
      <w:r w:rsidR="00F64950">
        <w:t>DES_TF_G_836</w:t>
      </w:r>
      <w:r>
        <w:t>]</w:t>
      </w: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1134"/>
        <w:gridCol w:w="8080"/>
      </w:tblGrid>
      <w:tr w:rsidR="00BB3A77" w14:paraId="3D5198CA" w14:textId="77777777" w:rsidTr="00BB3A77">
        <w:trPr>
          <w:cantSplit/>
        </w:trPr>
        <w:tc>
          <w:tcPr>
            <w:tcW w:w="9993" w:type="dxa"/>
            <w:gridSpan w:val="3"/>
            <w:tcBorders>
              <w:bottom w:val="single" w:sz="4" w:space="0" w:color="auto"/>
            </w:tcBorders>
            <w:shd w:val="pct5" w:color="auto" w:fill="FFFFFF"/>
          </w:tcPr>
          <w:p w14:paraId="3A111B50" w14:textId="77777777" w:rsidR="00BB3A77" w:rsidRPr="003D58C0" w:rsidRDefault="00BB3A77" w:rsidP="00BB3A77">
            <w:pPr>
              <w:pStyle w:val="RequirementText"/>
              <w:rPr>
                <w:b/>
              </w:rPr>
            </w:pPr>
            <w:r w:rsidRPr="00BB3A77">
              <w:rPr>
                <w:b/>
              </w:rPr>
              <w:t>bPreviousEndStep</w:t>
            </w:r>
          </w:p>
        </w:tc>
      </w:tr>
      <w:tr w:rsidR="00BB3A77" w14:paraId="5A2F3774" w14:textId="77777777" w:rsidTr="00BB3A77">
        <w:tc>
          <w:tcPr>
            <w:tcW w:w="779" w:type="dxa"/>
            <w:tcBorders>
              <w:top w:val="nil"/>
              <w:left w:val="nil"/>
              <w:bottom w:val="nil"/>
            </w:tcBorders>
          </w:tcPr>
          <w:p w14:paraId="7E5F5738" w14:textId="77777777" w:rsidR="00BB3A77" w:rsidRDefault="00BB3A77" w:rsidP="00BB3A77">
            <w:pPr>
              <w:pStyle w:val="RequirementText"/>
            </w:pPr>
          </w:p>
        </w:tc>
        <w:tc>
          <w:tcPr>
            <w:tcW w:w="1134" w:type="dxa"/>
            <w:tcBorders>
              <w:top w:val="nil"/>
            </w:tcBorders>
          </w:tcPr>
          <w:p w14:paraId="2AA1F761" w14:textId="77777777" w:rsidR="00BB3A77" w:rsidRDefault="00BB3A77" w:rsidP="00BB3A77">
            <w:pPr>
              <w:pStyle w:val="RequirementText"/>
            </w:pPr>
            <w:r>
              <w:t>Type</w:t>
            </w:r>
          </w:p>
        </w:tc>
        <w:tc>
          <w:tcPr>
            <w:tcW w:w="8080" w:type="dxa"/>
            <w:tcBorders>
              <w:top w:val="nil"/>
            </w:tcBorders>
          </w:tcPr>
          <w:p w14:paraId="229C1DC8" w14:textId="77777777" w:rsidR="00BB3A77" w:rsidRPr="000C404E" w:rsidRDefault="00BB3A77" w:rsidP="00BB3A77">
            <w:pPr>
              <w:pStyle w:val="RequirementText"/>
            </w:pPr>
            <w:r>
              <w:t xml:space="preserve">Boolean </w:t>
            </w:r>
          </w:p>
        </w:tc>
      </w:tr>
      <w:tr w:rsidR="00BB3A77" w14:paraId="71F971E4" w14:textId="77777777" w:rsidTr="00BB3A77">
        <w:tc>
          <w:tcPr>
            <w:tcW w:w="779" w:type="dxa"/>
            <w:tcBorders>
              <w:top w:val="nil"/>
              <w:left w:val="nil"/>
              <w:bottom w:val="nil"/>
            </w:tcBorders>
          </w:tcPr>
          <w:p w14:paraId="606F4703" w14:textId="77777777" w:rsidR="00BB3A77" w:rsidRDefault="00BB3A77" w:rsidP="00BB3A77">
            <w:pPr>
              <w:pStyle w:val="RequirementText"/>
            </w:pPr>
          </w:p>
        </w:tc>
        <w:tc>
          <w:tcPr>
            <w:tcW w:w="1134" w:type="dxa"/>
          </w:tcPr>
          <w:p w14:paraId="2804312E" w14:textId="77777777" w:rsidR="00BB3A77" w:rsidRDefault="00BB3A77" w:rsidP="00BB3A77">
            <w:pPr>
              <w:pStyle w:val="RequirementText"/>
            </w:pPr>
            <w:r>
              <w:t>Object</w:t>
            </w:r>
          </w:p>
        </w:tc>
        <w:tc>
          <w:tcPr>
            <w:tcW w:w="8080" w:type="dxa"/>
          </w:tcPr>
          <w:p w14:paraId="43DF8B8D" w14:textId="77777777" w:rsidR="00BB3A77" w:rsidRPr="000C404E" w:rsidRDefault="00BB3A77" w:rsidP="00BB3A77">
            <w:pPr>
              <w:pStyle w:val="RequirementText"/>
            </w:pPr>
            <w:r>
              <w:t>This data is the flag which states if the current executed step is finished and that leads to the next step execution or to the end of belt function execution (if no more steps are</w:t>
            </w:r>
            <w:r w:rsidR="00BF5B49">
              <w:t xml:space="preserve"> defined in the belt function parameters)</w:t>
            </w:r>
          </w:p>
        </w:tc>
      </w:tr>
      <w:tr w:rsidR="00BB3A77" w14:paraId="72E81C6D" w14:textId="77777777" w:rsidTr="00BB3A77">
        <w:tc>
          <w:tcPr>
            <w:tcW w:w="779" w:type="dxa"/>
            <w:tcBorders>
              <w:top w:val="nil"/>
              <w:left w:val="nil"/>
              <w:bottom w:val="nil"/>
            </w:tcBorders>
          </w:tcPr>
          <w:p w14:paraId="09933796" w14:textId="77777777" w:rsidR="00BB3A77" w:rsidRDefault="00BB3A77" w:rsidP="00BB3A77">
            <w:pPr>
              <w:pStyle w:val="RequirementText"/>
            </w:pPr>
          </w:p>
        </w:tc>
        <w:tc>
          <w:tcPr>
            <w:tcW w:w="1134" w:type="dxa"/>
          </w:tcPr>
          <w:p w14:paraId="6FC81D6D" w14:textId="77777777" w:rsidR="00BB3A77" w:rsidRDefault="00BB3A77" w:rsidP="00BB3A77">
            <w:pPr>
              <w:pStyle w:val="RequirementText"/>
            </w:pPr>
            <w:r>
              <w:t>Unit</w:t>
            </w:r>
          </w:p>
        </w:tc>
        <w:tc>
          <w:tcPr>
            <w:tcW w:w="8080" w:type="dxa"/>
          </w:tcPr>
          <w:p w14:paraId="6B1DD7AE" w14:textId="77777777" w:rsidR="00BB3A77" w:rsidRPr="000C404E" w:rsidRDefault="00BF5B49" w:rsidP="00BB3A77">
            <w:pPr>
              <w:pStyle w:val="RequirementText"/>
            </w:pPr>
            <w:r>
              <w:t>NA</w:t>
            </w:r>
          </w:p>
        </w:tc>
      </w:tr>
      <w:tr w:rsidR="00BB3A77" w14:paraId="0797AAC6" w14:textId="77777777" w:rsidTr="00BB3A77">
        <w:tc>
          <w:tcPr>
            <w:tcW w:w="779" w:type="dxa"/>
            <w:tcBorders>
              <w:top w:val="nil"/>
              <w:left w:val="nil"/>
              <w:bottom w:val="nil"/>
            </w:tcBorders>
          </w:tcPr>
          <w:p w14:paraId="4D97894B" w14:textId="77777777" w:rsidR="00BB3A77" w:rsidRDefault="00BB3A77" w:rsidP="00BB3A77">
            <w:pPr>
              <w:pStyle w:val="RequirementText"/>
            </w:pPr>
          </w:p>
        </w:tc>
        <w:tc>
          <w:tcPr>
            <w:tcW w:w="1134" w:type="dxa"/>
          </w:tcPr>
          <w:p w14:paraId="497ADA49" w14:textId="77777777" w:rsidR="00BB3A77" w:rsidRDefault="00BB3A77" w:rsidP="00BB3A77">
            <w:pPr>
              <w:pStyle w:val="RequirementText"/>
            </w:pPr>
            <w:r>
              <w:t>Range</w:t>
            </w:r>
          </w:p>
        </w:tc>
        <w:tc>
          <w:tcPr>
            <w:tcW w:w="8080" w:type="dxa"/>
          </w:tcPr>
          <w:p w14:paraId="09150CC6" w14:textId="77777777" w:rsidR="00BB3A77" w:rsidRPr="000C404E" w:rsidRDefault="00BF5B49" w:rsidP="00BB3A77">
            <w:pPr>
              <w:pStyle w:val="RequirementText"/>
            </w:pPr>
            <w:r>
              <w:t>TRUE ; FALSE</w:t>
            </w:r>
          </w:p>
        </w:tc>
      </w:tr>
      <w:tr w:rsidR="00BB3A77" w14:paraId="012062B1" w14:textId="77777777" w:rsidTr="00BB3A77">
        <w:tc>
          <w:tcPr>
            <w:tcW w:w="779" w:type="dxa"/>
            <w:tcBorders>
              <w:top w:val="nil"/>
              <w:left w:val="nil"/>
              <w:bottom w:val="nil"/>
            </w:tcBorders>
          </w:tcPr>
          <w:p w14:paraId="607F3329" w14:textId="77777777" w:rsidR="00BB3A77" w:rsidRDefault="00BB3A77" w:rsidP="00BB3A77">
            <w:pPr>
              <w:pStyle w:val="RequirementText"/>
            </w:pPr>
          </w:p>
        </w:tc>
        <w:tc>
          <w:tcPr>
            <w:tcW w:w="1134" w:type="dxa"/>
          </w:tcPr>
          <w:p w14:paraId="0ADAA5CE" w14:textId="77777777" w:rsidR="00BB3A77" w:rsidRDefault="00BB3A77" w:rsidP="00BB3A77">
            <w:pPr>
              <w:pStyle w:val="RequirementText"/>
            </w:pPr>
            <w:r>
              <w:t>Safety</w:t>
            </w:r>
          </w:p>
        </w:tc>
        <w:tc>
          <w:tcPr>
            <w:tcW w:w="8080" w:type="dxa"/>
          </w:tcPr>
          <w:p w14:paraId="0117979F" w14:textId="77777777" w:rsidR="00BB3A77" w:rsidRPr="000C404E" w:rsidRDefault="00BB3A77" w:rsidP="00BB3A77">
            <w:pPr>
              <w:pStyle w:val="RequirementText"/>
            </w:pPr>
            <w:r>
              <w:t>NA</w:t>
            </w:r>
          </w:p>
        </w:tc>
      </w:tr>
      <w:tr w:rsidR="00BB3A77" w14:paraId="584B948D" w14:textId="77777777" w:rsidTr="00BB3A77">
        <w:tc>
          <w:tcPr>
            <w:tcW w:w="779" w:type="dxa"/>
            <w:tcBorders>
              <w:top w:val="nil"/>
              <w:left w:val="nil"/>
              <w:bottom w:val="nil"/>
            </w:tcBorders>
          </w:tcPr>
          <w:p w14:paraId="5276CF0E" w14:textId="77777777" w:rsidR="00BB3A77" w:rsidRDefault="00BB3A77" w:rsidP="00BB3A77">
            <w:pPr>
              <w:pStyle w:val="RequirementText"/>
            </w:pPr>
          </w:p>
        </w:tc>
        <w:tc>
          <w:tcPr>
            <w:tcW w:w="1134" w:type="dxa"/>
          </w:tcPr>
          <w:p w14:paraId="32F23E9D" w14:textId="77777777" w:rsidR="00BB3A77" w:rsidRDefault="00BB3A77" w:rsidP="00BB3A77">
            <w:pPr>
              <w:pStyle w:val="RequirementText"/>
            </w:pPr>
            <w:r>
              <w:t>Constraint</w:t>
            </w:r>
          </w:p>
        </w:tc>
        <w:tc>
          <w:tcPr>
            <w:tcW w:w="8080" w:type="dxa"/>
          </w:tcPr>
          <w:p w14:paraId="1258D532" w14:textId="77777777" w:rsidR="00BB3A77" w:rsidRDefault="00BB3A77" w:rsidP="00BB3A77">
            <w:pPr>
              <w:pStyle w:val="RequirementText"/>
            </w:pPr>
            <w:r>
              <w:t>Static data</w:t>
            </w:r>
          </w:p>
          <w:p w14:paraId="74F78F91" w14:textId="77777777" w:rsidR="00D2592F" w:rsidRPr="000C404E" w:rsidRDefault="00D2592F" w:rsidP="00BB3A77">
            <w:pPr>
              <w:pStyle w:val="RequirementText"/>
            </w:pPr>
            <w:r>
              <w:t xml:space="preserve">This data is the memory of the </w:t>
            </w:r>
            <w:r w:rsidR="00E561DA">
              <w:t>‘</w:t>
            </w:r>
            <w:r>
              <w:t>end of step status</w:t>
            </w:r>
            <w:r w:rsidR="00E561DA">
              <w:t>’</w:t>
            </w:r>
            <w:r>
              <w:t xml:space="preserve"> computed 10ms before</w:t>
            </w:r>
            <w:r w:rsidR="00E561DA">
              <w:t xml:space="preserve"> by </w:t>
            </w:r>
            <w:r w:rsidR="00E561DA" w:rsidRPr="00E561DA">
              <w:rPr>
                <w:highlight w:val="yellow"/>
              </w:rPr>
              <w:t>XXXXXX</w:t>
            </w:r>
          </w:p>
        </w:tc>
      </w:tr>
    </w:tbl>
    <w:p w14:paraId="668ECE32" w14:textId="77777777" w:rsidR="00BB3A77" w:rsidRDefault="00BB3A77" w:rsidP="00BB3A77"/>
    <w:p w14:paraId="0F89405D" w14:textId="77777777" w:rsidR="00E561DA" w:rsidRDefault="00E561DA" w:rsidP="00E561DA">
      <w:pPr>
        <w:pStyle w:val="RequirementID"/>
      </w:pPr>
      <w:r>
        <w:t>DSG_BFE_</w:t>
      </w:r>
      <w:r w:rsidR="00176BEA">
        <w:t>00064</w:t>
      </w:r>
      <w:r>
        <w:t>:</w:t>
      </w:r>
    </w:p>
    <w:p w14:paraId="1F76EE5A" w14:textId="77777777" w:rsidR="00E561DA" w:rsidRPr="00657CCA" w:rsidRDefault="00E561DA" w:rsidP="00E561DA">
      <w:r>
        <w:t xml:space="preserve">[COVERS: </w:t>
      </w:r>
      <w:r w:rsidR="003B196C">
        <w:t>DES_TF_G_838</w:t>
      </w:r>
      <w:r>
        <w:t>]</w:t>
      </w: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1134"/>
        <w:gridCol w:w="8080"/>
      </w:tblGrid>
      <w:tr w:rsidR="00E561DA" w14:paraId="6EA7AB4B" w14:textId="77777777" w:rsidTr="00FA7235">
        <w:trPr>
          <w:cantSplit/>
        </w:trPr>
        <w:tc>
          <w:tcPr>
            <w:tcW w:w="9993" w:type="dxa"/>
            <w:gridSpan w:val="3"/>
            <w:tcBorders>
              <w:bottom w:val="single" w:sz="4" w:space="0" w:color="auto"/>
            </w:tcBorders>
            <w:shd w:val="pct5" w:color="auto" w:fill="FFFFFF"/>
          </w:tcPr>
          <w:p w14:paraId="30A2BFDF" w14:textId="77777777" w:rsidR="00E561DA" w:rsidRPr="003D58C0" w:rsidRDefault="00E561DA" w:rsidP="005418E8">
            <w:pPr>
              <w:pStyle w:val="RequirementText"/>
              <w:rPr>
                <w:b/>
              </w:rPr>
            </w:pPr>
            <w:r w:rsidRPr="00E561DA">
              <w:rPr>
                <w:b/>
              </w:rPr>
              <w:t>u8Previous</w:t>
            </w:r>
            <w:r w:rsidR="005418E8">
              <w:rPr>
                <w:b/>
              </w:rPr>
              <w:t>Executed</w:t>
            </w:r>
            <w:r w:rsidRPr="00E561DA">
              <w:rPr>
                <w:b/>
              </w:rPr>
              <w:t>Step</w:t>
            </w:r>
          </w:p>
        </w:tc>
      </w:tr>
      <w:tr w:rsidR="00E561DA" w14:paraId="74E3C0A5" w14:textId="77777777" w:rsidTr="00FA7235">
        <w:tc>
          <w:tcPr>
            <w:tcW w:w="779" w:type="dxa"/>
            <w:tcBorders>
              <w:top w:val="nil"/>
              <w:left w:val="nil"/>
              <w:bottom w:val="nil"/>
            </w:tcBorders>
          </w:tcPr>
          <w:p w14:paraId="316361EB" w14:textId="77777777" w:rsidR="00E561DA" w:rsidRDefault="00E561DA" w:rsidP="00FA7235">
            <w:pPr>
              <w:pStyle w:val="RequirementText"/>
            </w:pPr>
          </w:p>
        </w:tc>
        <w:tc>
          <w:tcPr>
            <w:tcW w:w="1134" w:type="dxa"/>
            <w:tcBorders>
              <w:top w:val="nil"/>
            </w:tcBorders>
          </w:tcPr>
          <w:p w14:paraId="4CB05002" w14:textId="77777777" w:rsidR="00E561DA" w:rsidRDefault="00E561DA" w:rsidP="00FA7235">
            <w:pPr>
              <w:pStyle w:val="RequirementText"/>
            </w:pPr>
            <w:r>
              <w:t>Type</w:t>
            </w:r>
          </w:p>
        </w:tc>
        <w:tc>
          <w:tcPr>
            <w:tcW w:w="8080" w:type="dxa"/>
            <w:tcBorders>
              <w:top w:val="nil"/>
            </w:tcBorders>
          </w:tcPr>
          <w:p w14:paraId="22FA3C30" w14:textId="77777777" w:rsidR="00E561DA" w:rsidRPr="000C404E" w:rsidRDefault="00E561DA" w:rsidP="00FA7235">
            <w:pPr>
              <w:pStyle w:val="RequirementText"/>
            </w:pPr>
            <w:r>
              <w:t>Unsigned 8 bits</w:t>
            </w:r>
          </w:p>
        </w:tc>
      </w:tr>
      <w:tr w:rsidR="00E561DA" w14:paraId="1C968F3A" w14:textId="77777777" w:rsidTr="00FA7235">
        <w:tc>
          <w:tcPr>
            <w:tcW w:w="779" w:type="dxa"/>
            <w:tcBorders>
              <w:top w:val="nil"/>
              <w:left w:val="nil"/>
              <w:bottom w:val="nil"/>
            </w:tcBorders>
          </w:tcPr>
          <w:p w14:paraId="60627785" w14:textId="77777777" w:rsidR="00E561DA" w:rsidRDefault="00E561DA" w:rsidP="00FA7235">
            <w:pPr>
              <w:pStyle w:val="RequirementText"/>
            </w:pPr>
          </w:p>
        </w:tc>
        <w:tc>
          <w:tcPr>
            <w:tcW w:w="1134" w:type="dxa"/>
          </w:tcPr>
          <w:p w14:paraId="3C9013A4" w14:textId="77777777" w:rsidR="00E561DA" w:rsidRDefault="00E561DA" w:rsidP="00FA7235">
            <w:pPr>
              <w:pStyle w:val="RequirementText"/>
            </w:pPr>
            <w:r>
              <w:t>Object</w:t>
            </w:r>
          </w:p>
        </w:tc>
        <w:tc>
          <w:tcPr>
            <w:tcW w:w="8080" w:type="dxa"/>
          </w:tcPr>
          <w:p w14:paraId="7E4E4ABF" w14:textId="77777777" w:rsidR="00E561DA" w:rsidRPr="000C404E" w:rsidRDefault="000F342F" w:rsidP="00FA7235">
            <w:pPr>
              <w:pStyle w:val="RequirementText"/>
            </w:pPr>
            <w:r>
              <w:t>This data is the previous executed step that has been provided by the BFE to the rest of the application 10ms before.</w:t>
            </w:r>
          </w:p>
        </w:tc>
      </w:tr>
      <w:tr w:rsidR="00E561DA" w14:paraId="655D4968" w14:textId="77777777" w:rsidTr="00FA7235">
        <w:tc>
          <w:tcPr>
            <w:tcW w:w="779" w:type="dxa"/>
            <w:tcBorders>
              <w:top w:val="nil"/>
              <w:left w:val="nil"/>
              <w:bottom w:val="nil"/>
            </w:tcBorders>
          </w:tcPr>
          <w:p w14:paraId="57017810" w14:textId="77777777" w:rsidR="00E561DA" w:rsidRDefault="00E561DA" w:rsidP="00FA7235">
            <w:pPr>
              <w:pStyle w:val="RequirementText"/>
            </w:pPr>
          </w:p>
        </w:tc>
        <w:tc>
          <w:tcPr>
            <w:tcW w:w="1134" w:type="dxa"/>
          </w:tcPr>
          <w:p w14:paraId="6E67EF67" w14:textId="77777777" w:rsidR="00E561DA" w:rsidRDefault="00E561DA" w:rsidP="00FA7235">
            <w:pPr>
              <w:pStyle w:val="RequirementText"/>
            </w:pPr>
            <w:r>
              <w:t>Unit</w:t>
            </w:r>
          </w:p>
        </w:tc>
        <w:tc>
          <w:tcPr>
            <w:tcW w:w="8080" w:type="dxa"/>
          </w:tcPr>
          <w:p w14:paraId="24582A58" w14:textId="77777777" w:rsidR="00E561DA" w:rsidRPr="000C404E" w:rsidRDefault="00E561DA" w:rsidP="00FA7235">
            <w:pPr>
              <w:pStyle w:val="RequirementText"/>
            </w:pPr>
            <w:r>
              <w:t>NA</w:t>
            </w:r>
          </w:p>
        </w:tc>
      </w:tr>
      <w:tr w:rsidR="00E561DA" w14:paraId="60448FE2" w14:textId="77777777" w:rsidTr="00FA7235">
        <w:tc>
          <w:tcPr>
            <w:tcW w:w="779" w:type="dxa"/>
            <w:tcBorders>
              <w:top w:val="nil"/>
              <w:left w:val="nil"/>
              <w:bottom w:val="nil"/>
            </w:tcBorders>
          </w:tcPr>
          <w:p w14:paraId="46D61A02" w14:textId="77777777" w:rsidR="00E561DA" w:rsidRDefault="00E561DA" w:rsidP="00FA7235">
            <w:pPr>
              <w:pStyle w:val="RequirementText"/>
            </w:pPr>
          </w:p>
        </w:tc>
        <w:tc>
          <w:tcPr>
            <w:tcW w:w="1134" w:type="dxa"/>
          </w:tcPr>
          <w:p w14:paraId="1EB0A8E7" w14:textId="77777777" w:rsidR="00E561DA" w:rsidRDefault="00E561DA" w:rsidP="00FA7235">
            <w:pPr>
              <w:pStyle w:val="RequirementText"/>
            </w:pPr>
            <w:r>
              <w:t>Range</w:t>
            </w:r>
          </w:p>
        </w:tc>
        <w:tc>
          <w:tcPr>
            <w:tcW w:w="8080" w:type="dxa"/>
          </w:tcPr>
          <w:p w14:paraId="7A4C6827" w14:textId="77777777" w:rsidR="00E561DA" w:rsidRPr="000C404E" w:rsidRDefault="00E561DA" w:rsidP="00FA7235">
            <w:pPr>
              <w:pStyle w:val="RequirementText"/>
            </w:pPr>
            <w:r>
              <w:t>[ 0 ; 7 ] U KU8_UNDEFINED_STEP</w:t>
            </w:r>
          </w:p>
        </w:tc>
      </w:tr>
      <w:tr w:rsidR="00E561DA" w14:paraId="4954B048" w14:textId="77777777" w:rsidTr="00FA7235">
        <w:tc>
          <w:tcPr>
            <w:tcW w:w="779" w:type="dxa"/>
            <w:tcBorders>
              <w:top w:val="nil"/>
              <w:left w:val="nil"/>
              <w:bottom w:val="nil"/>
            </w:tcBorders>
          </w:tcPr>
          <w:p w14:paraId="4150CAB6" w14:textId="77777777" w:rsidR="00E561DA" w:rsidRDefault="00E561DA" w:rsidP="00FA7235">
            <w:pPr>
              <w:pStyle w:val="RequirementText"/>
            </w:pPr>
          </w:p>
        </w:tc>
        <w:tc>
          <w:tcPr>
            <w:tcW w:w="1134" w:type="dxa"/>
          </w:tcPr>
          <w:p w14:paraId="537D7A63" w14:textId="77777777" w:rsidR="00E561DA" w:rsidRDefault="00E561DA" w:rsidP="00FA7235">
            <w:pPr>
              <w:pStyle w:val="RequirementText"/>
            </w:pPr>
            <w:r>
              <w:t>Safety</w:t>
            </w:r>
          </w:p>
        </w:tc>
        <w:tc>
          <w:tcPr>
            <w:tcW w:w="8080" w:type="dxa"/>
          </w:tcPr>
          <w:p w14:paraId="0FCD12BE" w14:textId="77777777" w:rsidR="00E561DA" w:rsidRPr="000C404E" w:rsidRDefault="00E561DA" w:rsidP="00FA7235">
            <w:pPr>
              <w:pStyle w:val="RequirementText"/>
            </w:pPr>
            <w:r>
              <w:t>NA</w:t>
            </w:r>
          </w:p>
        </w:tc>
      </w:tr>
      <w:tr w:rsidR="00E561DA" w14:paraId="08A73846" w14:textId="77777777" w:rsidTr="00FA7235">
        <w:tc>
          <w:tcPr>
            <w:tcW w:w="779" w:type="dxa"/>
            <w:tcBorders>
              <w:top w:val="nil"/>
              <w:left w:val="nil"/>
              <w:bottom w:val="nil"/>
            </w:tcBorders>
          </w:tcPr>
          <w:p w14:paraId="50FB88E8" w14:textId="77777777" w:rsidR="00E561DA" w:rsidRDefault="00E561DA" w:rsidP="00FA7235">
            <w:pPr>
              <w:pStyle w:val="RequirementText"/>
            </w:pPr>
          </w:p>
        </w:tc>
        <w:tc>
          <w:tcPr>
            <w:tcW w:w="1134" w:type="dxa"/>
          </w:tcPr>
          <w:p w14:paraId="5CC00273" w14:textId="77777777" w:rsidR="00E561DA" w:rsidRDefault="00E561DA" w:rsidP="00FA7235">
            <w:pPr>
              <w:pStyle w:val="RequirementText"/>
            </w:pPr>
            <w:r>
              <w:t>Constraint</w:t>
            </w:r>
          </w:p>
        </w:tc>
        <w:tc>
          <w:tcPr>
            <w:tcW w:w="8080" w:type="dxa"/>
          </w:tcPr>
          <w:p w14:paraId="4D2ACB45" w14:textId="77777777" w:rsidR="00E561DA" w:rsidRDefault="00E561DA" w:rsidP="00FA7235">
            <w:pPr>
              <w:pStyle w:val="RequirementText"/>
            </w:pPr>
            <w:r>
              <w:t>Static data</w:t>
            </w:r>
          </w:p>
          <w:p w14:paraId="7DC4F991" w14:textId="77777777" w:rsidR="00E561DA" w:rsidRPr="000C404E" w:rsidRDefault="000F342F" w:rsidP="00E561DA">
            <w:pPr>
              <w:pStyle w:val="RequirementText"/>
            </w:pPr>
            <w:r>
              <w:t>Init value = KU8_UNDEFINED_STEP</w:t>
            </w:r>
          </w:p>
        </w:tc>
      </w:tr>
    </w:tbl>
    <w:p w14:paraId="12268E01" w14:textId="77777777" w:rsidR="00E561DA" w:rsidRDefault="00E561DA" w:rsidP="00BB3A77"/>
    <w:p w14:paraId="6C227528" w14:textId="77777777" w:rsidR="000F342F" w:rsidRDefault="000F342F" w:rsidP="000F342F">
      <w:pPr>
        <w:pStyle w:val="RequirementID"/>
      </w:pPr>
      <w:r>
        <w:t>DSG_BFE_</w:t>
      </w:r>
      <w:r w:rsidR="00176BEA">
        <w:t>00065</w:t>
      </w:r>
      <w:r>
        <w:t>:</w:t>
      </w:r>
    </w:p>
    <w:p w14:paraId="00F57399" w14:textId="77777777" w:rsidR="000F342F" w:rsidRPr="00657CCA" w:rsidRDefault="000F342F" w:rsidP="000F342F">
      <w:r>
        <w:t xml:space="preserve">[COVERS: </w:t>
      </w:r>
      <w:r w:rsidR="003B196C">
        <w:t>DES_TF_G_821</w:t>
      </w:r>
      <w:r>
        <w:t>]</w:t>
      </w: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1134"/>
        <w:gridCol w:w="8080"/>
      </w:tblGrid>
      <w:tr w:rsidR="000F342F" w14:paraId="069B8112" w14:textId="77777777" w:rsidTr="00FA7235">
        <w:trPr>
          <w:cantSplit/>
        </w:trPr>
        <w:tc>
          <w:tcPr>
            <w:tcW w:w="9993" w:type="dxa"/>
            <w:gridSpan w:val="3"/>
            <w:tcBorders>
              <w:bottom w:val="single" w:sz="4" w:space="0" w:color="auto"/>
            </w:tcBorders>
            <w:shd w:val="pct5" w:color="auto" w:fill="FFFFFF"/>
          </w:tcPr>
          <w:p w14:paraId="636075FE" w14:textId="77777777" w:rsidR="000F342F" w:rsidRPr="003D58C0" w:rsidRDefault="000F342F" w:rsidP="00FA7235">
            <w:pPr>
              <w:pStyle w:val="RequirementText"/>
              <w:rPr>
                <w:b/>
              </w:rPr>
            </w:pPr>
            <w:r w:rsidRPr="000F342F">
              <w:rPr>
                <w:b/>
              </w:rPr>
              <w:t>u8PreviousSelectedCycle</w:t>
            </w:r>
          </w:p>
        </w:tc>
      </w:tr>
      <w:tr w:rsidR="000F342F" w14:paraId="4621DAAA" w14:textId="77777777" w:rsidTr="00FA7235">
        <w:tc>
          <w:tcPr>
            <w:tcW w:w="779" w:type="dxa"/>
            <w:tcBorders>
              <w:top w:val="nil"/>
              <w:left w:val="nil"/>
              <w:bottom w:val="nil"/>
            </w:tcBorders>
          </w:tcPr>
          <w:p w14:paraId="16B34EC8" w14:textId="77777777" w:rsidR="000F342F" w:rsidRDefault="000F342F" w:rsidP="00FA7235">
            <w:pPr>
              <w:pStyle w:val="RequirementText"/>
            </w:pPr>
          </w:p>
        </w:tc>
        <w:tc>
          <w:tcPr>
            <w:tcW w:w="1134" w:type="dxa"/>
            <w:tcBorders>
              <w:top w:val="nil"/>
            </w:tcBorders>
          </w:tcPr>
          <w:p w14:paraId="77E20DD1" w14:textId="77777777" w:rsidR="000F342F" w:rsidRDefault="000F342F" w:rsidP="00FA7235">
            <w:pPr>
              <w:pStyle w:val="RequirementText"/>
            </w:pPr>
            <w:r>
              <w:t>Type</w:t>
            </w:r>
          </w:p>
        </w:tc>
        <w:tc>
          <w:tcPr>
            <w:tcW w:w="8080" w:type="dxa"/>
            <w:tcBorders>
              <w:top w:val="nil"/>
            </w:tcBorders>
          </w:tcPr>
          <w:p w14:paraId="36390FD9" w14:textId="77777777" w:rsidR="000F342F" w:rsidRPr="000C404E" w:rsidRDefault="000F342F" w:rsidP="00FA7235">
            <w:pPr>
              <w:pStyle w:val="RequirementText"/>
            </w:pPr>
            <w:r>
              <w:t>Unsigned 8 bits</w:t>
            </w:r>
          </w:p>
        </w:tc>
      </w:tr>
      <w:tr w:rsidR="000F342F" w14:paraId="4431A466" w14:textId="77777777" w:rsidTr="00FA7235">
        <w:tc>
          <w:tcPr>
            <w:tcW w:w="779" w:type="dxa"/>
            <w:tcBorders>
              <w:top w:val="nil"/>
              <w:left w:val="nil"/>
              <w:bottom w:val="nil"/>
            </w:tcBorders>
          </w:tcPr>
          <w:p w14:paraId="1BCE75A4" w14:textId="77777777" w:rsidR="000F342F" w:rsidRDefault="000F342F" w:rsidP="00FA7235">
            <w:pPr>
              <w:pStyle w:val="RequirementText"/>
            </w:pPr>
          </w:p>
        </w:tc>
        <w:tc>
          <w:tcPr>
            <w:tcW w:w="1134" w:type="dxa"/>
          </w:tcPr>
          <w:p w14:paraId="5A83CBCD" w14:textId="77777777" w:rsidR="000F342F" w:rsidRDefault="000F342F" w:rsidP="00FA7235">
            <w:pPr>
              <w:pStyle w:val="RequirementText"/>
            </w:pPr>
            <w:r>
              <w:t>Object</w:t>
            </w:r>
          </w:p>
        </w:tc>
        <w:tc>
          <w:tcPr>
            <w:tcW w:w="8080" w:type="dxa"/>
          </w:tcPr>
          <w:p w14:paraId="0D2E4C4B" w14:textId="77777777" w:rsidR="000F342F" w:rsidRPr="000C404E" w:rsidRDefault="00FE6E88" w:rsidP="00FE6E88">
            <w:pPr>
              <w:pStyle w:val="RequirementText"/>
            </w:pPr>
            <w:r>
              <w:t>This data is the previous selected belt function that has been provided to the BFE by the BFS component 10ms before.</w:t>
            </w:r>
          </w:p>
        </w:tc>
      </w:tr>
      <w:tr w:rsidR="000F342F" w14:paraId="36907956" w14:textId="77777777" w:rsidTr="00FA7235">
        <w:tc>
          <w:tcPr>
            <w:tcW w:w="779" w:type="dxa"/>
            <w:tcBorders>
              <w:top w:val="nil"/>
              <w:left w:val="nil"/>
              <w:bottom w:val="nil"/>
            </w:tcBorders>
          </w:tcPr>
          <w:p w14:paraId="3F7CBE03" w14:textId="77777777" w:rsidR="000F342F" w:rsidRDefault="000F342F" w:rsidP="00FA7235">
            <w:pPr>
              <w:pStyle w:val="RequirementText"/>
            </w:pPr>
          </w:p>
        </w:tc>
        <w:tc>
          <w:tcPr>
            <w:tcW w:w="1134" w:type="dxa"/>
          </w:tcPr>
          <w:p w14:paraId="2F925494" w14:textId="77777777" w:rsidR="000F342F" w:rsidRDefault="000F342F" w:rsidP="00FA7235">
            <w:pPr>
              <w:pStyle w:val="RequirementText"/>
            </w:pPr>
            <w:r>
              <w:t>Unit</w:t>
            </w:r>
          </w:p>
        </w:tc>
        <w:tc>
          <w:tcPr>
            <w:tcW w:w="8080" w:type="dxa"/>
          </w:tcPr>
          <w:p w14:paraId="1BC3834A" w14:textId="77777777" w:rsidR="000F342F" w:rsidRPr="000C404E" w:rsidRDefault="000F342F" w:rsidP="00FA7235">
            <w:pPr>
              <w:pStyle w:val="RequirementText"/>
            </w:pPr>
            <w:r>
              <w:t>NA</w:t>
            </w:r>
          </w:p>
        </w:tc>
      </w:tr>
      <w:tr w:rsidR="000F342F" w14:paraId="05ED04E4" w14:textId="77777777" w:rsidTr="00FA7235">
        <w:tc>
          <w:tcPr>
            <w:tcW w:w="779" w:type="dxa"/>
            <w:tcBorders>
              <w:top w:val="nil"/>
              <w:left w:val="nil"/>
              <w:bottom w:val="nil"/>
            </w:tcBorders>
          </w:tcPr>
          <w:p w14:paraId="5F8BAEB5" w14:textId="77777777" w:rsidR="000F342F" w:rsidRDefault="000F342F" w:rsidP="00FA7235">
            <w:pPr>
              <w:pStyle w:val="RequirementText"/>
            </w:pPr>
          </w:p>
        </w:tc>
        <w:tc>
          <w:tcPr>
            <w:tcW w:w="1134" w:type="dxa"/>
          </w:tcPr>
          <w:p w14:paraId="0CBA4720" w14:textId="77777777" w:rsidR="000F342F" w:rsidRDefault="000F342F" w:rsidP="00FA7235">
            <w:pPr>
              <w:pStyle w:val="RequirementText"/>
            </w:pPr>
            <w:r>
              <w:t>Range</w:t>
            </w:r>
          </w:p>
        </w:tc>
        <w:tc>
          <w:tcPr>
            <w:tcW w:w="8080" w:type="dxa"/>
          </w:tcPr>
          <w:p w14:paraId="61474348" w14:textId="77777777" w:rsidR="000F342F" w:rsidRPr="000C404E" w:rsidRDefault="000F342F" w:rsidP="00FE6E88">
            <w:pPr>
              <w:pStyle w:val="RequirementText"/>
            </w:pPr>
            <w:r>
              <w:t xml:space="preserve">[ 0 ; </w:t>
            </w:r>
            <w:r w:rsidR="00FE6E88" w:rsidRPr="00FE6E88">
              <w:t>KU8_NB_MAX_BELT_FCT_LIBRARY</w:t>
            </w:r>
            <w:r>
              <w:t xml:space="preserve"> </w:t>
            </w:r>
            <w:r w:rsidR="00FE6E88">
              <w:t>[</w:t>
            </w:r>
            <w:r>
              <w:t xml:space="preserve"> U KU8_</w:t>
            </w:r>
            <w:r w:rsidR="00FE6E88">
              <w:t>NO_BELT_FUNCTION</w:t>
            </w:r>
          </w:p>
        </w:tc>
      </w:tr>
      <w:tr w:rsidR="000F342F" w14:paraId="021BBE77" w14:textId="77777777" w:rsidTr="00FA7235">
        <w:tc>
          <w:tcPr>
            <w:tcW w:w="779" w:type="dxa"/>
            <w:tcBorders>
              <w:top w:val="nil"/>
              <w:left w:val="nil"/>
              <w:bottom w:val="nil"/>
            </w:tcBorders>
          </w:tcPr>
          <w:p w14:paraId="70E1493C" w14:textId="77777777" w:rsidR="000F342F" w:rsidRDefault="000F342F" w:rsidP="00FA7235">
            <w:pPr>
              <w:pStyle w:val="RequirementText"/>
            </w:pPr>
          </w:p>
        </w:tc>
        <w:tc>
          <w:tcPr>
            <w:tcW w:w="1134" w:type="dxa"/>
          </w:tcPr>
          <w:p w14:paraId="0DC37BA9" w14:textId="77777777" w:rsidR="000F342F" w:rsidRDefault="000F342F" w:rsidP="00FA7235">
            <w:pPr>
              <w:pStyle w:val="RequirementText"/>
            </w:pPr>
            <w:r>
              <w:t>Safety</w:t>
            </w:r>
          </w:p>
        </w:tc>
        <w:tc>
          <w:tcPr>
            <w:tcW w:w="8080" w:type="dxa"/>
          </w:tcPr>
          <w:p w14:paraId="1F6BB56C" w14:textId="77777777" w:rsidR="000F342F" w:rsidRPr="000C404E" w:rsidRDefault="000F342F" w:rsidP="00FA7235">
            <w:pPr>
              <w:pStyle w:val="RequirementText"/>
            </w:pPr>
            <w:r>
              <w:t>NA</w:t>
            </w:r>
          </w:p>
        </w:tc>
      </w:tr>
      <w:tr w:rsidR="000F342F" w14:paraId="3C32E06C" w14:textId="77777777" w:rsidTr="00FA7235">
        <w:tc>
          <w:tcPr>
            <w:tcW w:w="779" w:type="dxa"/>
            <w:tcBorders>
              <w:top w:val="nil"/>
              <w:left w:val="nil"/>
              <w:bottom w:val="nil"/>
            </w:tcBorders>
          </w:tcPr>
          <w:p w14:paraId="7D66809E" w14:textId="77777777" w:rsidR="000F342F" w:rsidRDefault="000F342F" w:rsidP="00FA7235">
            <w:pPr>
              <w:pStyle w:val="RequirementText"/>
            </w:pPr>
          </w:p>
        </w:tc>
        <w:tc>
          <w:tcPr>
            <w:tcW w:w="1134" w:type="dxa"/>
          </w:tcPr>
          <w:p w14:paraId="60611FBD" w14:textId="77777777" w:rsidR="000F342F" w:rsidRDefault="000F342F" w:rsidP="00FA7235">
            <w:pPr>
              <w:pStyle w:val="RequirementText"/>
            </w:pPr>
            <w:r>
              <w:t>Constraint</w:t>
            </w:r>
          </w:p>
        </w:tc>
        <w:tc>
          <w:tcPr>
            <w:tcW w:w="8080" w:type="dxa"/>
          </w:tcPr>
          <w:p w14:paraId="090B8DA0" w14:textId="77777777" w:rsidR="000F342F" w:rsidRDefault="000F342F" w:rsidP="00FA7235">
            <w:pPr>
              <w:pStyle w:val="RequirementText"/>
            </w:pPr>
            <w:r>
              <w:t>Static data</w:t>
            </w:r>
          </w:p>
          <w:p w14:paraId="1B44DF2F" w14:textId="77777777" w:rsidR="000F342F" w:rsidRPr="000C404E" w:rsidRDefault="00FE6E88" w:rsidP="00FE6E88">
            <w:pPr>
              <w:pStyle w:val="RequirementText"/>
            </w:pPr>
            <w:r>
              <w:t>Init value = KU8_NO_BELT_FUNCTION</w:t>
            </w:r>
          </w:p>
        </w:tc>
      </w:tr>
    </w:tbl>
    <w:p w14:paraId="06D85A9E" w14:textId="77777777" w:rsidR="000F342F" w:rsidRDefault="000F342F" w:rsidP="000F342F"/>
    <w:p w14:paraId="35190889" w14:textId="77777777" w:rsidR="00EE3ABA" w:rsidRDefault="00EE3ABA" w:rsidP="00EE3ABA">
      <w:pPr>
        <w:pStyle w:val="RequirementID"/>
      </w:pPr>
      <w:r>
        <w:t>DSG_BFE_</w:t>
      </w:r>
      <w:r w:rsidR="00176BEA">
        <w:t>00066</w:t>
      </w:r>
      <w:r>
        <w:t>:</w:t>
      </w:r>
    </w:p>
    <w:p w14:paraId="1C693EE5" w14:textId="77777777" w:rsidR="00EE3ABA" w:rsidRPr="00657CCA" w:rsidRDefault="00EE3ABA" w:rsidP="00EE3ABA">
      <w:r>
        <w:t>[COVERS:]</w:t>
      </w: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1134"/>
        <w:gridCol w:w="8080"/>
      </w:tblGrid>
      <w:tr w:rsidR="00EE3ABA" w14:paraId="3DE65DFE" w14:textId="77777777" w:rsidTr="00CB3E40">
        <w:trPr>
          <w:cantSplit/>
        </w:trPr>
        <w:tc>
          <w:tcPr>
            <w:tcW w:w="9993" w:type="dxa"/>
            <w:gridSpan w:val="3"/>
            <w:tcBorders>
              <w:bottom w:val="single" w:sz="4" w:space="0" w:color="auto"/>
            </w:tcBorders>
            <w:shd w:val="pct5" w:color="auto" w:fill="FFFFFF"/>
          </w:tcPr>
          <w:p w14:paraId="0C9EA9D7" w14:textId="77777777" w:rsidR="00EE3ABA" w:rsidRPr="003D58C0" w:rsidRDefault="00EE3ABA" w:rsidP="00CB3E40">
            <w:pPr>
              <w:pStyle w:val="RequirementText"/>
              <w:rPr>
                <w:b/>
              </w:rPr>
            </w:pPr>
            <w:r w:rsidRPr="00EE3ABA">
              <w:rPr>
                <w:b/>
              </w:rPr>
              <w:t>u8PowerDegradationFactor</w:t>
            </w:r>
          </w:p>
        </w:tc>
      </w:tr>
      <w:tr w:rsidR="00EE3ABA" w14:paraId="4B5EA264" w14:textId="77777777" w:rsidTr="00CB3E40">
        <w:tc>
          <w:tcPr>
            <w:tcW w:w="779" w:type="dxa"/>
            <w:tcBorders>
              <w:top w:val="nil"/>
              <w:left w:val="nil"/>
              <w:bottom w:val="nil"/>
            </w:tcBorders>
          </w:tcPr>
          <w:p w14:paraId="49B0BEA7" w14:textId="77777777" w:rsidR="00EE3ABA" w:rsidRDefault="00EE3ABA" w:rsidP="00CB3E40">
            <w:pPr>
              <w:pStyle w:val="RequirementText"/>
            </w:pPr>
          </w:p>
        </w:tc>
        <w:tc>
          <w:tcPr>
            <w:tcW w:w="1134" w:type="dxa"/>
            <w:tcBorders>
              <w:top w:val="nil"/>
            </w:tcBorders>
          </w:tcPr>
          <w:p w14:paraId="1C8EDD4B" w14:textId="77777777" w:rsidR="00EE3ABA" w:rsidRDefault="00EE3ABA" w:rsidP="00CB3E40">
            <w:pPr>
              <w:pStyle w:val="RequirementText"/>
            </w:pPr>
            <w:r>
              <w:t>Type</w:t>
            </w:r>
          </w:p>
        </w:tc>
        <w:tc>
          <w:tcPr>
            <w:tcW w:w="8080" w:type="dxa"/>
            <w:tcBorders>
              <w:top w:val="nil"/>
            </w:tcBorders>
          </w:tcPr>
          <w:p w14:paraId="2FCC4ACF" w14:textId="77777777" w:rsidR="00EE3ABA" w:rsidRPr="000C404E" w:rsidRDefault="00EE3ABA" w:rsidP="00CB3E40">
            <w:pPr>
              <w:pStyle w:val="RequirementText"/>
            </w:pPr>
            <w:r>
              <w:t>Unsigned 8 bits</w:t>
            </w:r>
          </w:p>
        </w:tc>
      </w:tr>
      <w:tr w:rsidR="00EE3ABA" w14:paraId="47A2D7F2" w14:textId="77777777" w:rsidTr="00CB3E40">
        <w:tc>
          <w:tcPr>
            <w:tcW w:w="779" w:type="dxa"/>
            <w:tcBorders>
              <w:top w:val="nil"/>
              <w:left w:val="nil"/>
              <w:bottom w:val="nil"/>
            </w:tcBorders>
          </w:tcPr>
          <w:p w14:paraId="0888C334" w14:textId="77777777" w:rsidR="00EE3ABA" w:rsidRDefault="00EE3ABA" w:rsidP="00CB3E40">
            <w:pPr>
              <w:pStyle w:val="RequirementText"/>
            </w:pPr>
          </w:p>
        </w:tc>
        <w:tc>
          <w:tcPr>
            <w:tcW w:w="1134" w:type="dxa"/>
          </w:tcPr>
          <w:p w14:paraId="01B55273" w14:textId="77777777" w:rsidR="00EE3ABA" w:rsidRDefault="00EE3ABA" w:rsidP="00CB3E40">
            <w:pPr>
              <w:pStyle w:val="RequirementText"/>
            </w:pPr>
            <w:r>
              <w:t>Object</w:t>
            </w:r>
          </w:p>
        </w:tc>
        <w:tc>
          <w:tcPr>
            <w:tcW w:w="8080" w:type="dxa"/>
          </w:tcPr>
          <w:p w14:paraId="2428ADDE" w14:textId="77777777" w:rsidR="00EE3ABA" w:rsidRPr="000C404E" w:rsidRDefault="00EE3ABA" w:rsidP="00CB3E40">
            <w:pPr>
              <w:pStyle w:val="RequirementText"/>
            </w:pPr>
            <w:r>
              <w:t>This data contains the power degradation factor that shall be applied during belt function execution.</w:t>
            </w:r>
          </w:p>
        </w:tc>
      </w:tr>
      <w:tr w:rsidR="00EE3ABA" w14:paraId="2215A6A7" w14:textId="77777777" w:rsidTr="00CB3E40">
        <w:tc>
          <w:tcPr>
            <w:tcW w:w="779" w:type="dxa"/>
            <w:tcBorders>
              <w:top w:val="nil"/>
              <w:left w:val="nil"/>
              <w:bottom w:val="nil"/>
            </w:tcBorders>
          </w:tcPr>
          <w:p w14:paraId="4D433588" w14:textId="77777777" w:rsidR="00EE3ABA" w:rsidRDefault="00EE3ABA" w:rsidP="00CB3E40">
            <w:pPr>
              <w:pStyle w:val="RequirementText"/>
            </w:pPr>
          </w:p>
        </w:tc>
        <w:tc>
          <w:tcPr>
            <w:tcW w:w="1134" w:type="dxa"/>
          </w:tcPr>
          <w:p w14:paraId="26697B59" w14:textId="77777777" w:rsidR="00EE3ABA" w:rsidRDefault="00EE3ABA" w:rsidP="00CB3E40">
            <w:pPr>
              <w:pStyle w:val="RequirementText"/>
            </w:pPr>
            <w:r>
              <w:t>Unit</w:t>
            </w:r>
          </w:p>
        </w:tc>
        <w:tc>
          <w:tcPr>
            <w:tcW w:w="8080" w:type="dxa"/>
          </w:tcPr>
          <w:p w14:paraId="37ADD01C" w14:textId="77777777" w:rsidR="00EE3ABA" w:rsidRPr="000C404E" w:rsidRDefault="00EE3ABA" w:rsidP="00CB3E40">
            <w:pPr>
              <w:pStyle w:val="RequirementText"/>
            </w:pPr>
            <w:r>
              <w:t xml:space="preserve">1 lsb = 1/128 % (i.e. 128 lsb = 100% </w:t>
            </w:r>
            <w:r>
              <w:sym w:font="Wingdings" w:char="F0E8"/>
            </w:r>
            <w:r>
              <w:t xml:space="preserve"> no degradation applied on step consigns)</w:t>
            </w:r>
          </w:p>
        </w:tc>
      </w:tr>
      <w:tr w:rsidR="00EE3ABA" w14:paraId="1CD5588C" w14:textId="77777777" w:rsidTr="00CB3E40">
        <w:tc>
          <w:tcPr>
            <w:tcW w:w="779" w:type="dxa"/>
            <w:tcBorders>
              <w:top w:val="nil"/>
              <w:left w:val="nil"/>
              <w:bottom w:val="nil"/>
            </w:tcBorders>
          </w:tcPr>
          <w:p w14:paraId="33A71E66" w14:textId="77777777" w:rsidR="00EE3ABA" w:rsidRDefault="00EE3ABA" w:rsidP="00CB3E40">
            <w:pPr>
              <w:pStyle w:val="RequirementText"/>
            </w:pPr>
          </w:p>
        </w:tc>
        <w:tc>
          <w:tcPr>
            <w:tcW w:w="1134" w:type="dxa"/>
          </w:tcPr>
          <w:p w14:paraId="2D45FEB4" w14:textId="77777777" w:rsidR="00EE3ABA" w:rsidRDefault="00EE3ABA" w:rsidP="00CB3E40">
            <w:pPr>
              <w:pStyle w:val="RequirementText"/>
            </w:pPr>
            <w:r>
              <w:t>Range</w:t>
            </w:r>
          </w:p>
        </w:tc>
        <w:tc>
          <w:tcPr>
            <w:tcW w:w="8080" w:type="dxa"/>
          </w:tcPr>
          <w:p w14:paraId="71491C73" w14:textId="77777777" w:rsidR="00EE3ABA" w:rsidRPr="000C404E" w:rsidRDefault="009E0DD3" w:rsidP="00CB3E40">
            <w:pPr>
              <w:pStyle w:val="RequirementText"/>
            </w:pPr>
            <w:r>
              <w:t>[0 ; 128]</w:t>
            </w:r>
          </w:p>
        </w:tc>
      </w:tr>
      <w:tr w:rsidR="00EE3ABA" w14:paraId="3A2331CE" w14:textId="77777777" w:rsidTr="00CB3E40">
        <w:tc>
          <w:tcPr>
            <w:tcW w:w="779" w:type="dxa"/>
            <w:tcBorders>
              <w:top w:val="nil"/>
              <w:left w:val="nil"/>
              <w:bottom w:val="nil"/>
            </w:tcBorders>
          </w:tcPr>
          <w:p w14:paraId="3FB2B492" w14:textId="77777777" w:rsidR="00EE3ABA" w:rsidRDefault="00EE3ABA" w:rsidP="00CB3E40">
            <w:pPr>
              <w:pStyle w:val="RequirementText"/>
            </w:pPr>
          </w:p>
        </w:tc>
        <w:tc>
          <w:tcPr>
            <w:tcW w:w="1134" w:type="dxa"/>
          </w:tcPr>
          <w:p w14:paraId="45C62A58" w14:textId="77777777" w:rsidR="00EE3ABA" w:rsidRDefault="00EE3ABA" w:rsidP="00CB3E40">
            <w:pPr>
              <w:pStyle w:val="RequirementText"/>
            </w:pPr>
            <w:r>
              <w:t>Safety</w:t>
            </w:r>
          </w:p>
        </w:tc>
        <w:tc>
          <w:tcPr>
            <w:tcW w:w="8080" w:type="dxa"/>
          </w:tcPr>
          <w:p w14:paraId="5E533B9F" w14:textId="77777777" w:rsidR="00EE3ABA" w:rsidRPr="000C404E" w:rsidRDefault="00EE3ABA" w:rsidP="00CB3E40">
            <w:pPr>
              <w:pStyle w:val="RequirementText"/>
            </w:pPr>
            <w:r>
              <w:t>NA</w:t>
            </w:r>
          </w:p>
        </w:tc>
      </w:tr>
      <w:tr w:rsidR="00EE3ABA" w14:paraId="5B8EB3D9" w14:textId="77777777" w:rsidTr="00CB3E40">
        <w:tc>
          <w:tcPr>
            <w:tcW w:w="779" w:type="dxa"/>
            <w:tcBorders>
              <w:top w:val="nil"/>
              <w:left w:val="nil"/>
              <w:bottom w:val="nil"/>
            </w:tcBorders>
          </w:tcPr>
          <w:p w14:paraId="733A8D04" w14:textId="77777777" w:rsidR="00EE3ABA" w:rsidRDefault="00EE3ABA" w:rsidP="00CB3E40">
            <w:pPr>
              <w:pStyle w:val="RequirementText"/>
            </w:pPr>
          </w:p>
        </w:tc>
        <w:tc>
          <w:tcPr>
            <w:tcW w:w="1134" w:type="dxa"/>
          </w:tcPr>
          <w:p w14:paraId="2840C2D9" w14:textId="77777777" w:rsidR="00EE3ABA" w:rsidRDefault="00EE3ABA" w:rsidP="00CB3E40">
            <w:pPr>
              <w:pStyle w:val="RequirementText"/>
            </w:pPr>
            <w:r>
              <w:t>Constraint</w:t>
            </w:r>
          </w:p>
        </w:tc>
        <w:tc>
          <w:tcPr>
            <w:tcW w:w="8080" w:type="dxa"/>
          </w:tcPr>
          <w:p w14:paraId="577FC3FD" w14:textId="77777777" w:rsidR="00EE3ABA" w:rsidRPr="000C404E" w:rsidRDefault="009E0DD3" w:rsidP="00CB3E40">
            <w:pPr>
              <w:pStyle w:val="RequirementText"/>
            </w:pPr>
            <w:r>
              <w:t>NA</w:t>
            </w:r>
          </w:p>
        </w:tc>
      </w:tr>
    </w:tbl>
    <w:p w14:paraId="0C967E1A" w14:textId="77777777" w:rsidR="00EE3ABA" w:rsidRDefault="00EE3ABA" w:rsidP="00EE3ABA"/>
    <w:p w14:paraId="04705F00" w14:textId="77777777" w:rsidR="004E776A" w:rsidRDefault="004E776A" w:rsidP="004E776A">
      <w:pPr>
        <w:pStyle w:val="RequirementID"/>
      </w:pPr>
      <w:r>
        <w:t>DSG_BFE_</w:t>
      </w:r>
      <w:r w:rsidR="00176BEA">
        <w:t>00067</w:t>
      </w:r>
      <w:r>
        <w:t>:</w:t>
      </w:r>
    </w:p>
    <w:p w14:paraId="65F93546" w14:textId="77777777" w:rsidR="004E776A" w:rsidRPr="00657CCA" w:rsidRDefault="004E776A" w:rsidP="004E776A">
      <w:r>
        <w:t>[COVERS:]</w:t>
      </w: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1134"/>
        <w:gridCol w:w="8080"/>
      </w:tblGrid>
      <w:tr w:rsidR="004E776A" w14:paraId="0657C66B" w14:textId="77777777" w:rsidTr="00CB3E40">
        <w:trPr>
          <w:cantSplit/>
        </w:trPr>
        <w:tc>
          <w:tcPr>
            <w:tcW w:w="9993" w:type="dxa"/>
            <w:gridSpan w:val="3"/>
            <w:tcBorders>
              <w:bottom w:val="single" w:sz="4" w:space="0" w:color="auto"/>
            </w:tcBorders>
            <w:shd w:val="pct5" w:color="auto" w:fill="FFFFFF"/>
          </w:tcPr>
          <w:p w14:paraId="247DBA10" w14:textId="77777777" w:rsidR="004E776A" w:rsidRPr="003D58C0" w:rsidRDefault="004E776A" w:rsidP="00CB3E40">
            <w:pPr>
              <w:pStyle w:val="RequirementText"/>
              <w:rPr>
                <w:b/>
              </w:rPr>
            </w:pPr>
            <w:r w:rsidRPr="004E776A">
              <w:rPr>
                <w:b/>
              </w:rPr>
              <w:t>eTemperatureCompensationType</w:t>
            </w:r>
          </w:p>
        </w:tc>
      </w:tr>
      <w:tr w:rsidR="004E776A" w14:paraId="7185578E" w14:textId="77777777" w:rsidTr="00CB3E40">
        <w:tc>
          <w:tcPr>
            <w:tcW w:w="779" w:type="dxa"/>
            <w:tcBorders>
              <w:top w:val="nil"/>
              <w:left w:val="nil"/>
              <w:bottom w:val="nil"/>
            </w:tcBorders>
          </w:tcPr>
          <w:p w14:paraId="706398BC" w14:textId="77777777" w:rsidR="004E776A" w:rsidRDefault="004E776A" w:rsidP="00CB3E40">
            <w:pPr>
              <w:pStyle w:val="RequirementText"/>
            </w:pPr>
          </w:p>
        </w:tc>
        <w:tc>
          <w:tcPr>
            <w:tcW w:w="1134" w:type="dxa"/>
            <w:tcBorders>
              <w:top w:val="nil"/>
            </w:tcBorders>
          </w:tcPr>
          <w:p w14:paraId="37E76865" w14:textId="77777777" w:rsidR="004E776A" w:rsidRDefault="004E776A" w:rsidP="00CB3E40">
            <w:pPr>
              <w:pStyle w:val="RequirementText"/>
            </w:pPr>
            <w:r>
              <w:t>Type</w:t>
            </w:r>
          </w:p>
        </w:tc>
        <w:tc>
          <w:tcPr>
            <w:tcW w:w="8080" w:type="dxa"/>
            <w:tcBorders>
              <w:top w:val="nil"/>
            </w:tcBorders>
          </w:tcPr>
          <w:p w14:paraId="439CCD86" w14:textId="77777777" w:rsidR="004E776A" w:rsidRPr="000C404E" w:rsidRDefault="004E776A" w:rsidP="00CB3E40">
            <w:pPr>
              <w:pStyle w:val="RequirementText"/>
            </w:pPr>
            <w:r>
              <w:t>Unsigned 8 bits</w:t>
            </w:r>
          </w:p>
        </w:tc>
      </w:tr>
      <w:tr w:rsidR="004E776A" w14:paraId="10778D94" w14:textId="77777777" w:rsidTr="00CB3E40">
        <w:tc>
          <w:tcPr>
            <w:tcW w:w="779" w:type="dxa"/>
            <w:tcBorders>
              <w:top w:val="nil"/>
              <w:left w:val="nil"/>
              <w:bottom w:val="nil"/>
            </w:tcBorders>
          </w:tcPr>
          <w:p w14:paraId="237CE689" w14:textId="77777777" w:rsidR="004E776A" w:rsidRDefault="004E776A" w:rsidP="00CB3E40">
            <w:pPr>
              <w:pStyle w:val="RequirementText"/>
            </w:pPr>
          </w:p>
        </w:tc>
        <w:tc>
          <w:tcPr>
            <w:tcW w:w="1134" w:type="dxa"/>
          </w:tcPr>
          <w:p w14:paraId="09A4EAAB" w14:textId="77777777" w:rsidR="004E776A" w:rsidRDefault="004E776A" w:rsidP="00CB3E40">
            <w:pPr>
              <w:pStyle w:val="RequirementText"/>
            </w:pPr>
            <w:r>
              <w:t>Object</w:t>
            </w:r>
          </w:p>
        </w:tc>
        <w:tc>
          <w:tcPr>
            <w:tcW w:w="8080" w:type="dxa"/>
          </w:tcPr>
          <w:p w14:paraId="16CB4DE2" w14:textId="77777777" w:rsidR="004E776A" w:rsidRPr="000C404E" w:rsidRDefault="004E776A" w:rsidP="004E776A">
            <w:pPr>
              <w:pStyle w:val="RequirementText"/>
            </w:pPr>
            <w:r>
              <w:t xml:space="preserve">This data contains the compensation type that shall be applied during step execution if </w:t>
            </w:r>
            <w:r>
              <w:lastRenderedPageBreak/>
              <w:t>they are configured with the “Weighted Step Options”</w:t>
            </w:r>
          </w:p>
        </w:tc>
      </w:tr>
      <w:tr w:rsidR="004E776A" w14:paraId="304FA449" w14:textId="77777777" w:rsidTr="00CB3E40">
        <w:tc>
          <w:tcPr>
            <w:tcW w:w="779" w:type="dxa"/>
            <w:tcBorders>
              <w:top w:val="nil"/>
              <w:left w:val="nil"/>
              <w:bottom w:val="nil"/>
            </w:tcBorders>
          </w:tcPr>
          <w:p w14:paraId="557F1C43" w14:textId="77777777" w:rsidR="004E776A" w:rsidRDefault="004E776A" w:rsidP="00CB3E40">
            <w:pPr>
              <w:pStyle w:val="RequirementText"/>
            </w:pPr>
          </w:p>
        </w:tc>
        <w:tc>
          <w:tcPr>
            <w:tcW w:w="1134" w:type="dxa"/>
          </w:tcPr>
          <w:p w14:paraId="086C2AB5" w14:textId="77777777" w:rsidR="004E776A" w:rsidRDefault="004E776A" w:rsidP="00CB3E40">
            <w:pPr>
              <w:pStyle w:val="RequirementText"/>
            </w:pPr>
            <w:r>
              <w:t>Unit</w:t>
            </w:r>
          </w:p>
        </w:tc>
        <w:tc>
          <w:tcPr>
            <w:tcW w:w="8080" w:type="dxa"/>
          </w:tcPr>
          <w:p w14:paraId="38AF189A" w14:textId="77777777" w:rsidR="004E776A" w:rsidRPr="000C404E" w:rsidRDefault="004E776A" w:rsidP="00CB3E40">
            <w:pPr>
              <w:pStyle w:val="RequirementText"/>
            </w:pPr>
            <w:r>
              <w:t>NA</w:t>
            </w:r>
          </w:p>
        </w:tc>
      </w:tr>
      <w:tr w:rsidR="004E776A" w14:paraId="0E20934A" w14:textId="77777777" w:rsidTr="00CB3E40">
        <w:tc>
          <w:tcPr>
            <w:tcW w:w="779" w:type="dxa"/>
            <w:tcBorders>
              <w:top w:val="nil"/>
              <w:left w:val="nil"/>
              <w:bottom w:val="nil"/>
            </w:tcBorders>
          </w:tcPr>
          <w:p w14:paraId="7A5E6446" w14:textId="77777777" w:rsidR="004E776A" w:rsidRDefault="004E776A" w:rsidP="00CB3E40">
            <w:pPr>
              <w:pStyle w:val="RequirementText"/>
            </w:pPr>
          </w:p>
        </w:tc>
        <w:tc>
          <w:tcPr>
            <w:tcW w:w="1134" w:type="dxa"/>
          </w:tcPr>
          <w:p w14:paraId="1239D6E1" w14:textId="77777777" w:rsidR="004E776A" w:rsidRDefault="004E776A" w:rsidP="00CB3E40">
            <w:pPr>
              <w:pStyle w:val="RequirementText"/>
            </w:pPr>
            <w:r>
              <w:t>Range</w:t>
            </w:r>
          </w:p>
        </w:tc>
        <w:tc>
          <w:tcPr>
            <w:tcW w:w="8080" w:type="dxa"/>
          </w:tcPr>
          <w:p w14:paraId="4FF53C8B" w14:textId="77777777" w:rsidR="004E776A" w:rsidRPr="000C404E" w:rsidRDefault="004E776A" w:rsidP="004E776A">
            <w:pPr>
              <w:pStyle w:val="RequirementText"/>
            </w:pPr>
            <w:r>
              <w:t>[0 ; 3]</w:t>
            </w:r>
          </w:p>
        </w:tc>
      </w:tr>
      <w:tr w:rsidR="004E776A" w14:paraId="5F08EEC8" w14:textId="77777777" w:rsidTr="00CB3E40">
        <w:tc>
          <w:tcPr>
            <w:tcW w:w="779" w:type="dxa"/>
            <w:tcBorders>
              <w:top w:val="nil"/>
              <w:left w:val="nil"/>
              <w:bottom w:val="nil"/>
            </w:tcBorders>
          </w:tcPr>
          <w:p w14:paraId="12BF3BDA" w14:textId="77777777" w:rsidR="004E776A" w:rsidRDefault="004E776A" w:rsidP="00CB3E40">
            <w:pPr>
              <w:pStyle w:val="RequirementText"/>
            </w:pPr>
          </w:p>
        </w:tc>
        <w:tc>
          <w:tcPr>
            <w:tcW w:w="1134" w:type="dxa"/>
          </w:tcPr>
          <w:p w14:paraId="4D67D5FD" w14:textId="77777777" w:rsidR="004E776A" w:rsidRDefault="004E776A" w:rsidP="00CB3E40">
            <w:pPr>
              <w:pStyle w:val="RequirementText"/>
            </w:pPr>
            <w:r>
              <w:t>Safety</w:t>
            </w:r>
          </w:p>
        </w:tc>
        <w:tc>
          <w:tcPr>
            <w:tcW w:w="8080" w:type="dxa"/>
          </w:tcPr>
          <w:p w14:paraId="238922CE" w14:textId="77777777" w:rsidR="004E776A" w:rsidRPr="000C404E" w:rsidRDefault="004E776A" w:rsidP="00CB3E40">
            <w:pPr>
              <w:pStyle w:val="RequirementText"/>
            </w:pPr>
            <w:r>
              <w:t>NA</w:t>
            </w:r>
          </w:p>
        </w:tc>
      </w:tr>
      <w:tr w:rsidR="004E776A" w14:paraId="5A72EEED" w14:textId="77777777" w:rsidTr="00CB3E40">
        <w:tc>
          <w:tcPr>
            <w:tcW w:w="779" w:type="dxa"/>
            <w:tcBorders>
              <w:top w:val="nil"/>
              <w:left w:val="nil"/>
              <w:bottom w:val="nil"/>
            </w:tcBorders>
          </w:tcPr>
          <w:p w14:paraId="74BD6677" w14:textId="77777777" w:rsidR="004E776A" w:rsidRDefault="004E776A" w:rsidP="00CB3E40">
            <w:pPr>
              <w:pStyle w:val="RequirementText"/>
            </w:pPr>
          </w:p>
        </w:tc>
        <w:tc>
          <w:tcPr>
            <w:tcW w:w="1134" w:type="dxa"/>
          </w:tcPr>
          <w:p w14:paraId="2110CE15" w14:textId="77777777" w:rsidR="004E776A" w:rsidRDefault="004E776A" w:rsidP="00CB3E40">
            <w:pPr>
              <w:pStyle w:val="RequirementText"/>
            </w:pPr>
            <w:r>
              <w:t>Constraint</w:t>
            </w:r>
          </w:p>
        </w:tc>
        <w:tc>
          <w:tcPr>
            <w:tcW w:w="8080" w:type="dxa"/>
          </w:tcPr>
          <w:p w14:paraId="1CBEB002" w14:textId="77777777" w:rsidR="004E776A" w:rsidRPr="000C404E" w:rsidRDefault="004E776A" w:rsidP="00CB3E40">
            <w:pPr>
              <w:pStyle w:val="RequirementText"/>
            </w:pPr>
            <w:r>
              <w:t>NA</w:t>
            </w:r>
          </w:p>
        </w:tc>
      </w:tr>
    </w:tbl>
    <w:p w14:paraId="0644EEC4" w14:textId="77777777" w:rsidR="004E776A" w:rsidRDefault="004E776A" w:rsidP="004E776A"/>
    <w:p w14:paraId="1D888190" w14:textId="77777777" w:rsidR="00E561DA" w:rsidRPr="004E776A" w:rsidRDefault="00E561DA" w:rsidP="00BB3A77">
      <w:pPr>
        <w:rPr>
          <w:b/>
        </w:rPr>
      </w:pPr>
    </w:p>
    <w:p w14:paraId="18DF392C" w14:textId="77777777" w:rsidR="00E561DA" w:rsidRDefault="00E561DA" w:rsidP="00BB3A77"/>
    <w:p w14:paraId="46A107E1" w14:textId="77777777" w:rsidR="00E561DA" w:rsidRDefault="00E561DA">
      <w:pPr>
        <w:jc w:val="left"/>
        <w:rPr>
          <w:b/>
          <w:u w:val="single"/>
        </w:rPr>
      </w:pPr>
      <w:r>
        <w:br w:type="page"/>
      </w:r>
    </w:p>
    <w:p w14:paraId="2AB813BD" w14:textId="77777777" w:rsidR="00BB3A77" w:rsidRDefault="00E561DA" w:rsidP="00E561DA">
      <w:pPr>
        <w:pStyle w:val="Heading3"/>
      </w:pPr>
      <w:bookmarkStart w:id="159" w:name="_Ref361316352"/>
      <w:bookmarkStart w:id="160" w:name="_Toc396742507"/>
      <w:r>
        <w:lastRenderedPageBreak/>
        <w:t>BFE_runExecuteSteps main data</w:t>
      </w:r>
      <w:bookmarkEnd w:id="159"/>
      <w:bookmarkEnd w:id="160"/>
    </w:p>
    <w:p w14:paraId="72D9FAB2" w14:textId="77777777" w:rsidR="00C83CE7" w:rsidRDefault="00C83CE7" w:rsidP="00C83CE7">
      <w:pPr>
        <w:pStyle w:val="RequirementID"/>
      </w:pPr>
      <w:r>
        <w:t>DSG_BFE_</w:t>
      </w:r>
      <w:r w:rsidR="00176BEA">
        <w:t>00068</w:t>
      </w:r>
      <w:r>
        <w:t>:</w:t>
      </w:r>
    </w:p>
    <w:p w14:paraId="2F7371FB" w14:textId="77777777" w:rsidR="00C83CE7" w:rsidRPr="00657CCA" w:rsidRDefault="00C83CE7" w:rsidP="00C83CE7">
      <w:r>
        <w:t>[COVERS:]</w:t>
      </w: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1134"/>
        <w:gridCol w:w="8080"/>
      </w:tblGrid>
      <w:tr w:rsidR="00C83CE7" w14:paraId="4282C9DB" w14:textId="77777777" w:rsidTr="008124B7">
        <w:trPr>
          <w:cantSplit/>
        </w:trPr>
        <w:tc>
          <w:tcPr>
            <w:tcW w:w="9993" w:type="dxa"/>
            <w:gridSpan w:val="3"/>
            <w:tcBorders>
              <w:bottom w:val="single" w:sz="4" w:space="0" w:color="auto"/>
            </w:tcBorders>
            <w:shd w:val="pct5" w:color="auto" w:fill="FFFFFF"/>
          </w:tcPr>
          <w:p w14:paraId="7AE872A3" w14:textId="77777777" w:rsidR="00C83CE7" w:rsidRPr="003D58C0" w:rsidRDefault="00C83CE7" w:rsidP="009E1DB9">
            <w:pPr>
              <w:pStyle w:val="RequirementText"/>
              <w:rPr>
                <w:b/>
              </w:rPr>
            </w:pPr>
            <w:r>
              <w:rPr>
                <w:b/>
              </w:rPr>
              <w:t>s32PreviousFirstOrder</w:t>
            </w:r>
            <w:r w:rsidR="009E1DB9">
              <w:rPr>
                <w:b/>
              </w:rPr>
              <w:t>2ms</w:t>
            </w:r>
          </w:p>
        </w:tc>
      </w:tr>
      <w:tr w:rsidR="00C83CE7" w14:paraId="139294C0" w14:textId="77777777" w:rsidTr="008124B7">
        <w:tc>
          <w:tcPr>
            <w:tcW w:w="779" w:type="dxa"/>
            <w:tcBorders>
              <w:top w:val="nil"/>
              <w:left w:val="nil"/>
              <w:bottom w:val="nil"/>
            </w:tcBorders>
          </w:tcPr>
          <w:p w14:paraId="2E86AD1A" w14:textId="77777777" w:rsidR="00C83CE7" w:rsidRDefault="00C83CE7" w:rsidP="008124B7">
            <w:pPr>
              <w:pStyle w:val="RequirementText"/>
            </w:pPr>
          </w:p>
        </w:tc>
        <w:tc>
          <w:tcPr>
            <w:tcW w:w="1134" w:type="dxa"/>
            <w:tcBorders>
              <w:top w:val="nil"/>
            </w:tcBorders>
          </w:tcPr>
          <w:p w14:paraId="7FAB906A" w14:textId="77777777" w:rsidR="00C83CE7" w:rsidRDefault="00C83CE7" w:rsidP="008124B7">
            <w:pPr>
              <w:pStyle w:val="RequirementText"/>
            </w:pPr>
            <w:r>
              <w:t>Type</w:t>
            </w:r>
          </w:p>
        </w:tc>
        <w:tc>
          <w:tcPr>
            <w:tcW w:w="8080" w:type="dxa"/>
            <w:tcBorders>
              <w:top w:val="nil"/>
            </w:tcBorders>
          </w:tcPr>
          <w:p w14:paraId="73D027C5" w14:textId="77777777" w:rsidR="00C83CE7" w:rsidRPr="000C404E" w:rsidRDefault="009E1DB9" w:rsidP="008124B7">
            <w:pPr>
              <w:pStyle w:val="RequirementText"/>
            </w:pPr>
            <w:r>
              <w:t>Signed 32 bits data</w:t>
            </w:r>
            <w:r w:rsidR="00C83CE7">
              <w:t xml:space="preserve"> </w:t>
            </w:r>
          </w:p>
        </w:tc>
      </w:tr>
      <w:tr w:rsidR="00C83CE7" w14:paraId="67A78EBA" w14:textId="77777777" w:rsidTr="008124B7">
        <w:tc>
          <w:tcPr>
            <w:tcW w:w="779" w:type="dxa"/>
            <w:tcBorders>
              <w:top w:val="nil"/>
              <w:left w:val="nil"/>
              <w:bottom w:val="nil"/>
            </w:tcBorders>
          </w:tcPr>
          <w:p w14:paraId="796137AE" w14:textId="77777777" w:rsidR="00C83CE7" w:rsidRDefault="00C83CE7" w:rsidP="008124B7">
            <w:pPr>
              <w:pStyle w:val="RequirementText"/>
            </w:pPr>
          </w:p>
        </w:tc>
        <w:tc>
          <w:tcPr>
            <w:tcW w:w="1134" w:type="dxa"/>
          </w:tcPr>
          <w:p w14:paraId="21A1F550" w14:textId="77777777" w:rsidR="00C83CE7" w:rsidRDefault="00C83CE7" w:rsidP="008124B7">
            <w:pPr>
              <w:pStyle w:val="RequirementText"/>
            </w:pPr>
            <w:r>
              <w:t>Object</w:t>
            </w:r>
          </w:p>
        </w:tc>
        <w:tc>
          <w:tcPr>
            <w:tcW w:w="8080" w:type="dxa"/>
          </w:tcPr>
          <w:p w14:paraId="5D4CD581" w14:textId="77777777" w:rsidR="00C83CE7" w:rsidRPr="000C404E" w:rsidRDefault="009E1DB9" w:rsidP="008124B7">
            <w:pPr>
              <w:pStyle w:val="RequirementText"/>
            </w:pPr>
            <w:r>
              <w:t xml:space="preserve">This data is the memory of the ‘step first order’ read every 2ms by the </w:t>
            </w:r>
            <w:r>
              <w:fldChar w:fldCharType="begin"/>
            </w:r>
            <w:r>
              <w:instrText xml:space="preserve"> REF _Ref361148510 \h </w:instrText>
            </w:r>
            <w:r>
              <w:fldChar w:fldCharType="separate"/>
            </w:r>
            <w:r w:rsidR="00834BB3">
              <w:t xml:space="preserve">Function </w:t>
            </w:r>
            <w:r w:rsidR="00834BB3">
              <w:rPr>
                <w:i/>
              </w:rPr>
              <w:t>BFE_runExecuteSteps</w:t>
            </w:r>
            <w:r>
              <w:fldChar w:fldCharType="end"/>
            </w:r>
            <w:r>
              <w:t>. It will be used to detect a step starting.</w:t>
            </w:r>
          </w:p>
        </w:tc>
      </w:tr>
      <w:tr w:rsidR="00C83CE7" w14:paraId="05471CDC" w14:textId="77777777" w:rsidTr="008124B7">
        <w:tc>
          <w:tcPr>
            <w:tcW w:w="779" w:type="dxa"/>
            <w:tcBorders>
              <w:top w:val="nil"/>
              <w:left w:val="nil"/>
              <w:bottom w:val="nil"/>
            </w:tcBorders>
          </w:tcPr>
          <w:p w14:paraId="221B5FBF" w14:textId="77777777" w:rsidR="00C83CE7" w:rsidRDefault="00C83CE7" w:rsidP="008124B7">
            <w:pPr>
              <w:pStyle w:val="RequirementText"/>
            </w:pPr>
          </w:p>
        </w:tc>
        <w:tc>
          <w:tcPr>
            <w:tcW w:w="1134" w:type="dxa"/>
          </w:tcPr>
          <w:p w14:paraId="0F34E4A0" w14:textId="77777777" w:rsidR="00C83CE7" w:rsidRDefault="00C83CE7" w:rsidP="008124B7">
            <w:pPr>
              <w:pStyle w:val="RequirementText"/>
            </w:pPr>
            <w:r>
              <w:t>Unit</w:t>
            </w:r>
          </w:p>
        </w:tc>
        <w:tc>
          <w:tcPr>
            <w:tcW w:w="8080" w:type="dxa"/>
          </w:tcPr>
          <w:p w14:paraId="7B33977A" w14:textId="77777777" w:rsidR="00C83CE7" w:rsidRPr="000C404E" w:rsidRDefault="00C83CE7" w:rsidP="008124B7">
            <w:pPr>
              <w:pStyle w:val="RequirementText"/>
            </w:pPr>
            <w:r>
              <w:t>NA</w:t>
            </w:r>
          </w:p>
        </w:tc>
      </w:tr>
      <w:tr w:rsidR="00C83CE7" w14:paraId="0B20F9AA" w14:textId="77777777" w:rsidTr="008124B7">
        <w:tc>
          <w:tcPr>
            <w:tcW w:w="779" w:type="dxa"/>
            <w:tcBorders>
              <w:top w:val="nil"/>
              <w:left w:val="nil"/>
              <w:bottom w:val="nil"/>
            </w:tcBorders>
          </w:tcPr>
          <w:p w14:paraId="142AC904" w14:textId="77777777" w:rsidR="00C83CE7" w:rsidRDefault="00C83CE7" w:rsidP="008124B7">
            <w:pPr>
              <w:pStyle w:val="RequirementText"/>
            </w:pPr>
          </w:p>
        </w:tc>
        <w:tc>
          <w:tcPr>
            <w:tcW w:w="1134" w:type="dxa"/>
          </w:tcPr>
          <w:p w14:paraId="486E4E8F" w14:textId="77777777" w:rsidR="00C83CE7" w:rsidRDefault="00C83CE7" w:rsidP="008124B7">
            <w:pPr>
              <w:pStyle w:val="RequirementText"/>
            </w:pPr>
            <w:r>
              <w:t>Range</w:t>
            </w:r>
          </w:p>
        </w:tc>
        <w:tc>
          <w:tcPr>
            <w:tcW w:w="8080" w:type="dxa"/>
          </w:tcPr>
          <w:p w14:paraId="4AC88EF4" w14:textId="77777777" w:rsidR="00C83CE7" w:rsidRPr="000C404E" w:rsidRDefault="009E1DB9" w:rsidP="008124B7">
            <w:pPr>
              <w:pStyle w:val="RequirementText"/>
            </w:pPr>
            <w:r>
              <w:t>Full signed 32 bits data range</w:t>
            </w:r>
          </w:p>
        </w:tc>
      </w:tr>
      <w:tr w:rsidR="00C83CE7" w14:paraId="772AA19C" w14:textId="77777777" w:rsidTr="008124B7">
        <w:tc>
          <w:tcPr>
            <w:tcW w:w="779" w:type="dxa"/>
            <w:tcBorders>
              <w:top w:val="nil"/>
              <w:left w:val="nil"/>
              <w:bottom w:val="nil"/>
            </w:tcBorders>
          </w:tcPr>
          <w:p w14:paraId="0B16AC21" w14:textId="77777777" w:rsidR="00C83CE7" w:rsidRDefault="00C83CE7" w:rsidP="008124B7">
            <w:pPr>
              <w:pStyle w:val="RequirementText"/>
            </w:pPr>
          </w:p>
        </w:tc>
        <w:tc>
          <w:tcPr>
            <w:tcW w:w="1134" w:type="dxa"/>
          </w:tcPr>
          <w:p w14:paraId="7FD61865" w14:textId="77777777" w:rsidR="00C83CE7" w:rsidRDefault="00C83CE7" w:rsidP="008124B7">
            <w:pPr>
              <w:pStyle w:val="RequirementText"/>
            </w:pPr>
            <w:r>
              <w:t>Safety</w:t>
            </w:r>
          </w:p>
        </w:tc>
        <w:tc>
          <w:tcPr>
            <w:tcW w:w="8080" w:type="dxa"/>
          </w:tcPr>
          <w:p w14:paraId="5372D38D" w14:textId="77777777" w:rsidR="00C83CE7" w:rsidRPr="000C404E" w:rsidRDefault="00C83CE7" w:rsidP="008124B7">
            <w:pPr>
              <w:pStyle w:val="RequirementText"/>
            </w:pPr>
            <w:r>
              <w:t>NA</w:t>
            </w:r>
          </w:p>
        </w:tc>
      </w:tr>
      <w:tr w:rsidR="00C83CE7" w14:paraId="03522C62" w14:textId="77777777" w:rsidTr="008124B7">
        <w:tc>
          <w:tcPr>
            <w:tcW w:w="779" w:type="dxa"/>
            <w:tcBorders>
              <w:top w:val="nil"/>
              <w:left w:val="nil"/>
              <w:bottom w:val="nil"/>
            </w:tcBorders>
          </w:tcPr>
          <w:p w14:paraId="3986D243" w14:textId="77777777" w:rsidR="00C83CE7" w:rsidRDefault="00C83CE7" w:rsidP="008124B7">
            <w:pPr>
              <w:pStyle w:val="RequirementText"/>
            </w:pPr>
          </w:p>
        </w:tc>
        <w:tc>
          <w:tcPr>
            <w:tcW w:w="1134" w:type="dxa"/>
          </w:tcPr>
          <w:p w14:paraId="043D2019" w14:textId="77777777" w:rsidR="00C83CE7" w:rsidRDefault="00C83CE7" w:rsidP="008124B7">
            <w:pPr>
              <w:pStyle w:val="RequirementText"/>
            </w:pPr>
            <w:r>
              <w:t>Constraint</w:t>
            </w:r>
          </w:p>
        </w:tc>
        <w:tc>
          <w:tcPr>
            <w:tcW w:w="8080" w:type="dxa"/>
          </w:tcPr>
          <w:p w14:paraId="380504B2" w14:textId="77777777" w:rsidR="00C83CE7" w:rsidRDefault="00C83CE7" w:rsidP="008124B7">
            <w:pPr>
              <w:pStyle w:val="RequirementText"/>
            </w:pPr>
            <w:r>
              <w:t>Static data</w:t>
            </w:r>
          </w:p>
          <w:p w14:paraId="3392018C" w14:textId="77777777" w:rsidR="00C83CE7" w:rsidRPr="000C404E" w:rsidRDefault="00C83CE7" w:rsidP="009E1DB9">
            <w:pPr>
              <w:pStyle w:val="RequirementText"/>
            </w:pPr>
            <w:r>
              <w:t>This data is the memory of the ‘</w:t>
            </w:r>
            <w:r w:rsidR="009E1DB9">
              <w:t>step first order</w:t>
            </w:r>
            <w:r>
              <w:t xml:space="preserve">’ </w:t>
            </w:r>
            <w:r w:rsidR="009E1DB9">
              <w:t xml:space="preserve">read every 2ms by the </w:t>
            </w:r>
            <w:r w:rsidR="009E1DB9">
              <w:fldChar w:fldCharType="begin"/>
            </w:r>
            <w:r w:rsidR="009E1DB9">
              <w:instrText xml:space="preserve"> REF _Ref361148510 \h </w:instrText>
            </w:r>
            <w:r w:rsidR="009E1DB9">
              <w:fldChar w:fldCharType="separate"/>
            </w:r>
            <w:r w:rsidR="00834BB3">
              <w:t xml:space="preserve">Function </w:t>
            </w:r>
            <w:r w:rsidR="00834BB3">
              <w:rPr>
                <w:i/>
              </w:rPr>
              <w:t>BFE_runExecuteSteps</w:t>
            </w:r>
            <w:r w:rsidR="009E1DB9">
              <w:fldChar w:fldCharType="end"/>
            </w:r>
            <w:r w:rsidR="009E1DB9">
              <w:t>.</w:t>
            </w:r>
          </w:p>
        </w:tc>
      </w:tr>
    </w:tbl>
    <w:p w14:paraId="027D5AE3" w14:textId="77777777" w:rsidR="00C83CE7" w:rsidRDefault="00C83CE7" w:rsidP="00C83CE7"/>
    <w:p w14:paraId="1E145B2F" w14:textId="77777777" w:rsidR="00C83CE7" w:rsidRDefault="00C83CE7" w:rsidP="00C83CE7">
      <w:pPr>
        <w:pStyle w:val="RequirementID"/>
      </w:pPr>
      <w:r>
        <w:t>DSG_BFE_</w:t>
      </w:r>
      <w:r w:rsidR="00176BEA">
        <w:t>00069</w:t>
      </w:r>
      <w:r>
        <w:t>:</w:t>
      </w:r>
    </w:p>
    <w:p w14:paraId="0DFAE4B4" w14:textId="77777777" w:rsidR="00C83CE7" w:rsidRPr="00657CCA" w:rsidRDefault="00C83CE7" w:rsidP="00C83CE7">
      <w:r>
        <w:t>[COVERS:]</w:t>
      </w: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1134"/>
        <w:gridCol w:w="8080"/>
      </w:tblGrid>
      <w:tr w:rsidR="00C83CE7" w14:paraId="2ACCE934" w14:textId="77777777" w:rsidTr="008124B7">
        <w:trPr>
          <w:cantSplit/>
        </w:trPr>
        <w:tc>
          <w:tcPr>
            <w:tcW w:w="9993" w:type="dxa"/>
            <w:gridSpan w:val="3"/>
            <w:tcBorders>
              <w:bottom w:val="single" w:sz="4" w:space="0" w:color="auto"/>
            </w:tcBorders>
            <w:shd w:val="pct5" w:color="auto" w:fill="FFFFFF"/>
          </w:tcPr>
          <w:p w14:paraId="6D2475ED" w14:textId="77777777" w:rsidR="00C83CE7" w:rsidRPr="003D58C0" w:rsidRDefault="009E1DB9" w:rsidP="008124B7">
            <w:pPr>
              <w:pStyle w:val="RequirementText"/>
              <w:rPr>
                <w:b/>
              </w:rPr>
            </w:pPr>
            <w:r>
              <w:rPr>
                <w:b/>
              </w:rPr>
              <w:t>s32PreviousSlopeValue2ms</w:t>
            </w:r>
          </w:p>
        </w:tc>
      </w:tr>
      <w:tr w:rsidR="009E1DB9" w14:paraId="615C2230" w14:textId="77777777" w:rsidTr="008124B7">
        <w:tc>
          <w:tcPr>
            <w:tcW w:w="779" w:type="dxa"/>
            <w:tcBorders>
              <w:top w:val="nil"/>
              <w:left w:val="nil"/>
              <w:bottom w:val="nil"/>
            </w:tcBorders>
          </w:tcPr>
          <w:p w14:paraId="121B3D25" w14:textId="77777777" w:rsidR="009E1DB9" w:rsidRDefault="009E1DB9" w:rsidP="008124B7">
            <w:pPr>
              <w:pStyle w:val="RequirementText"/>
            </w:pPr>
          </w:p>
        </w:tc>
        <w:tc>
          <w:tcPr>
            <w:tcW w:w="1134" w:type="dxa"/>
            <w:tcBorders>
              <w:top w:val="nil"/>
            </w:tcBorders>
          </w:tcPr>
          <w:p w14:paraId="3A057255" w14:textId="77777777" w:rsidR="009E1DB9" w:rsidRDefault="009E1DB9" w:rsidP="008124B7">
            <w:pPr>
              <w:pStyle w:val="RequirementText"/>
            </w:pPr>
            <w:r>
              <w:t>Type</w:t>
            </w:r>
          </w:p>
        </w:tc>
        <w:tc>
          <w:tcPr>
            <w:tcW w:w="8080" w:type="dxa"/>
            <w:tcBorders>
              <w:top w:val="nil"/>
            </w:tcBorders>
          </w:tcPr>
          <w:p w14:paraId="7E000210" w14:textId="77777777" w:rsidR="009E1DB9" w:rsidRPr="000C404E" w:rsidRDefault="009E1DB9" w:rsidP="008124B7">
            <w:pPr>
              <w:pStyle w:val="RequirementText"/>
            </w:pPr>
            <w:r>
              <w:t xml:space="preserve">Signed 32 bits data </w:t>
            </w:r>
          </w:p>
        </w:tc>
      </w:tr>
      <w:tr w:rsidR="009E1DB9" w14:paraId="502473AA" w14:textId="77777777" w:rsidTr="008124B7">
        <w:tc>
          <w:tcPr>
            <w:tcW w:w="779" w:type="dxa"/>
            <w:tcBorders>
              <w:top w:val="nil"/>
              <w:left w:val="nil"/>
              <w:bottom w:val="nil"/>
            </w:tcBorders>
          </w:tcPr>
          <w:p w14:paraId="26986760" w14:textId="77777777" w:rsidR="009E1DB9" w:rsidRDefault="009E1DB9" w:rsidP="008124B7">
            <w:pPr>
              <w:pStyle w:val="RequirementText"/>
            </w:pPr>
          </w:p>
        </w:tc>
        <w:tc>
          <w:tcPr>
            <w:tcW w:w="1134" w:type="dxa"/>
          </w:tcPr>
          <w:p w14:paraId="3FC2A2D8" w14:textId="77777777" w:rsidR="009E1DB9" w:rsidRDefault="009E1DB9" w:rsidP="008124B7">
            <w:pPr>
              <w:pStyle w:val="RequirementText"/>
            </w:pPr>
            <w:r>
              <w:t>Object</w:t>
            </w:r>
          </w:p>
        </w:tc>
        <w:tc>
          <w:tcPr>
            <w:tcW w:w="8080" w:type="dxa"/>
          </w:tcPr>
          <w:p w14:paraId="28EE118F" w14:textId="77777777" w:rsidR="009E1DB9" w:rsidRPr="000C404E" w:rsidRDefault="009E1DB9" w:rsidP="009E1DB9">
            <w:pPr>
              <w:pStyle w:val="RequirementText"/>
            </w:pPr>
            <w:r>
              <w:t xml:space="preserve">This data is the memory of the ‘step slope value’ read every 2ms by the </w:t>
            </w:r>
            <w:r>
              <w:fldChar w:fldCharType="begin"/>
            </w:r>
            <w:r>
              <w:instrText xml:space="preserve"> REF _Ref361148510 \h </w:instrText>
            </w:r>
            <w:r>
              <w:fldChar w:fldCharType="separate"/>
            </w:r>
            <w:r w:rsidR="00834BB3">
              <w:t xml:space="preserve">Function </w:t>
            </w:r>
            <w:r w:rsidR="00834BB3">
              <w:rPr>
                <w:i/>
              </w:rPr>
              <w:t>BFE_runExecuteSteps</w:t>
            </w:r>
            <w:r>
              <w:fldChar w:fldCharType="end"/>
            </w:r>
            <w:r>
              <w:t>. It will be used to detect a step starting.</w:t>
            </w:r>
          </w:p>
        </w:tc>
      </w:tr>
      <w:tr w:rsidR="009E1DB9" w14:paraId="43E84F14" w14:textId="77777777" w:rsidTr="008124B7">
        <w:tc>
          <w:tcPr>
            <w:tcW w:w="779" w:type="dxa"/>
            <w:tcBorders>
              <w:top w:val="nil"/>
              <w:left w:val="nil"/>
              <w:bottom w:val="nil"/>
            </w:tcBorders>
          </w:tcPr>
          <w:p w14:paraId="21761CFF" w14:textId="77777777" w:rsidR="009E1DB9" w:rsidRDefault="009E1DB9" w:rsidP="008124B7">
            <w:pPr>
              <w:pStyle w:val="RequirementText"/>
            </w:pPr>
          </w:p>
        </w:tc>
        <w:tc>
          <w:tcPr>
            <w:tcW w:w="1134" w:type="dxa"/>
          </w:tcPr>
          <w:p w14:paraId="4B432D1D" w14:textId="77777777" w:rsidR="009E1DB9" w:rsidRDefault="009E1DB9" w:rsidP="008124B7">
            <w:pPr>
              <w:pStyle w:val="RequirementText"/>
            </w:pPr>
            <w:r>
              <w:t>Unit</w:t>
            </w:r>
          </w:p>
        </w:tc>
        <w:tc>
          <w:tcPr>
            <w:tcW w:w="8080" w:type="dxa"/>
          </w:tcPr>
          <w:p w14:paraId="6B26A080" w14:textId="77777777" w:rsidR="009E1DB9" w:rsidRPr="000C404E" w:rsidRDefault="009E1DB9" w:rsidP="008124B7">
            <w:pPr>
              <w:pStyle w:val="RequirementText"/>
            </w:pPr>
            <w:r>
              <w:t>NA</w:t>
            </w:r>
          </w:p>
        </w:tc>
      </w:tr>
      <w:tr w:rsidR="009E1DB9" w14:paraId="3A4B307F" w14:textId="77777777" w:rsidTr="008124B7">
        <w:tc>
          <w:tcPr>
            <w:tcW w:w="779" w:type="dxa"/>
            <w:tcBorders>
              <w:top w:val="nil"/>
              <w:left w:val="nil"/>
              <w:bottom w:val="nil"/>
            </w:tcBorders>
          </w:tcPr>
          <w:p w14:paraId="422E806B" w14:textId="77777777" w:rsidR="009E1DB9" w:rsidRDefault="009E1DB9" w:rsidP="008124B7">
            <w:pPr>
              <w:pStyle w:val="RequirementText"/>
            </w:pPr>
          </w:p>
        </w:tc>
        <w:tc>
          <w:tcPr>
            <w:tcW w:w="1134" w:type="dxa"/>
          </w:tcPr>
          <w:p w14:paraId="0D014DA9" w14:textId="77777777" w:rsidR="009E1DB9" w:rsidRDefault="009E1DB9" w:rsidP="008124B7">
            <w:pPr>
              <w:pStyle w:val="RequirementText"/>
            </w:pPr>
            <w:r>
              <w:t>Range</w:t>
            </w:r>
          </w:p>
        </w:tc>
        <w:tc>
          <w:tcPr>
            <w:tcW w:w="8080" w:type="dxa"/>
          </w:tcPr>
          <w:p w14:paraId="060CF622" w14:textId="77777777" w:rsidR="009E1DB9" w:rsidRPr="000C404E" w:rsidRDefault="009E1DB9" w:rsidP="008124B7">
            <w:pPr>
              <w:pStyle w:val="RequirementText"/>
            </w:pPr>
            <w:r>
              <w:t>Full range</w:t>
            </w:r>
          </w:p>
        </w:tc>
      </w:tr>
      <w:tr w:rsidR="009E1DB9" w14:paraId="47F6605C" w14:textId="77777777" w:rsidTr="008124B7">
        <w:tc>
          <w:tcPr>
            <w:tcW w:w="779" w:type="dxa"/>
            <w:tcBorders>
              <w:top w:val="nil"/>
              <w:left w:val="nil"/>
              <w:bottom w:val="nil"/>
            </w:tcBorders>
          </w:tcPr>
          <w:p w14:paraId="7190502D" w14:textId="77777777" w:rsidR="009E1DB9" w:rsidRDefault="009E1DB9" w:rsidP="008124B7">
            <w:pPr>
              <w:pStyle w:val="RequirementText"/>
            </w:pPr>
          </w:p>
        </w:tc>
        <w:tc>
          <w:tcPr>
            <w:tcW w:w="1134" w:type="dxa"/>
          </w:tcPr>
          <w:p w14:paraId="4860B899" w14:textId="77777777" w:rsidR="009E1DB9" w:rsidRDefault="009E1DB9" w:rsidP="008124B7">
            <w:pPr>
              <w:pStyle w:val="RequirementText"/>
            </w:pPr>
            <w:r>
              <w:t>Safety</w:t>
            </w:r>
          </w:p>
        </w:tc>
        <w:tc>
          <w:tcPr>
            <w:tcW w:w="8080" w:type="dxa"/>
          </w:tcPr>
          <w:p w14:paraId="41968EF0" w14:textId="77777777" w:rsidR="009E1DB9" w:rsidRPr="000C404E" w:rsidRDefault="009E1DB9" w:rsidP="008124B7">
            <w:pPr>
              <w:pStyle w:val="RequirementText"/>
            </w:pPr>
            <w:r>
              <w:t>NA</w:t>
            </w:r>
          </w:p>
        </w:tc>
      </w:tr>
      <w:tr w:rsidR="009E1DB9" w14:paraId="125A17B0" w14:textId="77777777" w:rsidTr="008124B7">
        <w:tc>
          <w:tcPr>
            <w:tcW w:w="779" w:type="dxa"/>
            <w:tcBorders>
              <w:top w:val="nil"/>
              <w:left w:val="nil"/>
              <w:bottom w:val="nil"/>
            </w:tcBorders>
          </w:tcPr>
          <w:p w14:paraId="51DB74B9" w14:textId="77777777" w:rsidR="009E1DB9" w:rsidRDefault="009E1DB9" w:rsidP="008124B7">
            <w:pPr>
              <w:pStyle w:val="RequirementText"/>
            </w:pPr>
          </w:p>
        </w:tc>
        <w:tc>
          <w:tcPr>
            <w:tcW w:w="1134" w:type="dxa"/>
          </w:tcPr>
          <w:p w14:paraId="6B19CC19" w14:textId="77777777" w:rsidR="009E1DB9" w:rsidRDefault="009E1DB9" w:rsidP="008124B7">
            <w:pPr>
              <w:pStyle w:val="RequirementText"/>
            </w:pPr>
            <w:r>
              <w:t>Constraint</w:t>
            </w:r>
          </w:p>
        </w:tc>
        <w:tc>
          <w:tcPr>
            <w:tcW w:w="8080" w:type="dxa"/>
          </w:tcPr>
          <w:p w14:paraId="57B7D4B1" w14:textId="77777777" w:rsidR="009E1DB9" w:rsidRDefault="009E1DB9" w:rsidP="008124B7">
            <w:pPr>
              <w:pStyle w:val="RequirementText"/>
            </w:pPr>
            <w:r>
              <w:t>Static data</w:t>
            </w:r>
          </w:p>
          <w:p w14:paraId="42675CA6" w14:textId="77777777" w:rsidR="009E1DB9" w:rsidRPr="000C404E" w:rsidRDefault="009E1DB9" w:rsidP="009E1DB9">
            <w:pPr>
              <w:pStyle w:val="RequirementText"/>
            </w:pPr>
            <w:r>
              <w:t xml:space="preserve">This data is the memory of the ‘step slope value’ read every 2ms by the </w:t>
            </w:r>
            <w:r>
              <w:fldChar w:fldCharType="begin"/>
            </w:r>
            <w:r>
              <w:instrText xml:space="preserve"> REF _Ref361148510 \h </w:instrText>
            </w:r>
            <w:r>
              <w:fldChar w:fldCharType="separate"/>
            </w:r>
            <w:r w:rsidR="00834BB3">
              <w:t xml:space="preserve">Function </w:t>
            </w:r>
            <w:r w:rsidR="00834BB3">
              <w:rPr>
                <w:i/>
              </w:rPr>
              <w:t>BFE_runExecuteSteps</w:t>
            </w:r>
            <w:r>
              <w:fldChar w:fldCharType="end"/>
            </w:r>
            <w:r>
              <w:t>.</w:t>
            </w:r>
          </w:p>
        </w:tc>
      </w:tr>
    </w:tbl>
    <w:p w14:paraId="254B6413" w14:textId="77777777" w:rsidR="00C83CE7" w:rsidRDefault="00C83CE7" w:rsidP="00C83CE7"/>
    <w:p w14:paraId="584AFC07" w14:textId="77777777" w:rsidR="00C83CE7" w:rsidRDefault="00C83CE7" w:rsidP="00C83CE7">
      <w:pPr>
        <w:pStyle w:val="RequirementID"/>
      </w:pPr>
      <w:r>
        <w:t>DSG_BFE_</w:t>
      </w:r>
      <w:r w:rsidR="00176BEA">
        <w:t>00070</w:t>
      </w:r>
      <w:r>
        <w:t>:</w:t>
      </w:r>
    </w:p>
    <w:p w14:paraId="4FB36B30" w14:textId="77777777" w:rsidR="00C83CE7" w:rsidRPr="00657CCA" w:rsidRDefault="00C83CE7" w:rsidP="00C83CE7">
      <w:r>
        <w:t>[COVERS:]</w:t>
      </w: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1134"/>
        <w:gridCol w:w="8080"/>
      </w:tblGrid>
      <w:tr w:rsidR="00C83CE7" w14:paraId="4BE20051" w14:textId="77777777" w:rsidTr="008124B7">
        <w:trPr>
          <w:cantSplit/>
        </w:trPr>
        <w:tc>
          <w:tcPr>
            <w:tcW w:w="9993" w:type="dxa"/>
            <w:gridSpan w:val="3"/>
            <w:tcBorders>
              <w:bottom w:val="single" w:sz="4" w:space="0" w:color="auto"/>
            </w:tcBorders>
            <w:shd w:val="pct5" w:color="auto" w:fill="FFFFFF"/>
          </w:tcPr>
          <w:p w14:paraId="3123F7B1" w14:textId="77777777" w:rsidR="00C83CE7" w:rsidRPr="003D58C0" w:rsidRDefault="00AC447F" w:rsidP="008124B7">
            <w:pPr>
              <w:pStyle w:val="RequirementText"/>
              <w:rPr>
                <w:b/>
              </w:rPr>
            </w:pPr>
            <w:r>
              <w:rPr>
                <w:b/>
              </w:rPr>
              <w:t>s32PreviousStepTargetToReach</w:t>
            </w:r>
          </w:p>
        </w:tc>
      </w:tr>
      <w:tr w:rsidR="00C83CE7" w14:paraId="1E6AC4FE" w14:textId="77777777" w:rsidTr="008124B7">
        <w:tc>
          <w:tcPr>
            <w:tcW w:w="779" w:type="dxa"/>
            <w:tcBorders>
              <w:top w:val="nil"/>
              <w:left w:val="nil"/>
              <w:bottom w:val="nil"/>
            </w:tcBorders>
          </w:tcPr>
          <w:p w14:paraId="3832F40D" w14:textId="77777777" w:rsidR="00C83CE7" w:rsidRDefault="00C83CE7" w:rsidP="008124B7">
            <w:pPr>
              <w:pStyle w:val="RequirementText"/>
            </w:pPr>
          </w:p>
        </w:tc>
        <w:tc>
          <w:tcPr>
            <w:tcW w:w="1134" w:type="dxa"/>
            <w:tcBorders>
              <w:top w:val="nil"/>
            </w:tcBorders>
          </w:tcPr>
          <w:p w14:paraId="15C95B49" w14:textId="77777777" w:rsidR="00C83CE7" w:rsidRDefault="00C83CE7" w:rsidP="008124B7">
            <w:pPr>
              <w:pStyle w:val="RequirementText"/>
            </w:pPr>
            <w:r>
              <w:t>Type</w:t>
            </w:r>
          </w:p>
        </w:tc>
        <w:tc>
          <w:tcPr>
            <w:tcW w:w="8080" w:type="dxa"/>
            <w:tcBorders>
              <w:top w:val="nil"/>
            </w:tcBorders>
          </w:tcPr>
          <w:p w14:paraId="68BFBAB6" w14:textId="77777777" w:rsidR="00C83CE7" w:rsidRPr="000C404E" w:rsidRDefault="00AC447F" w:rsidP="008124B7">
            <w:pPr>
              <w:pStyle w:val="RequirementText"/>
            </w:pPr>
            <w:r>
              <w:t>Signed 32 bits data</w:t>
            </w:r>
          </w:p>
        </w:tc>
      </w:tr>
      <w:tr w:rsidR="00C83CE7" w14:paraId="6189AF24" w14:textId="77777777" w:rsidTr="008124B7">
        <w:tc>
          <w:tcPr>
            <w:tcW w:w="779" w:type="dxa"/>
            <w:tcBorders>
              <w:top w:val="nil"/>
              <w:left w:val="nil"/>
              <w:bottom w:val="nil"/>
            </w:tcBorders>
          </w:tcPr>
          <w:p w14:paraId="0113F4D5" w14:textId="77777777" w:rsidR="00C83CE7" w:rsidRDefault="00C83CE7" w:rsidP="008124B7">
            <w:pPr>
              <w:pStyle w:val="RequirementText"/>
            </w:pPr>
          </w:p>
        </w:tc>
        <w:tc>
          <w:tcPr>
            <w:tcW w:w="1134" w:type="dxa"/>
          </w:tcPr>
          <w:p w14:paraId="75A43776" w14:textId="77777777" w:rsidR="00C83CE7" w:rsidRDefault="00C83CE7" w:rsidP="008124B7">
            <w:pPr>
              <w:pStyle w:val="RequirementText"/>
            </w:pPr>
            <w:r>
              <w:t>Object</w:t>
            </w:r>
          </w:p>
        </w:tc>
        <w:tc>
          <w:tcPr>
            <w:tcW w:w="8080" w:type="dxa"/>
          </w:tcPr>
          <w:p w14:paraId="37F0B0E4" w14:textId="77777777" w:rsidR="00C83CE7" w:rsidRDefault="00AC447F" w:rsidP="008124B7">
            <w:pPr>
              <w:pStyle w:val="RequirementText"/>
            </w:pPr>
            <w:r>
              <w:t xml:space="preserve">This data contains the step consigns calculated during the previous call of the </w:t>
            </w:r>
            <w:r>
              <w:fldChar w:fldCharType="begin"/>
            </w:r>
            <w:r>
              <w:instrText xml:space="preserve"> REF _Ref361151010 \h </w:instrText>
            </w:r>
            <w:r>
              <w:fldChar w:fldCharType="separate"/>
            </w:r>
            <w:r w:rsidR="00834BB3">
              <w:t xml:space="preserve">Function </w:t>
            </w:r>
            <w:r w:rsidR="00834BB3">
              <w:rPr>
                <w:i/>
              </w:rPr>
              <w:t>BFE_runExecuteSteps</w:t>
            </w:r>
            <w:r>
              <w:fldChar w:fldCharType="end"/>
            </w:r>
          </w:p>
          <w:p w14:paraId="27BEE5FC" w14:textId="77777777" w:rsidR="00AC447F" w:rsidRPr="000C404E" w:rsidRDefault="00AC447F" w:rsidP="008124B7">
            <w:pPr>
              <w:pStyle w:val="RequirementText"/>
            </w:pPr>
            <w:r>
              <w:t>It will be used to compute the new step consign (only useful in case of a ramp step)</w:t>
            </w:r>
          </w:p>
        </w:tc>
      </w:tr>
      <w:tr w:rsidR="00C83CE7" w14:paraId="2DC0D1BA" w14:textId="77777777" w:rsidTr="008124B7">
        <w:tc>
          <w:tcPr>
            <w:tcW w:w="779" w:type="dxa"/>
            <w:tcBorders>
              <w:top w:val="nil"/>
              <w:left w:val="nil"/>
              <w:bottom w:val="nil"/>
            </w:tcBorders>
          </w:tcPr>
          <w:p w14:paraId="7A10D390" w14:textId="77777777" w:rsidR="00C83CE7" w:rsidRDefault="00C83CE7" w:rsidP="008124B7">
            <w:pPr>
              <w:pStyle w:val="RequirementText"/>
            </w:pPr>
          </w:p>
        </w:tc>
        <w:tc>
          <w:tcPr>
            <w:tcW w:w="1134" w:type="dxa"/>
          </w:tcPr>
          <w:p w14:paraId="72913332" w14:textId="77777777" w:rsidR="00C83CE7" w:rsidRDefault="00C83CE7" w:rsidP="008124B7">
            <w:pPr>
              <w:pStyle w:val="RequirementText"/>
            </w:pPr>
            <w:r>
              <w:t>Unit</w:t>
            </w:r>
          </w:p>
        </w:tc>
        <w:tc>
          <w:tcPr>
            <w:tcW w:w="8080" w:type="dxa"/>
          </w:tcPr>
          <w:p w14:paraId="4765F6FB" w14:textId="77777777" w:rsidR="00C83CE7" w:rsidRPr="000C404E" w:rsidRDefault="00C83CE7" w:rsidP="008124B7">
            <w:pPr>
              <w:pStyle w:val="RequirementText"/>
            </w:pPr>
            <w:r>
              <w:t>NA</w:t>
            </w:r>
          </w:p>
        </w:tc>
      </w:tr>
      <w:tr w:rsidR="00C83CE7" w14:paraId="20929E5D" w14:textId="77777777" w:rsidTr="008124B7">
        <w:tc>
          <w:tcPr>
            <w:tcW w:w="779" w:type="dxa"/>
            <w:tcBorders>
              <w:top w:val="nil"/>
              <w:left w:val="nil"/>
              <w:bottom w:val="nil"/>
            </w:tcBorders>
          </w:tcPr>
          <w:p w14:paraId="593A9E8A" w14:textId="77777777" w:rsidR="00C83CE7" w:rsidRDefault="00C83CE7" w:rsidP="008124B7">
            <w:pPr>
              <w:pStyle w:val="RequirementText"/>
            </w:pPr>
          </w:p>
        </w:tc>
        <w:tc>
          <w:tcPr>
            <w:tcW w:w="1134" w:type="dxa"/>
          </w:tcPr>
          <w:p w14:paraId="38E10965" w14:textId="77777777" w:rsidR="00C83CE7" w:rsidRDefault="00C83CE7" w:rsidP="008124B7">
            <w:pPr>
              <w:pStyle w:val="RequirementText"/>
            </w:pPr>
            <w:r>
              <w:t>Range</w:t>
            </w:r>
          </w:p>
        </w:tc>
        <w:tc>
          <w:tcPr>
            <w:tcW w:w="8080" w:type="dxa"/>
          </w:tcPr>
          <w:p w14:paraId="2C324BCC" w14:textId="77777777" w:rsidR="00C83CE7" w:rsidRPr="000C404E" w:rsidRDefault="00AC447F" w:rsidP="008124B7">
            <w:pPr>
              <w:pStyle w:val="RequirementText"/>
            </w:pPr>
            <w:r>
              <w:t>Full range</w:t>
            </w:r>
          </w:p>
        </w:tc>
      </w:tr>
      <w:tr w:rsidR="00C83CE7" w14:paraId="012C4E19" w14:textId="77777777" w:rsidTr="008124B7">
        <w:tc>
          <w:tcPr>
            <w:tcW w:w="779" w:type="dxa"/>
            <w:tcBorders>
              <w:top w:val="nil"/>
              <w:left w:val="nil"/>
              <w:bottom w:val="nil"/>
            </w:tcBorders>
          </w:tcPr>
          <w:p w14:paraId="33D213AD" w14:textId="77777777" w:rsidR="00C83CE7" w:rsidRDefault="00C83CE7" w:rsidP="008124B7">
            <w:pPr>
              <w:pStyle w:val="RequirementText"/>
            </w:pPr>
          </w:p>
        </w:tc>
        <w:tc>
          <w:tcPr>
            <w:tcW w:w="1134" w:type="dxa"/>
          </w:tcPr>
          <w:p w14:paraId="1D49AF0A" w14:textId="77777777" w:rsidR="00C83CE7" w:rsidRDefault="00C83CE7" w:rsidP="008124B7">
            <w:pPr>
              <w:pStyle w:val="RequirementText"/>
            </w:pPr>
            <w:r>
              <w:t>Safety</w:t>
            </w:r>
          </w:p>
        </w:tc>
        <w:tc>
          <w:tcPr>
            <w:tcW w:w="8080" w:type="dxa"/>
          </w:tcPr>
          <w:p w14:paraId="2ECCC848" w14:textId="77777777" w:rsidR="00C83CE7" w:rsidRPr="000C404E" w:rsidRDefault="00C83CE7" w:rsidP="008124B7">
            <w:pPr>
              <w:pStyle w:val="RequirementText"/>
            </w:pPr>
            <w:r>
              <w:t>NA</w:t>
            </w:r>
          </w:p>
        </w:tc>
      </w:tr>
      <w:tr w:rsidR="00C83CE7" w14:paraId="0AC2BD5E" w14:textId="77777777" w:rsidTr="008124B7">
        <w:tc>
          <w:tcPr>
            <w:tcW w:w="779" w:type="dxa"/>
            <w:tcBorders>
              <w:top w:val="nil"/>
              <w:left w:val="nil"/>
              <w:bottom w:val="nil"/>
            </w:tcBorders>
          </w:tcPr>
          <w:p w14:paraId="1BBCC3B1" w14:textId="77777777" w:rsidR="00C83CE7" w:rsidRDefault="00C83CE7" w:rsidP="008124B7">
            <w:pPr>
              <w:pStyle w:val="RequirementText"/>
            </w:pPr>
          </w:p>
        </w:tc>
        <w:tc>
          <w:tcPr>
            <w:tcW w:w="1134" w:type="dxa"/>
          </w:tcPr>
          <w:p w14:paraId="33AC1008" w14:textId="77777777" w:rsidR="00C83CE7" w:rsidRDefault="00C83CE7" w:rsidP="008124B7">
            <w:pPr>
              <w:pStyle w:val="RequirementText"/>
            </w:pPr>
            <w:r>
              <w:t>Constraint</w:t>
            </w:r>
          </w:p>
        </w:tc>
        <w:tc>
          <w:tcPr>
            <w:tcW w:w="8080" w:type="dxa"/>
          </w:tcPr>
          <w:p w14:paraId="6AEFC0C2" w14:textId="77777777" w:rsidR="00C83CE7" w:rsidRPr="000C404E" w:rsidRDefault="00C83CE7" w:rsidP="008124B7">
            <w:pPr>
              <w:pStyle w:val="RequirementText"/>
            </w:pPr>
            <w:r>
              <w:t>Static data</w:t>
            </w:r>
          </w:p>
        </w:tc>
      </w:tr>
    </w:tbl>
    <w:p w14:paraId="6BE763C9" w14:textId="77777777" w:rsidR="00C83CE7" w:rsidRDefault="00C83CE7" w:rsidP="00C83CE7"/>
    <w:p w14:paraId="26EC0F68" w14:textId="77777777" w:rsidR="00E561DA" w:rsidRDefault="00E561DA">
      <w:pPr>
        <w:jc w:val="left"/>
        <w:rPr>
          <w:b/>
          <w:u w:val="single"/>
        </w:rPr>
      </w:pPr>
      <w:r>
        <w:br w:type="page"/>
      </w:r>
    </w:p>
    <w:p w14:paraId="4917C626" w14:textId="77777777" w:rsidR="00E561DA" w:rsidRPr="00E561DA" w:rsidRDefault="00E561DA" w:rsidP="00E561DA">
      <w:pPr>
        <w:pStyle w:val="Heading3"/>
      </w:pPr>
      <w:bookmarkStart w:id="161" w:name="_Toc396742508"/>
      <w:r>
        <w:lastRenderedPageBreak/>
        <w:t>BFE_runExecuteHighPowerStep main data</w:t>
      </w:r>
      <w:bookmarkEnd w:id="161"/>
    </w:p>
    <w:p w14:paraId="30197094" w14:textId="77777777" w:rsidR="00B74ED0" w:rsidRDefault="00B74ED0" w:rsidP="00B74ED0">
      <w:pPr>
        <w:pStyle w:val="RequirementID"/>
      </w:pPr>
      <w:r>
        <w:t>DSG_BFE_</w:t>
      </w:r>
      <w:r w:rsidR="00176BEA">
        <w:t>00071</w:t>
      </w:r>
      <w:r>
        <w:t>:</w:t>
      </w:r>
    </w:p>
    <w:p w14:paraId="5B00B043" w14:textId="77777777" w:rsidR="00B74ED0" w:rsidRPr="00657CCA" w:rsidRDefault="00B74ED0" w:rsidP="00B74ED0">
      <w:r>
        <w:t>[COVERS:]</w:t>
      </w: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1134"/>
        <w:gridCol w:w="8080"/>
      </w:tblGrid>
      <w:tr w:rsidR="00B74ED0" w14:paraId="1DA29B4A" w14:textId="77777777" w:rsidTr="002D2ED8">
        <w:trPr>
          <w:cantSplit/>
        </w:trPr>
        <w:tc>
          <w:tcPr>
            <w:tcW w:w="9993" w:type="dxa"/>
            <w:gridSpan w:val="3"/>
            <w:tcBorders>
              <w:bottom w:val="single" w:sz="4" w:space="0" w:color="auto"/>
            </w:tcBorders>
            <w:shd w:val="pct5" w:color="auto" w:fill="FFFFFF"/>
          </w:tcPr>
          <w:p w14:paraId="4476D3A8" w14:textId="77777777" w:rsidR="00B74ED0" w:rsidRPr="003D58C0" w:rsidRDefault="00B74ED0" w:rsidP="00B74ED0">
            <w:pPr>
              <w:pStyle w:val="RequirementText"/>
              <w:rPr>
                <w:b/>
              </w:rPr>
            </w:pPr>
            <w:r>
              <w:rPr>
                <w:b/>
              </w:rPr>
              <w:t>s16CurrentConsign</w:t>
            </w:r>
          </w:p>
        </w:tc>
      </w:tr>
      <w:tr w:rsidR="00B74ED0" w14:paraId="6DA86E52" w14:textId="77777777" w:rsidTr="002D2ED8">
        <w:tc>
          <w:tcPr>
            <w:tcW w:w="779" w:type="dxa"/>
            <w:tcBorders>
              <w:top w:val="nil"/>
              <w:left w:val="nil"/>
              <w:bottom w:val="nil"/>
            </w:tcBorders>
          </w:tcPr>
          <w:p w14:paraId="022C35C3" w14:textId="77777777" w:rsidR="00B74ED0" w:rsidRDefault="00B74ED0" w:rsidP="002D2ED8">
            <w:pPr>
              <w:pStyle w:val="RequirementText"/>
            </w:pPr>
          </w:p>
        </w:tc>
        <w:tc>
          <w:tcPr>
            <w:tcW w:w="1134" w:type="dxa"/>
            <w:tcBorders>
              <w:top w:val="nil"/>
            </w:tcBorders>
          </w:tcPr>
          <w:p w14:paraId="75171F14" w14:textId="77777777" w:rsidR="00B74ED0" w:rsidRDefault="00B74ED0" w:rsidP="002D2ED8">
            <w:pPr>
              <w:pStyle w:val="RequirementText"/>
            </w:pPr>
            <w:r>
              <w:t>Type</w:t>
            </w:r>
          </w:p>
        </w:tc>
        <w:tc>
          <w:tcPr>
            <w:tcW w:w="8080" w:type="dxa"/>
            <w:tcBorders>
              <w:top w:val="nil"/>
            </w:tcBorders>
          </w:tcPr>
          <w:p w14:paraId="131026AD" w14:textId="77777777" w:rsidR="00B74ED0" w:rsidRPr="000C404E" w:rsidRDefault="00B74ED0" w:rsidP="00B74ED0">
            <w:pPr>
              <w:pStyle w:val="RequirementText"/>
            </w:pPr>
            <w:r>
              <w:t xml:space="preserve">Signed 16 bits data </w:t>
            </w:r>
          </w:p>
        </w:tc>
      </w:tr>
      <w:tr w:rsidR="00B74ED0" w14:paraId="03A9791E" w14:textId="77777777" w:rsidTr="002D2ED8">
        <w:tc>
          <w:tcPr>
            <w:tcW w:w="779" w:type="dxa"/>
            <w:tcBorders>
              <w:top w:val="nil"/>
              <w:left w:val="nil"/>
              <w:bottom w:val="nil"/>
            </w:tcBorders>
          </w:tcPr>
          <w:p w14:paraId="719D37D2" w14:textId="77777777" w:rsidR="00B74ED0" w:rsidRDefault="00B74ED0" w:rsidP="002D2ED8">
            <w:pPr>
              <w:pStyle w:val="RequirementText"/>
            </w:pPr>
          </w:p>
        </w:tc>
        <w:tc>
          <w:tcPr>
            <w:tcW w:w="1134" w:type="dxa"/>
          </w:tcPr>
          <w:p w14:paraId="37737331" w14:textId="77777777" w:rsidR="00B74ED0" w:rsidRDefault="00B74ED0" w:rsidP="002D2ED8">
            <w:pPr>
              <w:pStyle w:val="RequirementText"/>
            </w:pPr>
            <w:r>
              <w:t>Object</w:t>
            </w:r>
          </w:p>
        </w:tc>
        <w:tc>
          <w:tcPr>
            <w:tcW w:w="8080" w:type="dxa"/>
          </w:tcPr>
          <w:p w14:paraId="6316FB09" w14:textId="77777777" w:rsidR="00B74ED0" w:rsidRPr="000C404E" w:rsidRDefault="00B74ED0" w:rsidP="002D2ED8">
            <w:pPr>
              <w:pStyle w:val="RequirementText"/>
            </w:pPr>
            <w:r>
              <w:t>This data will contain the current consign value after rescaling  in order to perform the high power regulation.</w:t>
            </w:r>
          </w:p>
        </w:tc>
      </w:tr>
      <w:tr w:rsidR="00B74ED0" w14:paraId="2878F1D7" w14:textId="77777777" w:rsidTr="002D2ED8">
        <w:tc>
          <w:tcPr>
            <w:tcW w:w="779" w:type="dxa"/>
            <w:tcBorders>
              <w:top w:val="nil"/>
              <w:left w:val="nil"/>
              <w:bottom w:val="nil"/>
            </w:tcBorders>
          </w:tcPr>
          <w:p w14:paraId="17981625" w14:textId="77777777" w:rsidR="00B74ED0" w:rsidRDefault="00B74ED0" w:rsidP="002D2ED8">
            <w:pPr>
              <w:pStyle w:val="RequirementText"/>
            </w:pPr>
          </w:p>
        </w:tc>
        <w:tc>
          <w:tcPr>
            <w:tcW w:w="1134" w:type="dxa"/>
          </w:tcPr>
          <w:p w14:paraId="40963D4B" w14:textId="77777777" w:rsidR="00B74ED0" w:rsidRDefault="00B74ED0" w:rsidP="002D2ED8">
            <w:pPr>
              <w:pStyle w:val="RequirementText"/>
            </w:pPr>
            <w:r>
              <w:t>Unit</w:t>
            </w:r>
          </w:p>
        </w:tc>
        <w:tc>
          <w:tcPr>
            <w:tcW w:w="8080" w:type="dxa"/>
          </w:tcPr>
          <w:p w14:paraId="5EBA3465" w14:textId="77777777" w:rsidR="00B74ED0" w:rsidRPr="000C404E" w:rsidRDefault="00B74ED0" w:rsidP="002D2ED8">
            <w:pPr>
              <w:pStyle w:val="RequirementText"/>
            </w:pPr>
            <w:r>
              <w:t>1lsb = 10mA</w:t>
            </w:r>
          </w:p>
        </w:tc>
      </w:tr>
      <w:tr w:rsidR="00B74ED0" w14:paraId="5D7CABF7" w14:textId="77777777" w:rsidTr="002D2ED8">
        <w:tc>
          <w:tcPr>
            <w:tcW w:w="779" w:type="dxa"/>
            <w:tcBorders>
              <w:top w:val="nil"/>
              <w:left w:val="nil"/>
              <w:bottom w:val="nil"/>
            </w:tcBorders>
          </w:tcPr>
          <w:p w14:paraId="42E29534" w14:textId="77777777" w:rsidR="00B74ED0" w:rsidRDefault="00B74ED0" w:rsidP="002D2ED8">
            <w:pPr>
              <w:pStyle w:val="RequirementText"/>
            </w:pPr>
          </w:p>
        </w:tc>
        <w:tc>
          <w:tcPr>
            <w:tcW w:w="1134" w:type="dxa"/>
          </w:tcPr>
          <w:p w14:paraId="0982CC67" w14:textId="77777777" w:rsidR="00B74ED0" w:rsidRDefault="00B74ED0" w:rsidP="002D2ED8">
            <w:pPr>
              <w:pStyle w:val="RequirementText"/>
            </w:pPr>
            <w:r>
              <w:t>Range</w:t>
            </w:r>
          </w:p>
        </w:tc>
        <w:tc>
          <w:tcPr>
            <w:tcW w:w="8080" w:type="dxa"/>
          </w:tcPr>
          <w:p w14:paraId="79E83D18" w14:textId="77777777" w:rsidR="00B74ED0" w:rsidRPr="000C404E" w:rsidRDefault="00B74ED0" w:rsidP="00073466">
            <w:pPr>
              <w:pStyle w:val="RequirementText"/>
            </w:pPr>
            <w:r>
              <w:t>[0; 4000] (</w:t>
            </w:r>
            <w:r w:rsidR="00073466">
              <w:t xml:space="preserve">typical range </w:t>
            </w:r>
            <w:r>
              <w:t>since the upper limit for a High Power regulation is 40A)</w:t>
            </w:r>
          </w:p>
        </w:tc>
      </w:tr>
      <w:tr w:rsidR="00B74ED0" w14:paraId="6936B5BB" w14:textId="77777777" w:rsidTr="002D2ED8">
        <w:tc>
          <w:tcPr>
            <w:tcW w:w="779" w:type="dxa"/>
            <w:tcBorders>
              <w:top w:val="nil"/>
              <w:left w:val="nil"/>
              <w:bottom w:val="nil"/>
            </w:tcBorders>
          </w:tcPr>
          <w:p w14:paraId="12DE1274" w14:textId="77777777" w:rsidR="00B74ED0" w:rsidRDefault="00B74ED0" w:rsidP="002D2ED8">
            <w:pPr>
              <w:pStyle w:val="RequirementText"/>
            </w:pPr>
          </w:p>
        </w:tc>
        <w:tc>
          <w:tcPr>
            <w:tcW w:w="1134" w:type="dxa"/>
          </w:tcPr>
          <w:p w14:paraId="6C7698F2" w14:textId="77777777" w:rsidR="00B74ED0" w:rsidRDefault="00B74ED0" w:rsidP="002D2ED8">
            <w:pPr>
              <w:pStyle w:val="RequirementText"/>
            </w:pPr>
            <w:r>
              <w:t>Safety</w:t>
            </w:r>
          </w:p>
        </w:tc>
        <w:tc>
          <w:tcPr>
            <w:tcW w:w="8080" w:type="dxa"/>
          </w:tcPr>
          <w:p w14:paraId="1CD66D95" w14:textId="77777777" w:rsidR="00B74ED0" w:rsidRPr="000C404E" w:rsidRDefault="00B74ED0" w:rsidP="002D2ED8">
            <w:pPr>
              <w:pStyle w:val="RequirementText"/>
            </w:pPr>
            <w:r>
              <w:t>NA</w:t>
            </w:r>
          </w:p>
        </w:tc>
      </w:tr>
      <w:tr w:rsidR="00B74ED0" w14:paraId="369BE82B" w14:textId="77777777" w:rsidTr="002D2ED8">
        <w:tc>
          <w:tcPr>
            <w:tcW w:w="779" w:type="dxa"/>
            <w:tcBorders>
              <w:top w:val="nil"/>
              <w:left w:val="nil"/>
              <w:bottom w:val="nil"/>
            </w:tcBorders>
          </w:tcPr>
          <w:p w14:paraId="72E6C782" w14:textId="77777777" w:rsidR="00B74ED0" w:rsidRDefault="00B74ED0" w:rsidP="002D2ED8">
            <w:pPr>
              <w:pStyle w:val="RequirementText"/>
            </w:pPr>
          </w:p>
        </w:tc>
        <w:tc>
          <w:tcPr>
            <w:tcW w:w="1134" w:type="dxa"/>
          </w:tcPr>
          <w:p w14:paraId="1A80BABE" w14:textId="77777777" w:rsidR="00B74ED0" w:rsidRDefault="00B74ED0" w:rsidP="002D2ED8">
            <w:pPr>
              <w:pStyle w:val="RequirementText"/>
            </w:pPr>
            <w:r>
              <w:t>Constraint</w:t>
            </w:r>
          </w:p>
        </w:tc>
        <w:tc>
          <w:tcPr>
            <w:tcW w:w="8080" w:type="dxa"/>
          </w:tcPr>
          <w:p w14:paraId="5788CFE2" w14:textId="77777777" w:rsidR="00B74ED0" w:rsidRPr="000C404E" w:rsidRDefault="00B74ED0" w:rsidP="002D2ED8">
            <w:pPr>
              <w:pStyle w:val="RequirementText"/>
            </w:pPr>
            <w:r>
              <w:t>Local data</w:t>
            </w:r>
          </w:p>
        </w:tc>
      </w:tr>
    </w:tbl>
    <w:p w14:paraId="16269603" w14:textId="77777777" w:rsidR="00B74ED0" w:rsidRDefault="00B74ED0">
      <w:pPr>
        <w:jc w:val="left"/>
      </w:pPr>
    </w:p>
    <w:p w14:paraId="6155A324" w14:textId="77777777" w:rsidR="0041095B" w:rsidRDefault="0041095B" w:rsidP="0041095B">
      <w:pPr>
        <w:pStyle w:val="RequirementID"/>
      </w:pPr>
      <w:r>
        <w:t>DSG_BFE_</w:t>
      </w:r>
      <w:r w:rsidR="00176BEA">
        <w:t>00072</w:t>
      </w:r>
      <w:r>
        <w:t>:</w:t>
      </w:r>
    </w:p>
    <w:p w14:paraId="2D6082CE" w14:textId="77777777" w:rsidR="0041095B" w:rsidRPr="00657CCA" w:rsidRDefault="0041095B" w:rsidP="0041095B">
      <w:r>
        <w:t>[COVERS:]</w:t>
      </w: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1134"/>
        <w:gridCol w:w="8080"/>
      </w:tblGrid>
      <w:tr w:rsidR="0041095B" w14:paraId="5643C694" w14:textId="77777777" w:rsidTr="002D2ED8">
        <w:trPr>
          <w:cantSplit/>
        </w:trPr>
        <w:tc>
          <w:tcPr>
            <w:tcW w:w="9993" w:type="dxa"/>
            <w:gridSpan w:val="3"/>
            <w:tcBorders>
              <w:bottom w:val="single" w:sz="4" w:space="0" w:color="auto"/>
            </w:tcBorders>
            <w:shd w:val="pct5" w:color="auto" w:fill="FFFFFF"/>
          </w:tcPr>
          <w:p w14:paraId="6A86F3CC" w14:textId="77777777" w:rsidR="0041095B" w:rsidRPr="003D58C0" w:rsidRDefault="0041095B" w:rsidP="002D2ED8">
            <w:pPr>
              <w:pStyle w:val="RequirementText"/>
              <w:rPr>
                <w:b/>
              </w:rPr>
            </w:pPr>
            <w:r w:rsidRPr="0041095B">
              <w:rPr>
                <w:b/>
              </w:rPr>
              <w:t>u16BoostDurationTimer</w:t>
            </w:r>
          </w:p>
        </w:tc>
      </w:tr>
      <w:tr w:rsidR="0041095B" w14:paraId="3315A244" w14:textId="77777777" w:rsidTr="002D2ED8">
        <w:tc>
          <w:tcPr>
            <w:tcW w:w="779" w:type="dxa"/>
            <w:tcBorders>
              <w:top w:val="nil"/>
              <w:left w:val="nil"/>
              <w:bottom w:val="nil"/>
            </w:tcBorders>
          </w:tcPr>
          <w:p w14:paraId="01260412" w14:textId="77777777" w:rsidR="0041095B" w:rsidRDefault="0041095B" w:rsidP="002D2ED8">
            <w:pPr>
              <w:pStyle w:val="RequirementText"/>
            </w:pPr>
          </w:p>
        </w:tc>
        <w:tc>
          <w:tcPr>
            <w:tcW w:w="1134" w:type="dxa"/>
            <w:tcBorders>
              <w:top w:val="nil"/>
            </w:tcBorders>
          </w:tcPr>
          <w:p w14:paraId="2A76D406" w14:textId="77777777" w:rsidR="0041095B" w:rsidRDefault="0041095B" w:rsidP="002D2ED8">
            <w:pPr>
              <w:pStyle w:val="RequirementText"/>
            </w:pPr>
            <w:r>
              <w:t>Type</w:t>
            </w:r>
          </w:p>
        </w:tc>
        <w:tc>
          <w:tcPr>
            <w:tcW w:w="8080" w:type="dxa"/>
            <w:tcBorders>
              <w:top w:val="nil"/>
            </w:tcBorders>
          </w:tcPr>
          <w:p w14:paraId="2BB0A779" w14:textId="77777777" w:rsidR="0041095B" w:rsidRPr="000C404E" w:rsidRDefault="0041095B" w:rsidP="002D2ED8">
            <w:pPr>
              <w:pStyle w:val="RequirementText"/>
            </w:pPr>
            <w:r>
              <w:t xml:space="preserve">Unsigned 16 bits data </w:t>
            </w:r>
          </w:p>
        </w:tc>
      </w:tr>
      <w:tr w:rsidR="0041095B" w14:paraId="599C195B" w14:textId="77777777" w:rsidTr="002D2ED8">
        <w:tc>
          <w:tcPr>
            <w:tcW w:w="779" w:type="dxa"/>
            <w:tcBorders>
              <w:top w:val="nil"/>
              <w:left w:val="nil"/>
              <w:bottom w:val="nil"/>
            </w:tcBorders>
          </w:tcPr>
          <w:p w14:paraId="5FFEC99B" w14:textId="77777777" w:rsidR="0041095B" w:rsidRDefault="0041095B" w:rsidP="002D2ED8">
            <w:pPr>
              <w:pStyle w:val="RequirementText"/>
            </w:pPr>
          </w:p>
        </w:tc>
        <w:tc>
          <w:tcPr>
            <w:tcW w:w="1134" w:type="dxa"/>
          </w:tcPr>
          <w:p w14:paraId="4C8918A9" w14:textId="77777777" w:rsidR="0041095B" w:rsidRDefault="0041095B" w:rsidP="002D2ED8">
            <w:pPr>
              <w:pStyle w:val="RequirementText"/>
            </w:pPr>
            <w:r>
              <w:t>Object</w:t>
            </w:r>
          </w:p>
        </w:tc>
        <w:tc>
          <w:tcPr>
            <w:tcW w:w="8080" w:type="dxa"/>
          </w:tcPr>
          <w:p w14:paraId="4283E95B" w14:textId="77777777" w:rsidR="0041095B" w:rsidRPr="000C404E" w:rsidRDefault="0041095B" w:rsidP="0041095B">
            <w:pPr>
              <w:pStyle w:val="RequirementText"/>
            </w:pPr>
            <w:r>
              <w:t>This data will contain the time elapsed since the beginning of the current executed High Power step.</w:t>
            </w:r>
          </w:p>
        </w:tc>
      </w:tr>
      <w:tr w:rsidR="0041095B" w14:paraId="668F9D67" w14:textId="77777777" w:rsidTr="002D2ED8">
        <w:tc>
          <w:tcPr>
            <w:tcW w:w="779" w:type="dxa"/>
            <w:tcBorders>
              <w:top w:val="nil"/>
              <w:left w:val="nil"/>
              <w:bottom w:val="nil"/>
            </w:tcBorders>
          </w:tcPr>
          <w:p w14:paraId="548594F8" w14:textId="77777777" w:rsidR="0041095B" w:rsidRDefault="0041095B" w:rsidP="002D2ED8">
            <w:pPr>
              <w:pStyle w:val="RequirementText"/>
            </w:pPr>
          </w:p>
        </w:tc>
        <w:tc>
          <w:tcPr>
            <w:tcW w:w="1134" w:type="dxa"/>
          </w:tcPr>
          <w:p w14:paraId="23B0D0ED" w14:textId="77777777" w:rsidR="0041095B" w:rsidRDefault="0041095B" w:rsidP="002D2ED8">
            <w:pPr>
              <w:pStyle w:val="RequirementText"/>
            </w:pPr>
            <w:r>
              <w:t>Unit</w:t>
            </w:r>
          </w:p>
        </w:tc>
        <w:tc>
          <w:tcPr>
            <w:tcW w:w="8080" w:type="dxa"/>
          </w:tcPr>
          <w:p w14:paraId="514BDDFA" w14:textId="77777777" w:rsidR="0041095B" w:rsidRPr="000C404E" w:rsidRDefault="0041095B" w:rsidP="0041095B">
            <w:pPr>
              <w:pStyle w:val="RequirementText"/>
            </w:pPr>
            <w:r>
              <w:t>1lsb = 400µs</w:t>
            </w:r>
          </w:p>
        </w:tc>
      </w:tr>
      <w:tr w:rsidR="0041095B" w14:paraId="4F6DD11F" w14:textId="77777777" w:rsidTr="002D2ED8">
        <w:tc>
          <w:tcPr>
            <w:tcW w:w="779" w:type="dxa"/>
            <w:tcBorders>
              <w:top w:val="nil"/>
              <w:left w:val="nil"/>
              <w:bottom w:val="nil"/>
            </w:tcBorders>
          </w:tcPr>
          <w:p w14:paraId="2E96739A" w14:textId="77777777" w:rsidR="0041095B" w:rsidRDefault="0041095B" w:rsidP="002D2ED8">
            <w:pPr>
              <w:pStyle w:val="RequirementText"/>
            </w:pPr>
          </w:p>
        </w:tc>
        <w:tc>
          <w:tcPr>
            <w:tcW w:w="1134" w:type="dxa"/>
          </w:tcPr>
          <w:p w14:paraId="5CDDA619" w14:textId="77777777" w:rsidR="0041095B" w:rsidRDefault="0041095B" w:rsidP="002D2ED8">
            <w:pPr>
              <w:pStyle w:val="RequirementText"/>
            </w:pPr>
            <w:r>
              <w:t>Range</w:t>
            </w:r>
          </w:p>
        </w:tc>
        <w:tc>
          <w:tcPr>
            <w:tcW w:w="8080" w:type="dxa"/>
          </w:tcPr>
          <w:p w14:paraId="3E39EE0A" w14:textId="77777777" w:rsidR="0041095B" w:rsidRPr="000C404E" w:rsidRDefault="0041095B" w:rsidP="002D2ED8">
            <w:pPr>
              <w:pStyle w:val="RequirementText"/>
            </w:pPr>
            <w:r>
              <w:t>NA</w:t>
            </w:r>
          </w:p>
        </w:tc>
      </w:tr>
      <w:tr w:rsidR="0041095B" w14:paraId="3CE6E19A" w14:textId="77777777" w:rsidTr="002D2ED8">
        <w:tc>
          <w:tcPr>
            <w:tcW w:w="779" w:type="dxa"/>
            <w:tcBorders>
              <w:top w:val="nil"/>
              <w:left w:val="nil"/>
              <w:bottom w:val="nil"/>
            </w:tcBorders>
          </w:tcPr>
          <w:p w14:paraId="42FC63C9" w14:textId="77777777" w:rsidR="0041095B" w:rsidRDefault="0041095B" w:rsidP="002D2ED8">
            <w:pPr>
              <w:pStyle w:val="RequirementText"/>
            </w:pPr>
          </w:p>
        </w:tc>
        <w:tc>
          <w:tcPr>
            <w:tcW w:w="1134" w:type="dxa"/>
          </w:tcPr>
          <w:p w14:paraId="678CE178" w14:textId="77777777" w:rsidR="0041095B" w:rsidRDefault="0041095B" w:rsidP="002D2ED8">
            <w:pPr>
              <w:pStyle w:val="RequirementText"/>
            </w:pPr>
            <w:r>
              <w:t>Safety</w:t>
            </w:r>
          </w:p>
        </w:tc>
        <w:tc>
          <w:tcPr>
            <w:tcW w:w="8080" w:type="dxa"/>
          </w:tcPr>
          <w:p w14:paraId="22B2B56D" w14:textId="77777777" w:rsidR="0041095B" w:rsidRPr="000C404E" w:rsidRDefault="0041095B" w:rsidP="002D2ED8">
            <w:pPr>
              <w:pStyle w:val="RequirementText"/>
            </w:pPr>
            <w:r>
              <w:t>NA</w:t>
            </w:r>
          </w:p>
        </w:tc>
      </w:tr>
      <w:tr w:rsidR="0041095B" w14:paraId="36EAF463" w14:textId="77777777" w:rsidTr="002D2ED8">
        <w:tc>
          <w:tcPr>
            <w:tcW w:w="779" w:type="dxa"/>
            <w:tcBorders>
              <w:top w:val="nil"/>
              <w:left w:val="nil"/>
              <w:bottom w:val="nil"/>
            </w:tcBorders>
          </w:tcPr>
          <w:p w14:paraId="0069A3F8" w14:textId="77777777" w:rsidR="0041095B" w:rsidRDefault="0041095B" w:rsidP="002D2ED8">
            <w:pPr>
              <w:pStyle w:val="RequirementText"/>
            </w:pPr>
          </w:p>
        </w:tc>
        <w:tc>
          <w:tcPr>
            <w:tcW w:w="1134" w:type="dxa"/>
          </w:tcPr>
          <w:p w14:paraId="6FC41E75" w14:textId="77777777" w:rsidR="0041095B" w:rsidRDefault="0041095B" w:rsidP="002D2ED8">
            <w:pPr>
              <w:pStyle w:val="RequirementText"/>
            </w:pPr>
            <w:r>
              <w:t>Constraint</w:t>
            </w:r>
          </w:p>
        </w:tc>
        <w:tc>
          <w:tcPr>
            <w:tcW w:w="8080" w:type="dxa"/>
          </w:tcPr>
          <w:p w14:paraId="51D165A4" w14:textId="77777777" w:rsidR="0041095B" w:rsidRDefault="0041095B" w:rsidP="002D2ED8">
            <w:pPr>
              <w:pStyle w:val="RequirementText"/>
            </w:pPr>
            <w:r>
              <w:t>Local data</w:t>
            </w:r>
          </w:p>
          <w:p w14:paraId="69352575" w14:textId="77777777" w:rsidR="0041095B" w:rsidRPr="000C404E" w:rsidRDefault="0041095B" w:rsidP="002D2ED8">
            <w:pPr>
              <w:pStyle w:val="RequirementText"/>
            </w:pPr>
            <w:r>
              <w:t>This data shall be a 16bits data length since the maximum duration for a High Power step is 500ms, so the counter can reach the value 1250.</w:t>
            </w:r>
          </w:p>
        </w:tc>
      </w:tr>
    </w:tbl>
    <w:p w14:paraId="6EAE4F9B" w14:textId="77777777" w:rsidR="0041095B" w:rsidRDefault="0041095B" w:rsidP="0041095B">
      <w:pPr>
        <w:jc w:val="left"/>
      </w:pPr>
    </w:p>
    <w:p w14:paraId="3030DEC0" w14:textId="77777777" w:rsidR="007A492E" w:rsidRDefault="007A492E" w:rsidP="007A492E">
      <w:pPr>
        <w:pStyle w:val="RequirementID"/>
      </w:pPr>
      <w:r>
        <w:t>DSG_BFE_</w:t>
      </w:r>
      <w:r w:rsidR="00176BEA">
        <w:t>00073</w:t>
      </w:r>
      <w:r>
        <w:t>:</w:t>
      </w:r>
    </w:p>
    <w:p w14:paraId="5DDE45E3" w14:textId="77777777" w:rsidR="007A492E" w:rsidRPr="00657CCA" w:rsidRDefault="007A492E" w:rsidP="007A492E">
      <w:r>
        <w:t>[COVERS:]</w:t>
      </w: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1134"/>
        <w:gridCol w:w="8080"/>
      </w:tblGrid>
      <w:tr w:rsidR="007A492E" w14:paraId="3A7C52FF" w14:textId="77777777" w:rsidTr="002D2ED8">
        <w:trPr>
          <w:cantSplit/>
        </w:trPr>
        <w:tc>
          <w:tcPr>
            <w:tcW w:w="9993" w:type="dxa"/>
            <w:gridSpan w:val="3"/>
            <w:tcBorders>
              <w:bottom w:val="single" w:sz="4" w:space="0" w:color="auto"/>
            </w:tcBorders>
            <w:shd w:val="pct5" w:color="auto" w:fill="FFFFFF"/>
          </w:tcPr>
          <w:p w14:paraId="332C0303" w14:textId="77777777" w:rsidR="007A492E" w:rsidRPr="003D58C0" w:rsidRDefault="007A492E" w:rsidP="002D2ED8">
            <w:pPr>
              <w:pStyle w:val="RequirementText"/>
              <w:rPr>
                <w:b/>
              </w:rPr>
            </w:pPr>
            <w:r w:rsidRPr="007A492E">
              <w:rPr>
                <w:b/>
              </w:rPr>
              <w:t>u32SwitchPrevInteger</w:t>
            </w:r>
          </w:p>
        </w:tc>
      </w:tr>
      <w:tr w:rsidR="007A492E" w14:paraId="56D884C2" w14:textId="77777777" w:rsidTr="002D2ED8">
        <w:tc>
          <w:tcPr>
            <w:tcW w:w="779" w:type="dxa"/>
            <w:tcBorders>
              <w:top w:val="nil"/>
              <w:left w:val="nil"/>
              <w:bottom w:val="nil"/>
            </w:tcBorders>
          </w:tcPr>
          <w:p w14:paraId="4E88D05C" w14:textId="77777777" w:rsidR="007A492E" w:rsidRDefault="007A492E" w:rsidP="002D2ED8">
            <w:pPr>
              <w:pStyle w:val="RequirementText"/>
            </w:pPr>
          </w:p>
        </w:tc>
        <w:tc>
          <w:tcPr>
            <w:tcW w:w="1134" w:type="dxa"/>
            <w:tcBorders>
              <w:top w:val="nil"/>
            </w:tcBorders>
          </w:tcPr>
          <w:p w14:paraId="71AE3D73" w14:textId="77777777" w:rsidR="007A492E" w:rsidRDefault="007A492E" w:rsidP="002D2ED8">
            <w:pPr>
              <w:pStyle w:val="RequirementText"/>
            </w:pPr>
            <w:r>
              <w:t>Type</w:t>
            </w:r>
          </w:p>
        </w:tc>
        <w:tc>
          <w:tcPr>
            <w:tcW w:w="8080" w:type="dxa"/>
            <w:tcBorders>
              <w:top w:val="nil"/>
            </w:tcBorders>
          </w:tcPr>
          <w:p w14:paraId="4478516C" w14:textId="77777777" w:rsidR="007A492E" w:rsidRPr="000C404E" w:rsidRDefault="007A492E" w:rsidP="007A492E">
            <w:pPr>
              <w:pStyle w:val="RequirementText"/>
            </w:pPr>
            <w:r>
              <w:t xml:space="preserve">Unsigned 32 bits data </w:t>
            </w:r>
          </w:p>
        </w:tc>
      </w:tr>
      <w:tr w:rsidR="007A492E" w14:paraId="45933D88" w14:textId="77777777" w:rsidTr="002D2ED8">
        <w:tc>
          <w:tcPr>
            <w:tcW w:w="779" w:type="dxa"/>
            <w:tcBorders>
              <w:top w:val="nil"/>
              <w:left w:val="nil"/>
              <w:bottom w:val="nil"/>
            </w:tcBorders>
          </w:tcPr>
          <w:p w14:paraId="4B69EF3A" w14:textId="77777777" w:rsidR="007A492E" w:rsidRDefault="007A492E" w:rsidP="002D2ED8">
            <w:pPr>
              <w:pStyle w:val="RequirementText"/>
            </w:pPr>
          </w:p>
        </w:tc>
        <w:tc>
          <w:tcPr>
            <w:tcW w:w="1134" w:type="dxa"/>
          </w:tcPr>
          <w:p w14:paraId="3A0B5B5D" w14:textId="77777777" w:rsidR="007A492E" w:rsidRDefault="007A492E" w:rsidP="002D2ED8">
            <w:pPr>
              <w:pStyle w:val="RequirementText"/>
            </w:pPr>
            <w:r>
              <w:t>Object</w:t>
            </w:r>
          </w:p>
        </w:tc>
        <w:tc>
          <w:tcPr>
            <w:tcW w:w="8080" w:type="dxa"/>
          </w:tcPr>
          <w:p w14:paraId="60BCC9B6" w14:textId="77777777" w:rsidR="007A492E" w:rsidRPr="000C404E" w:rsidRDefault="007A492E" w:rsidP="007A492E">
            <w:pPr>
              <w:pStyle w:val="RequirementText"/>
            </w:pPr>
            <w:r>
              <w:t>Contains the value of the current integer that will be used to perform the Kilis drift compensation</w:t>
            </w:r>
          </w:p>
        </w:tc>
      </w:tr>
      <w:tr w:rsidR="007A492E" w14:paraId="3087FEC0" w14:textId="77777777" w:rsidTr="002D2ED8">
        <w:tc>
          <w:tcPr>
            <w:tcW w:w="779" w:type="dxa"/>
            <w:tcBorders>
              <w:top w:val="nil"/>
              <w:left w:val="nil"/>
              <w:bottom w:val="nil"/>
            </w:tcBorders>
          </w:tcPr>
          <w:p w14:paraId="3CAC7242" w14:textId="77777777" w:rsidR="007A492E" w:rsidRDefault="007A492E" w:rsidP="002D2ED8">
            <w:pPr>
              <w:pStyle w:val="RequirementText"/>
            </w:pPr>
          </w:p>
        </w:tc>
        <w:tc>
          <w:tcPr>
            <w:tcW w:w="1134" w:type="dxa"/>
          </w:tcPr>
          <w:p w14:paraId="3EA81E60" w14:textId="77777777" w:rsidR="007A492E" w:rsidRDefault="007A492E" w:rsidP="002D2ED8">
            <w:pPr>
              <w:pStyle w:val="RequirementText"/>
            </w:pPr>
            <w:r>
              <w:t>Unit</w:t>
            </w:r>
          </w:p>
        </w:tc>
        <w:tc>
          <w:tcPr>
            <w:tcW w:w="8080" w:type="dxa"/>
          </w:tcPr>
          <w:p w14:paraId="52A21EE4" w14:textId="77777777" w:rsidR="007A492E" w:rsidRPr="000C404E" w:rsidRDefault="007A492E" w:rsidP="002D2ED8">
            <w:pPr>
              <w:pStyle w:val="RequirementText"/>
            </w:pPr>
            <w:r>
              <w:t>1lsb = 10mA</w:t>
            </w:r>
          </w:p>
        </w:tc>
      </w:tr>
      <w:tr w:rsidR="007A492E" w14:paraId="11FA0811" w14:textId="77777777" w:rsidTr="002D2ED8">
        <w:tc>
          <w:tcPr>
            <w:tcW w:w="779" w:type="dxa"/>
            <w:tcBorders>
              <w:top w:val="nil"/>
              <w:left w:val="nil"/>
              <w:bottom w:val="nil"/>
            </w:tcBorders>
          </w:tcPr>
          <w:p w14:paraId="6C44D122" w14:textId="77777777" w:rsidR="007A492E" w:rsidRDefault="007A492E" w:rsidP="002D2ED8">
            <w:pPr>
              <w:pStyle w:val="RequirementText"/>
            </w:pPr>
          </w:p>
        </w:tc>
        <w:tc>
          <w:tcPr>
            <w:tcW w:w="1134" w:type="dxa"/>
          </w:tcPr>
          <w:p w14:paraId="2717E6D6" w14:textId="77777777" w:rsidR="007A492E" w:rsidRDefault="007A492E" w:rsidP="002D2ED8">
            <w:pPr>
              <w:pStyle w:val="RequirementText"/>
            </w:pPr>
            <w:r>
              <w:t>Range</w:t>
            </w:r>
          </w:p>
        </w:tc>
        <w:tc>
          <w:tcPr>
            <w:tcW w:w="8080" w:type="dxa"/>
          </w:tcPr>
          <w:p w14:paraId="5AFF5F5B" w14:textId="77777777" w:rsidR="007A492E" w:rsidRPr="000C404E" w:rsidRDefault="007A492E" w:rsidP="002D2ED8">
            <w:pPr>
              <w:pStyle w:val="RequirementText"/>
            </w:pPr>
            <w:r>
              <w:t>NA</w:t>
            </w:r>
          </w:p>
        </w:tc>
      </w:tr>
      <w:tr w:rsidR="007A492E" w14:paraId="359F76B1" w14:textId="77777777" w:rsidTr="002D2ED8">
        <w:tc>
          <w:tcPr>
            <w:tcW w:w="779" w:type="dxa"/>
            <w:tcBorders>
              <w:top w:val="nil"/>
              <w:left w:val="nil"/>
              <w:bottom w:val="nil"/>
            </w:tcBorders>
          </w:tcPr>
          <w:p w14:paraId="40143E21" w14:textId="77777777" w:rsidR="007A492E" w:rsidRDefault="007A492E" w:rsidP="002D2ED8">
            <w:pPr>
              <w:pStyle w:val="RequirementText"/>
            </w:pPr>
          </w:p>
        </w:tc>
        <w:tc>
          <w:tcPr>
            <w:tcW w:w="1134" w:type="dxa"/>
          </w:tcPr>
          <w:p w14:paraId="63A05C8A" w14:textId="77777777" w:rsidR="007A492E" w:rsidRDefault="007A492E" w:rsidP="002D2ED8">
            <w:pPr>
              <w:pStyle w:val="RequirementText"/>
            </w:pPr>
            <w:r>
              <w:t>Safety</w:t>
            </w:r>
          </w:p>
        </w:tc>
        <w:tc>
          <w:tcPr>
            <w:tcW w:w="8080" w:type="dxa"/>
          </w:tcPr>
          <w:p w14:paraId="1A0B1132" w14:textId="77777777" w:rsidR="007A492E" w:rsidRPr="000C404E" w:rsidRDefault="007A492E" w:rsidP="002D2ED8">
            <w:pPr>
              <w:pStyle w:val="RequirementText"/>
            </w:pPr>
            <w:r>
              <w:t>NA</w:t>
            </w:r>
          </w:p>
        </w:tc>
      </w:tr>
      <w:tr w:rsidR="007A492E" w14:paraId="5CB29C09" w14:textId="77777777" w:rsidTr="002D2ED8">
        <w:tc>
          <w:tcPr>
            <w:tcW w:w="779" w:type="dxa"/>
            <w:tcBorders>
              <w:top w:val="nil"/>
              <w:left w:val="nil"/>
              <w:bottom w:val="nil"/>
            </w:tcBorders>
          </w:tcPr>
          <w:p w14:paraId="419941BD" w14:textId="77777777" w:rsidR="007A492E" w:rsidRDefault="007A492E" w:rsidP="002D2ED8">
            <w:pPr>
              <w:pStyle w:val="RequirementText"/>
            </w:pPr>
          </w:p>
        </w:tc>
        <w:tc>
          <w:tcPr>
            <w:tcW w:w="1134" w:type="dxa"/>
          </w:tcPr>
          <w:p w14:paraId="2F7BB68B" w14:textId="77777777" w:rsidR="007A492E" w:rsidRDefault="007A492E" w:rsidP="002D2ED8">
            <w:pPr>
              <w:pStyle w:val="RequirementText"/>
            </w:pPr>
            <w:r>
              <w:t>Constraint</w:t>
            </w:r>
          </w:p>
        </w:tc>
        <w:tc>
          <w:tcPr>
            <w:tcW w:w="8080" w:type="dxa"/>
          </w:tcPr>
          <w:p w14:paraId="3816C5E4" w14:textId="77777777" w:rsidR="007A492E" w:rsidRPr="000C404E" w:rsidRDefault="007A492E" w:rsidP="002D2ED8">
            <w:pPr>
              <w:pStyle w:val="RequirementText"/>
            </w:pPr>
            <w:r>
              <w:t>Local data</w:t>
            </w:r>
          </w:p>
        </w:tc>
      </w:tr>
    </w:tbl>
    <w:p w14:paraId="4B18E7CD" w14:textId="77777777" w:rsidR="007A492E" w:rsidRDefault="007A492E">
      <w:pPr>
        <w:jc w:val="left"/>
      </w:pPr>
    </w:p>
    <w:p w14:paraId="158177D8" w14:textId="77777777" w:rsidR="001A3D86" w:rsidRDefault="001A3D86" w:rsidP="001A3D86">
      <w:pPr>
        <w:pStyle w:val="RequirementID"/>
      </w:pPr>
      <w:r>
        <w:t>DSG_BFE_</w:t>
      </w:r>
      <w:r w:rsidR="00176BEA">
        <w:t>00074</w:t>
      </w:r>
      <w:r>
        <w:t>:</w:t>
      </w:r>
    </w:p>
    <w:p w14:paraId="22DF612D" w14:textId="77777777" w:rsidR="001A3D86" w:rsidRPr="00657CCA" w:rsidRDefault="001A3D86" w:rsidP="001A3D86">
      <w:r>
        <w:t>[COVERS:]</w:t>
      </w: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1134"/>
        <w:gridCol w:w="8080"/>
      </w:tblGrid>
      <w:tr w:rsidR="001A3D86" w14:paraId="03C84F5D" w14:textId="77777777" w:rsidTr="00E07DB8">
        <w:trPr>
          <w:cantSplit/>
        </w:trPr>
        <w:tc>
          <w:tcPr>
            <w:tcW w:w="9993" w:type="dxa"/>
            <w:gridSpan w:val="3"/>
            <w:tcBorders>
              <w:bottom w:val="single" w:sz="4" w:space="0" w:color="auto"/>
            </w:tcBorders>
            <w:shd w:val="pct5" w:color="auto" w:fill="FFFFFF"/>
          </w:tcPr>
          <w:p w14:paraId="6E9FCEAA" w14:textId="77777777" w:rsidR="001A3D86" w:rsidRPr="003D58C0" w:rsidRDefault="001A3D86" w:rsidP="00E07DB8">
            <w:pPr>
              <w:pStyle w:val="RequirementText"/>
              <w:rPr>
                <w:b/>
              </w:rPr>
            </w:pPr>
            <w:r w:rsidRPr="001A3D86">
              <w:rPr>
                <w:b/>
                <w:lang w:val="en-US"/>
              </w:rPr>
              <w:t>s16CorrectedMotorCurrent</w:t>
            </w:r>
          </w:p>
        </w:tc>
      </w:tr>
      <w:tr w:rsidR="001A3D86" w14:paraId="270F25C9" w14:textId="77777777" w:rsidTr="00E07DB8">
        <w:tc>
          <w:tcPr>
            <w:tcW w:w="779" w:type="dxa"/>
            <w:tcBorders>
              <w:top w:val="nil"/>
              <w:left w:val="nil"/>
              <w:bottom w:val="nil"/>
            </w:tcBorders>
          </w:tcPr>
          <w:p w14:paraId="36996326" w14:textId="77777777" w:rsidR="001A3D86" w:rsidRDefault="001A3D86" w:rsidP="00E07DB8">
            <w:pPr>
              <w:pStyle w:val="RequirementText"/>
            </w:pPr>
          </w:p>
        </w:tc>
        <w:tc>
          <w:tcPr>
            <w:tcW w:w="1134" w:type="dxa"/>
            <w:tcBorders>
              <w:top w:val="nil"/>
            </w:tcBorders>
          </w:tcPr>
          <w:p w14:paraId="357D83C5" w14:textId="77777777" w:rsidR="001A3D86" w:rsidRDefault="001A3D86" w:rsidP="00E07DB8">
            <w:pPr>
              <w:pStyle w:val="RequirementText"/>
            </w:pPr>
            <w:r>
              <w:t>Type</w:t>
            </w:r>
          </w:p>
        </w:tc>
        <w:tc>
          <w:tcPr>
            <w:tcW w:w="8080" w:type="dxa"/>
            <w:tcBorders>
              <w:top w:val="nil"/>
            </w:tcBorders>
          </w:tcPr>
          <w:p w14:paraId="2B34E3AD" w14:textId="77777777" w:rsidR="001A3D86" w:rsidRPr="000C404E" w:rsidRDefault="00D5110E" w:rsidP="00D5110E">
            <w:pPr>
              <w:pStyle w:val="RequirementText"/>
            </w:pPr>
            <w:r>
              <w:t>S</w:t>
            </w:r>
            <w:r w:rsidR="001A3D86">
              <w:t xml:space="preserve">igned </w:t>
            </w:r>
            <w:r>
              <w:t xml:space="preserve">16 </w:t>
            </w:r>
            <w:r w:rsidR="001A3D86">
              <w:t xml:space="preserve">bits data </w:t>
            </w:r>
          </w:p>
        </w:tc>
      </w:tr>
      <w:tr w:rsidR="001A3D86" w14:paraId="712B1CAC" w14:textId="77777777" w:rsidTr="00E07DB8">
        <w:tc>
          <w:tcPr>
            <w:tcW w:w="779" w:type="dxa"/>
            <w:tcBorders>
              <w:top w:val="nil"/>
              <w:left w:val="nil"/>
              <w:bottom w:val="nil"/>
            </w:tcBorders>
          </w:tcPr>
          <w:p w14:paraId="0B2963DE" w14:textId="77777777" w:rsidR="001A3D86" w:rsidRDefault="001A3D86" w:rsidP="00E07DB8">
            <w:pPr>
              <w:pStyle w:val="RequirementText"/>
            </w:pPr>
          </w:p>
        </w:tc>
        <w:tc>
          <w:tcPr>
            <w:tcW w:w="1134" w:type="dxa"/>
          </w:tcPr>
          <w:p w14:paraId="4DE8F8F0" w14:textId="77777777" w:rsidR="001A3D86" w:rsidRDefault="001A3D86" w:rsidP="00E07DB8">
            <w:pPr>
              <w:pStyle w:val="RequirementText"/>
            </w:pPr>
            <w:r>
              <w:t>Object</w:t>
            </w:r>
          </w:p>
        </w:tc>
        <w:tc>
          <w:tcPr>
            <w:tcW w:w="8080" w:type="dxa"/>
          </w:tcPr>
          <w:p w14:paraId="7DA2FF5A" w14:textId="77777777" w:rsidR="001A3D86" w:rsidRPr="000C404E" w:rsidRDefault="001A3D86" w:rsidP="00D5110E">
            <w:pPr>
              <w:pStyle w:val="RequirementText"/>
            </w:pPr>
            <w:r>
              <w:t xml:space="preserve">Contains the </w:t>
            </w:r>
            <w:r w:rsidR="00D5110E">
              <w:t>motor current value after Kilis drift correction.</w:t>
            </w:r>
          </w:p>
        </w:tc>
      </w:tr>
      <w:tr w:rsidR="001A3D86" w14:paraId="2F61207F" w14:textId="77777777" w:rsidTr="00E07DB8">
        <w:tc>
          <w:tcPr>
            <w:tcW w:w="779" w:type="dxa"/>
            <w:tcBorders>
              <w:top w:val="nil"/>
              <w:left w:val="nil"/>
              <w:bottom w:val="nil"/>
            </w:tcBorders>
          </w:tcPr>
          <w:p w14:paraId="1DF7F1CA" w14:textId="77777777" w:rsidR="001A3D86" w:rsidRDefault="001A3D86" w:rsidP="00E07DB8">
            <w:pPr>
              <w:pStyle w:val="RequirementText"/>
            </w:pPr>
          </w:p>
        </w:tc>
        <w:tc>
          <w:tcPr>
            <w:tcW w:w="1134" w:type="dxa"/>
          </w:tcPr>
          <w:p w14:paraId="4C039D3C" w14:textId="77777777" w:rsidR="001A3D86" w:rsidRDefault="001A3D86" w:rsidP="00E07DB8">
            <w:pPr>
              <w:pStyle w:val="RequirementText"/>
            </w:pPr>
            <w:r>
              <w:t>Unit</w:t>
            </w:r>
          </w:p>
        </w:tc>
        <w:tc>
          <w:tcPr>
            <w:tcW w:w="8080" w:type="dxa"/>
          </w:tcPr>
          <w:p w14:paraId="41B3F23F" w14:textId="77777777" w:rsidR="001A3D86" w:rsidRPr="000C404E" w:rsidRDefault="001A3D86" w:rsidP="00E07DB8">
            <w:pPr>
              <w:pStyle w:val="RequirementText"/>
            </w:pPr>
            <w:r>
              <w:t>1lsb = 10mA</w:t>
            </w:r>
          </w:p>
        </w:tc>
      </w:tr>
      <w:tr w:rsidR="001A3D86" w14:paraId="51840B12" w14:textId="77777777" w:rsidTr="00E07DB8">
        <w:tc>
          <w:tcPr>
            <w:tcW w:w="779" w:type="dxa"/>
            <w:tcBorders>
              <w:top w:val="nil"/>
              <w:left w:val="nil"/>
              <w:bottom w:val="nil"/>
            </w:tcBorders>
          </w:tcPr>
          <w:p w14:paraId="3C287829" w14:textId="77777777" w:rsidR="001A3D86" w:rsidRDefault="001A3D86" w:rsidP="00E07DB8">
            <w:pPr>
              <w:pStyle w:val="RequirementText"/>
            </w:pPr>
          </w:p>
        </w:tc>
        <w:tc>
          <w:tcPr>
            <w:tcW w:w="1134" w:type="dxa"/>
          </w:tcPr>
          <w:p w14:paraId="7796966E" w14:textId="77777777" w:rsidR="001A3D86" w:rsidRDefault="001A3D86" w:rsidP="00E07DB8">
            <w:pPr>
              <w:pStyle w:val="RequirementText"/>
            </w:pPr>
            <w:r>
              <w:t>Range</w:t>
            </w:r>
          </w:p>
        </w:tc>
        <w:tc>
          <w:tcPr>
            <w:tcW w:w="8080" w:type="dxa"/>
          </w:tcPr>
          <w:p w14:paraId="6715FC7C" w14:textId="77777777" w:rsidR="001A3D86" w:rsidRPr="000C404E" w:rsidRDefault="001A3D86" w:rsidP="00E07DB8">
            <w:pPr>
              <w:pStyle w:val="RequirementText"/>
            </w:pPr>
            <w:r>
              <w:t>NA</w:t>
            </w:r>
          </w:p>
        </w:tc>
      </w:tr>
      <w:tr w:rsidR="001A3D86" w14:paraId="749B2EB9" w14:textId="77777777" w:rsidTr="00E07DB8">
        <w:tc>
          <w:tcPr>
            <w:tcW w:w="779" w:type="dxa"/>
            <w:tcBorders>
              <w:top w:val="nil"/>
              <w:left w:val="nil"/>
              <w:bottom w:val="nil"/>
            </w:tcBorders>
          </w:tcPr>
          <w:p w14:paraId="51A98C34" w14:textId="77777777" w:rsidR="001A3D86" w:rsidRDefault="001A3D86" w:rsidP="00E07DB8">
            <w:pPr>
              <w:pStyle w:val="RequirementText"/>
            </w:pPr>
          </w:p>
        </w:tc>
        <w:tc>
          <w:tcPr>
            <w:tcW w:w="1134" w:type="dxa"/>
          </w:tcPr>
          <w:p w14:paraId="7074787C" w14:textId="77777777" w:rsidR="001A3D86" w:rsidRDefault="001A3D86" w:rsidP="00E07DB8">
            <w:pPr>
              <w:pStyle w:val="RequirementText"/>
            </w:pPr>
            <w:r>
              <w:t>Safety</w:t>
            </w:r>
          </w:p>
        </w:tc>
        <w:tc>
          <w:tcPr>
            <w:tcW w:w="8080" w:type="dxa"/>
          </w:tcPr>
          <w:p w14:paraId="3F3F25D5" w14:textId="77777777" w:rsidR="001A3D86" w:rsidRPr="000C404E" w:rsidRDefault="001A3D86" w:rsidP="00E07DB8">
            <w:pPr>
              <w:pStyle w:val="RequirementText"/>
            </w:pPr>
            <w:r>
              <w:t>NA</w:t>
            </w:r>
          </w:p>
        </w:tc>
      </w:tr>
      <w:tr w:rsidR="001A3D86" w14:paraId="2E94DBB0" w14:textId="77777777" w:rsidTr="00E07DB8">
        <w:tc>
          <w:tcPr>
            <w:tcW w:w="779" w:type="dxa"/>
            <w:tcBorders>
              <w:top w:val="nil"/>
              <w:left w:val="nil"/>
              <w:bottom w:val="nil"/>
            </w:tcBorders>
          </w:tcPr>
          <w:p w14:paraId="005C60F4" w14:textId="77777777" w:rsidR="001A3D86" w:rsidRDefault="001A3D86" w:rsidP="00E07DB8">
            <w:pPr>
              <w:pStyle w:val="RequirementText"/>
            </w:pPr>
          </w:p>
        </w:tc>
        <w:tc>
          <w:tcPr>
            <w:tcW w:w="1134" w:type="dxa"/>
          </w:tcPr>
          <w:p w14:paraId="730019EC" w14:textId="77777777" w:rsidR="001A3D86" w:rsidRDefault="001A3D86" w:rsidP="00E07DB8">
            <w:pPr>
              <w:pStyle w:val="RequirementText"/>
            </w:pPr>
            <w:r>
              <w:t>Constraint</w:t>
            </w:r>
          </w:p>
        </w:tc>
        <w:tc>
          <w:tcPr>
            <w:tcW w:w="8080" w:type="dxa"/>
          </w:tcPr>
          <w:p w14:paraId="65EF7628" w14:textId="77777777" w:rsidR="001A3D86" w:rsidRPr="000C404E" w:rsidRDefault="001A3D86" w:rsidP="00E07DB8">
            <w:pPr>
              <w:pStyle w:val="RequirementText"/>
            </w:pPr>
            <w:r>
              <w:t>Local data</w:t>
            </w:r>
          </w:p>
        </w:tc>
      </w:tr>
    </w:tbl>
    <w:p w14:paraId="1FBCABC8" w14:textId="77777777" w:rsidR="001A3D86" w:rsidRDefault="001A3D86" w:rsidP="001A3D86">
      <w:pPr>
        <w:jc w:val="left"/>
      </w:pPr>
    </w:p>
    <w:p w14:paraId="2416DE04" w14:textId="77777777" w:rsidR="00DD6D16" w:rsidRDefault="00DD6D16" w:rsidP="00DD6D16">
      <w:pPr>
        <w:pStyle w:val="RequirementID"/>
      </w:pPr>
      <w:r>
        <w:t>DSG_BFE_</w:t>
      </w:r>
      <w:r w:rsidR="00176BEA">
        <w:t>00075</w:t>
      </w:r>
      <w:r>
        <w:t>:</w:t>
      </w:r>
    </w:p>
    <w:p w14:paraId="1C500870" w14:textId="77777777" w:rsidR="00DD6D16" w:rsidRPr="00657CCA" w:rsidRDefault="00DD6D16" w:rsidP="00DD6D16">
      <w:r>
        <w:t>[COVERS:]</w:t>
      </w: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1134"/>
        <w:gridCol w:w="8080"/>
      </w:tblGrid>
      <w:tr w:rsidR="00DD6D16" w14:paraId="1D76B65D" w14:textId="77777777" w:rsidTr="00176BEA">
        <w:trPr>
          <w:cantSplit/>
        </w:trPr>
        <w:tc>
          <w:tcPr>
            <w:tcW w:w="9993" w:type="dxa"/>
            <w:gridSpan w:val="3"/>
            <w:tcBorders>
              <w:bottom w:val="single" w:sz="4" w:space="0" w:color="auto"/>
            </w:tcBorders>
            <w:shd w:val="pct5" w:color="auto" w:fill="FFFFFF"/>
          </w:tcPr>
          <w:p w14:paraId="45606104" w14:textId="77777777" w:rsidR="00DD6D16" w:rsidRPr="003D58C0" w:rsidRDefault="00DD6D16" w:rsidP="00DD6D16">
            <w:pPr>
              <w:pStyle w:val="RequirementText"/>
              <w:rPr>
                <w:b/>
              </w:rPr>
            </w:pPr>
            <w:r w:rsidRPr="001A3D86">
              <w:rPr>
                <w:b/>
                <w:lang w:val="en-US"/>
              </w:rPr>
              <w:t>s16</w:t>
            </w:r>
            <w:r>
              <w:rPr>
                <w:b/>
                <w:lang w:val="en-US"/>
              </w:rPr>
              <w:t>Supply</w:t>
            </w:r>
            <w:r w:rsidRPr="001A3D86">
              <w:rPr>
                <w:b/>
                <w:lang w:val="en-US"/>
              </w:rPr>
              <w:t>Current</w:t>
            </w:r>
          </w:p>
        </w:tc>
      </w:tr>
      <w:tr w:rsidR="00DD6D16" w14:paraId="3EF24DA2" w14:textId="77777777" w:rsidTr="00176BEA">
        <w:tc>
          <w:tcPr>
            <w:tcW w:w="779" w:type="dxa"/>
            <w:tcBorders>
              <w:top w:val="nil"/>
              <w:left w:val="nil"/>
              <w:bottom w:val="nil"/>
            </w:tcBorders>
          </w:tcPr>
          <w:p w14:paraId="6E3ED471" w14:textId="77777777" w:rsidR="00DD6D16" w:rsidRDefault="00DD6D16" w:rsidP="00176BEA">
            <w:pPr>
              <w:pStyle w:val="RequirementText"/>
            </w:pPr>
          </w:p>
        </w:tc>
        <w:tc>
          <w:tcPr>
            <w:tcW w:w="1134" w:type="dxa"/>
            <w:tcBorders>
              <w:top w:val="nil"/>
            </w:tcBorders>
          </w:tcPr>
          <w:p w14:paraId="7B68D7E7" w14:textId="77777777" w:rsidR="00DD6D16" w:rsidRDefault="00DD6D16" w:rsidP="00176BEA">
            <w:pPr>
              <w:pStyle w:val="RequirementText"/>
            </w:pPr>
            <w:r>
              <w:t>Type</w:t>
            </w:r>
          </w:p>
        </w:tc>
        <w:tc>
          <w:tcPr>
            <w:tcW w:w="8080" w:type="dxa"/>
            <w:tcBorders>
              <w:top w:val="nil"/>
            </w:tcBorders>
          </w:tcPr>
          <w:p w14:paraId="002FA5A5" w14:textId="77777777" w:rsidR="00DD6D16" w:rsidRPr="000C404E" w:rsidRDefault="00DD6D16" w:rsidP="00176BEA">
            <w:pPr>
              <w:pStyle w:val="RequirementText"/>
            </w:pPr>
            <w:r>
              <w:t xml:space="preserve">Signed 16 bits data </w:t>
            </w:r>
          </w:p>
        </w:tc>
      </w:tr>
      <w:tr w:rsidR="00DD6D16" w14:paraId="7B264946" w14:textId="77777777" w:rsidTr="00176BEA">
        <w:tc>
          <w:tcPr>
            <w:tcW w:w="779" w:type="dxa"/>
            <w:tcBorders>
              <w:top w:val="nil"/>
              <w:left w:val="nil"/>
              <w:bottom w:val="nil"/>
            </w:tcBorders>
          </w:tcPr>
          <w:p w14:paraId="70991D83" w14:textId="77777777" w:rsidR="00DD6D16" w:rsidRDefault="00DD6D16" w:rsidP="00176BEA">
            <w:pPr>
              <w:pStyle w:val="RequirementText"/>
            </w:pPr>
          </w:p>
        </w:tc>
        <w:tc>
          <w:tcPr>
            <w:tcW w:w="1134" w:type="dxa"/>
          </w:tcPr>
          <w:p w14:paraId="3D0E14C4" w14:textId="77777777" w:rsidR="00DD6D16" w:rsidRDefault="00DD6D16" w:rsidP="00176BEA">
            <w:pPr>
              <w:pStyle w:val="RequirementText"/>
            </w:pPr>
            <w:r>
              <w:t>Object</w:t>
            </w:r>
          </w:p>
        </w:tc>
        <w:tc>
          <w:tcPr>
            <w:tcW w:w="8080" w:type="dxa"/>
          </w:tcPr>
          <w:p w14:paraId="603F6583" w14:textId="77777777" w:rsidR="00DD6D16" w:rsidRPr="000C404E" w:rsidRDefault="00DD6D16" w:rsidP="00DD6D16">
            <w:pPr>
              <w:pStyle w:val="RequirementText"/>
            </w:pPr>
            <w:r>
              <w:t>Contains the battery current value.</w:t>
            </w:r>
          </w:p>
        </w:tc>
      </w:tr>
      <w:tr w:rsidR="00DD6D16" w14:paraId="01492576" w14:textId="77777777" w:rsidTr="00176BEA">
        <w:tc>
          <w:tcPr>
            <w:tcW w:w="779" w:type="dxa"/>
            <w:tcBorders>
              <w:top w:val="nil"/>
              <w:left w:val="nil"/>
              <w:bottom w:val="nil"/>
            </w:tcBorders>
          </w:tcPr>
          <w:p w14:paraId="06D5F7D9" w14:textId="77777777" w:rsidR="00DD6D16" w:rsidRDefault="00DD6D16" w:rsidP="00176BEA">
            <w:pPr>
              <w:pStyle w:val="RequirementText"/>
            </w:pPr>
          </w:p>
        </w:tc>
        <w:tc>
          <w:tcPr>
            <w:tcW w:w="1134" w:type="dxa"/>
          </w:tcPr>
          <w:p w14:paraId="5991E538" w14:textId="77777777" w:rsidR="00DD6D16" w:rsidRDefault="00DD6D16" w:rsidP="00176BEA">
            <w:pPr>
              <w:pStyle w:val="RequirementText"/>
            </w:pPr>
            <w:r>
              <w:t>Unit</w:t>
            </w:r>
          </w:p>
        </w:tc>
        <w:tc>
          <w:tcPr>
            <w:tcW w:w="8080" w:type="dxa"/>
          </w:tcPr>
          <w:p w14:paraId="4D1387AF" w14:textId="77777777" w:rsidR="00DD6D16" w:rsidRPr="000C404E" w:rsidRDefault="00DD6D16" w:rsidP="00176BEA">
            <w:pPr>
              <w:pStyle w:val="RequirementText"/>
            </w:pPr>
            <w:r>
              <w:t>1lsb = 10mA</w:t>
            </w:r>
          </w:p>
        </w:tc>
      </w:tr>
      <w:tr w:rsidR="00DD6D16" w14:paraId="7B4F69E0" w14:textId="77777777" w:rsidTr="00176BEA">
        <w:tc>
          <w:tcPr>
            <w:tcW w:w="779" w:type="dxa"/>
            <w:tcBorders>
              <w:top w:val="nil"/>
              <w:left w:val="nil"/>
              <w:bottom w:val="nil"/>
            </w:tcBorders>
          </w:tcPr>
          <w:p w14:paraId="6E2ECE05" w14:textId="77777777" w:rsidR="00DD6D16" w:rsidRDefault="00DD6D16" w:rsidP="00176BEA">
            <w:pPr>
              <w:pStyle w:val="RequirementText"/>
            </w:pPr>
          </w:p>
        </w:tc>
        <w:tc>
          <w:tcPr>
            <w:tcW w:w="1134" w:type="dxa"/>
          </w:tcPr>
          <w:p w14:paraId="14A291D4" w14:textId="77777777" w:rsidR="00DD6D16" w:rsidRDefault="00DD6D16" w:rsidP="00176BEA">
            <w:pPr>
              <w:pStyle w:val="RequirementText"/>
            </w:pPr>
            <w:r>
              <w:t>Range</w:t>
            </w:r>
          </w:p>
        </w:tc>
        <w:tc>
          <w:tcPr>
            <w:tcW w:w="8080" w:type="dxa"/>
          </w:tcPr>
          <w:p w14:paraId="3BC12258" w14:textId="77777777" w:rsidR="00DD6D16" w:rsidRPr="000C404E" w:rsidRDefault="00DD6D16" w:rsidP="00176BEA">
            <w:pPr>
              <w:pStyle w:val="RequirementText"/>
            </w:pPr>
            <w:r>
              <w:t>NA</w:t>
            </w:r>
          </w:p>
        </w:tc>
      </w:tr>
      <w:tr w:rsidR="00DD6D16" w14:paraId="0DD7A27A" w14:textId="77777777" w:rsidTr="00176BEA">
        <w:tc>
          <w:tcPr>
            <w:tcW w:w="779" w:type="dxa"/>
            <w:tcBorders>
              <w:top w:val="nil"/>
              <w:left w:val="nil"/>
              <w:bottom w:val="nil"/>
            </w:tcBorders>
          </w:tcPr>
          <w:p w14:paraId="309DA366" w14:textId="77777777" w:rsidR="00DD6D16" w:rsidRDefault="00DD6D16" w:rsidP="00176BEA">
            <w:pPr>
              <w:pStyle w:val="RequirementText"/>
            </w:pPr>
          </w:p>
        </w:tc>
        <w:tc>
          <w:tcPr>
            <w:tcW w:w="1134" w:type="dxa"/>
          </w:tcPr>
          <w:p w14:paraId="2A923E9F" w14:textId="77777777" w:rsidR="00DD6D16" w:rsidRDefault="00DD6D16" w:rsidP="00176BEA">
            <w:pPr>
              <w:pStyle w:val="RequirementText"/>
            </w:pPr>
            <w:r>
              <w:t>Safety</w:t>
            </w:r>
          </w:p>
        </w:tc>
        <w:tc>
          <w:tcPr>
            <w:tcW w:w="8080" w:type="dxa"/>
          </w:tcPr>
          <w:p w14:paraId="477926F0" w14:textId="77777777" w:rsidR="00DD6D16" w:rsidRPr="000C404E" w:rsidRDefault="00DD6D16" w:rsidP="00176BEA">
            <w:pPr>
              <w:pStyle w:val="RequirementText"/>
            </w:pPr>
            <w:r>
              <w:t>NA</w:t>
            </w:r>
          </w:p>
        </w:tc>
      </w:tr>
      <w:tr w:rsidR="00DD6D16" w14:paraId="6B9FA789" w14:textId="77777777" w:rsidTr="00176BEA">
        <w:tc>
          <w:tcPr>
            <w:tcW w:w="779" w:type="dxa"/>
            <w:tcBorders>
              <w:top w:val="nil"/>
              <w:left w:val="nil"/>
              <w:bottom w:val="nil"/>
            </w:tcBorders>
          </w:tcPr>
          <w:p w14:paraId="2480DB45" w14:textId="77777777" w:rsidR="00DD6D16" w:rsidRDefault="00DD6D16" w:rsidP="00176BEA">
            <w:pPr>
              <w:pStyle w:val="RequirementText"/>
            </w:pPr>
          </w:p>
        </w:tc>
        <w:tc>
          <w:tcPr>
            <w:tcW w:w="1134" w:type="dxa"/>
          </w:tcPr>
          <w:p w14:paraId="7E689B56" w14:textId="77777777" w:rsidR="00DD6D16" w:rsidRDefault="00DD6D16" w:rsidP="00176BEA">
            <w:pPr>
              <w:pStyle w:val="RequirementText"/>
            </w:pPr>
            <w:r>
              <w:t>Constraint</w:t>
            </w:r>
          </w:p>
        </w:tc>
        <w:tc>
          <w:tcPr>
            <w:tcW w:w="8080" w:type="dxa"/>
          </w:tcPr>
          <w:p w14:paraId="0E1C3811" w14:textId="77777777" w:rsidR="00DD6D16" w:rsidRPr="000C404E" w:rsidRDefault="00DD6D16" w:rsidP="00176BEA">
            <w:pPr>
              <w:pStyle w:val="RequirementText"/>
            </w:pPr>
            <w:r>
              <w:t>Local data</w:t>
            </w:r>
          </w:p>
        </w:tc>
      </w:tr>
    </w:tbl>
    <w:p w14:paraId="66EB17EC" w14:textId="77777777" w:rsidR="00DD6D16" w:rsidRDefault="00DD6D16" w:rsidP="00DD6D16">
      <w:pPr>
        <w:jc w:val="left"/>
      </w:pPr>
    </w:p>
    <w:p w14:paraId="64019AF7" w14:textId="77777777" w:rsidR="007A492E" w:rsidRDefault="007A492E">
      <w:pPr>
        <w:jc w:val="left"/>
      </w:pPr>
    </w:p>
    <w:p w14:paraId="2CA2D497" w14:textId="77777777" w:rsidR="00BB3A77" w:rsidRDefault="00BB3A77">
      <w:pPr>
        <w:jc w:val="left"/>
        <w:rPr>
          <w:b/>
          <w:u w:val="single"/>
        </w:rPr>
      </w:pPr>
      <w:r>
        <w:br w:type="page"/>
      </w:r>
    </w:p>
    <w:p w14:paraId="7DC27D0B" w14:textId="77777777" w:rsidR="00F4263A" w:rsidRDefault="00FA009C" w:rsidP="0046647B">
      <w:pPr>
        <w:pStyle w:val="Heading3"/>
      </w:pPr>
      <w:bookmarkStart w:id="162" w:name="_Toc396742509"/>
      <w:r w:rsidRPr="00FA009C">
        <w:lastRenderedPageBreak/>
        <w:t>BFE_runExecuteEmergencyBrakingSequence main data</w:t>
      </w:r>
      <w:bookmarkEnd w:id="162"/>
      <w:r w:rsidRPr="00FA009C">
        <w:t xml:space="preserve"> </w:t>
      </w:r>
    </w:p>
    <w:p w14:paraId="2944072F" w14:textId="77777777" w:rsidR="00511BAF" w:rsidRDefault="00511BAF" w:rsidP="00511BAF">
      <w:pPr>
        <w:pStyle w:val="RequirementID"/>
      </w:pPr>
      <w:r>
        <w:t>DSG_BFE_</w:t>
      </w:r>
      <w:r w:rsidR="00176BEA">
        <w:t>00076</w:t>
      </w:r>
      <w:r>
        <w:t>:</w:t>
      </w:r>
    </w:p>
    <w:p w14:paraId="31D4570A" w14:textId="77777777" w:rsidR="00511BAF" w:rsidRPr="00657CCA" w:rsidRDefault="00511BAF" w:rsidP="00511BAF">
      <w:r>
        <w:t>[COVERS: ]</w:t>
      </w: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1134"/>
        <w:gridCol w:w="8080"/>
      </w:tblGrid>
      <w:tr w:rsidR="00511BAF" w14:paraId="5A84D9E6" w14:textId="77777777" w:rsidTr="004B3E37">
        <w:trPr>
          <w:cantSplit/>
        </w:trPr>
        <w:tc>
          <w:tcPr>
            <w:tcW w:w="9993" w:type="dxa"/>
            <w:gridSpan w:val="3"/>
            <w:tcBorders>
              <w:bottom w:val="single" w:sz="4" w:space="0" w:color="auto"/>
            </w:tcBorders>
            <w:shd w:val="pct5" w:color="auto" w:fill="FFFFFF"/>
          </w:tcPr>
          <w:p w14:paraId="3A1BE09E" w14:textId="77777777" w:rsidR="00511BAF" w:rsidRPr="003D58C0" w:rsidRDefault="00511BAF" w:rsidP="00511BAF">
            <w:pPr>
              <w:pStyle w:val="RequirementText"/>
              <w:rPr>
                <w:b/>
              </w:rPr>
            </w:pPr>
            <w:r>
              <w:rPr>
                <w:b/>
              </w:rPr>
              <w:t>u8CounterEmergencySeq</w:t>
            </w:r>
          </w:p>
        </w:tc>
      </w:tr>
      <w:tr w:rsidR="00511BAF" w14:paraId="2228E2D2" w14:textId="77777777" w:rsidTr="004B3E37">
        <w:tc>
          <w:tcPr>
            <w:tcW w:w="779" w:type="dxa"/>
            <w:tcBorders>
              <w:top w:val="nil"/>
              <w:left w:val="nil"/>
              <w:bottom w:val="nil"/>
            </w:tcBorders>
          </w:tcPr>
          <w:p w14:paraId="35A837DA" w14:textId="77777777" w:rsidR="00511BAF" w:rsidRDefault="00511BAF" w:rsidP="004B3E37">
            <w:pPr>
              <w:pStyle w:val="RequirementText"/>
            </w:pPr>
          </w:p>
        </w:tc>
        <w:tc>
          <w:tcPr>
            <w:tcW w:w="1134" w:type="dxa"/>
            <w:tcBorders>
              <w:top w:val="nil"/>
            </w:tcBorders>
          </w:tcPr>
          <w:p w14:paraId="1173843C" w14:textId="77777777" w:rsidR="00511BAF" w:rsidRDefault="00511BAF" w:rsidP="004B3E37">
            <w:pPr>
              <w:pStyle w:val="RequirementText"/>
            </w:pPr>
            <w:r>
              <w:t>Type</w:t>
            </w:r>
          </w:p>
        </w:tc>
        <w:tc>
          <w:tcPr>
            <w:tcW w:w="8080" w:type="dxa"/>
            <w:tcBorders>
              <w:top w:val="nil"/>
            </w:tcBorders>
          </w:tcPr>
          <w:p w14:paraId="17A4A3B4" w14:textId="77777777" w:rsidR="00511BAF" w:rsidRPr="000C404E" w:rsidRDefault="00511BAF" w:rsidP="00511BAF">
            <w:pPr>
              <w:pStyle w:val="RequirementText"/>
            </w:pPr>
            <w:r>
              <w:t>unsigned 8 bits</w:t>
            </w:r>
          </w:p>
        </w:tc>
      </w:tr>
      <w:tr w:rsidR="00511BAF" w14:paraId="5558E1C6" w14:textId="77777777" w:rsidTr="004B3E37">
        <w:tc>
          <w:tcPr>
            <w:tcW w:w="779" w:type="dxa"/>
            <w:tcBorders>
              <w:top w:val="nil"/>
              <w:left w:val="nil"/>
              <w:bottom w:val="nil"/>
            </w:tcBorders>
          </w:tcPr>
          <w:p w14:paraId="15924F22" w14:textId="77777777" w:rsidR="00511BAF" w:rsidRDefault="00511BAF" w:rsidP="004B3E37">
            <w:pPr>
              <w:pStyle w:val="RequirementText"/>
            </w:pPr>
          </w:p>
        </w:tc>
        <w:tc>
          <w:tcPr>
            <w:tcW w:w="1134" w:type="dxa"/>
          </w:tcPr>
          <w:p w14:paraId="28F291B6" w14:textId="77777777" w:rsidR="00511BAF" w:rsidRDefault="00511BAF" w:rsidP="004B3E37">
            <w:pPr>
              <w:pStyle w:val="RequirementText"/>
            </w:pPr>
            <w:r>
              <w:t>Object</w:t>
            </w:r>
          </w:p>
        </w:tc>
        <w:tc>
          <w:tcPr>
            <w:tcW w:w="8080" w:type="dxa"/>
          </w:tcPr>
          <w:p w14:paraId="7CCCBC18" w14:textId="77777777" w:rsidR="00511BAF" w:rsidRPr="000C404E" w:rsidRDefault="00511BAF" w:rsidP="004B3E37">
            <w:pPr>
              <w:pStyle w:val="RequirementText"/>
            </w:pPr>
            <w:r>
              <w:t>This counter is the timer used to know what step of the sequence shall be executed</w:t>
            </w:r>
          </w:p>
        </w:tc>
      </w:tr>
      <w:tr w:rsidR="00511BAF" w14:paraId="326B2213" w14:textId="77777777" w:rsidTr="004B3E37">
        <w:tc>
          <w:tcPr>
            <w:tcW w:w="779" w:type="dxa"/>
            <w:tcBorders>
              <w:top w:val="nil"/>
              <w:left w:val="nil"/>
              <w:bottom w:val="nil"/>
            </w:tcBorders>
          </w:tcPr>
          <w:p w14:paraId="4DDA48EA" w14:textId="77777777" w:rsidR="00511BAF" w:rsidRDefault="00511BAF" w:rsidP="004B3E37">
            <w:pPr>
              <w:pStyle w:val="RequirementText"/>
            </w:pPr>
          </w:p>
        </w:tc>
        <w:tc>
          <w:tcPr>
            <w:tcW w:w="1134" w:type="dxa"/>
          </w:tcPr>
          <w:p w14:paraId="4A2C06A2" w14:textId="77777777" w:rsidR="00511BAF" w:rsidRDefault="00511BAF" w:rsidP="004B3E37">
            <w:pPr>
              <w:pStyle w:val="RequirementText"/>
            </w:pPr>
            <w:r>
              <w:t>Unit</w:t>
            </w:r>
          </w:p>
        </w:tc>
        <w:tc>
          <w:tcPr>
            <w:tcW w:w="8080" w:type="dxa"/>
          </w:tcPr>
          <w:p w14:paraId="16075596" w14:textId="77777777" w:rsidR="00511BAF" w:rsidRPr="000C404E" w:rsidRDefault="00511BAF" w:rsidP="00511BAF">
            <w:pPr>
              <w:pStyle w:val="RequirementText"/>
            </w:pPr>
            <w:r>
              <w:t>1lsb = 400µs</w:t>
            </w:r>
          </w:p>
        </w:tc>
      </w:tr>
      <w:tr w:rsidR="00511BAF" w14:paraId="11F7D643" w14:textId="77777777" w:rsidTr="004B3E37">
        <w:tc>
          <w:tcPr>
            <w:tcW w:w="779" w:type="dxa"/>
            <w:tcBorders>
              <w:top w:val="nil"/>
              <w:left w:val="nil"/>
              <w:bottom w:val="nil"/>
            </w:tcBorders>
          </w:tcPr>
          <w:p w14:paraId="530710C9" w14:textId="77777777" w:rsidR="00511BAF" w:rsidRDefault="00511BAF" w:rsidP="004B3E37">
            <w:pPr>
              <w:pStyle w:val="RequirementText"/>
            </w:pPr>
          </w:p>
        </w:tc>
        <w:tc>
          <w:tcPr>
            <w:tcW w:w="1134" w:type="dxa"/>
          </w:tcPr>
          <w:p w14:paraId="511BDFB6" w14:textId="77777777" w:rsidR="00511BAF" w:rsidRDefault="00511BAF" w:rsidP="004B3E37">
            <w:pPr>
              <w:pStyle w:val="RequirementText"/>
            </w:pPr>
            <w:r>
              <w:t>Range</w:t>
            </w:r>
          </w:p>
        </w:tc>
        <w:tc>
          <w:tcPr>
            <w:tcW w:w="8080" w:type="dxa"/>
          </w:tcPr>
          <w:p w14:paraId="35622A26" w14:textId="77777777" w:rsidR="00511BAF" w:rsidRPr="000C404E" w:rsidRDefault="00511BAF" w:rsidP="00511BAF">
            <w:pPr>
              <w:pStyle w:val="RequirementText"/>
            </w:pPr>
            <w:r>
              <w:t>[ 0 ; 255]</w:t>
            </w:r>
          </w:p>
        </w:tc>
      </w:tr>
      <w:tr w:rsidR="00511BAF" w14:paraId="78C154D6" w14:textId="77777777" w:rsidTr="004B3E37">
        <w:tc>
          <w:tcPr>
            <w:tcW w:w="779" w:type="dxa"/>
            <w:tcBorders>
              <w:top w:val="nil"/>
              <w:left w:val="nil"/>
              <w:bottom w:val="nil"/>
            </w:tcBorders>
          </w:tcPr>
          <w:p w14:paraId="6BE395BD" w14:textId="77777777" w:rsidR="00511BAF" w:rsidRDefault="00511BAF" w:rsidP="004B3E37">
            <w:pPr>
              <w:pStyle w:val="RequirementText"/>
            </w:pPr>
          </w:p>
        </w:tc>
        <w:tc>
          <w:tcPr>
            <w:tcW w:w="1134" w:type="dxa"/>
          </w:tcPr>
          <w:p w14:paraId="14F465DB" w14:textId="77777777" w:rsidR="00511BAF" w:rsidRDefault="00511BAF" w:rsidP="004B3E37">
            <w:pPr>
              <w:pStyle w:val="RequirementText"/>
            </w:pPr>
            <w:r>
              <w:t>Safety</w:t>
            </w:r>
          </w:p>
        </w:tc>
        <w:tc>
          <w:tcPr>
            <w:tcW w:w="8080" w:type="dxa"/>
          </w:tcPr>
          <w:p w14:paraId="7EF42F23" w14:textId="77777777" w:rsidR="00511BAF" w:rsidRPr="000C404E" w:rsidRDefault="00511BAF" w:rsidP="004B3E37">
            <w:pPr>
              <w:pStyle w:val="RequirementText"/>
            </w:pPr>
            <w:r>
              <w:t>NA</w:t>
            </w:r>
          </w:p>
        </w:tc>
      </w:tr>
      <w:tr w:rsidR="00511BAF" w14:paraId="305D963E" w14:textId="77777777" w:rsidTr="004B3E37">
        <w:tc>
          <w:tcPr>
            <w:tcW w:w="779" w:type="dxa"/>
            <w:tcBorders>
              <w:top w:val="nil"/>
              <w:left w:val="nil"/>
              <w:bottom w:val="nil"/>
            </w:tcBorders>
          </w:tcPr>
          <w:p w14:paraId="2BE09127" w14:textId="77777777" w:rsidR="00511BAF" w:rsidRDefault="00511BAF" w:rsidP="004B3E37">
            <w:pPr>
              <w:pStyle w:val="RequirementText"/>
            </w:pPr>
          </w:p>
        </w:tc>
        <w:tc>
          <w:tcPr>
            <w:tcW w:w="1134" w:type="dxa"/>
          </w:tcPr>
          <w:p w14:paraId="612D3EF0" w14:textId="77777777" w:rsidR="00511BAF" w:rsidRDefault="00511BAF" w:rsidP="004B3E37">
            <w:pPr>
              <w:pStyle w:val="RequirementText"/>
            </w:pPr>
            <w:r>
              <w:t>Constraint</w:t>
            </w:r>
          </w:p>
        </w:tc>
        <w:tc>
          <w:tcPr>
            <w:tcW w:w="8080" w:type="dxa"/>
          </w:tcPr>
          <w:p w14:paraId="1FD458C1" w14:textId="77777777" w:rsidR="00511BAF" w:rsidRPr="000C404E" w:rsidRDefault="00511BAF" w:rsidP="004B3E37">
            <w:pPr>
              <w:pStyle w:val="RequirementText"/>
            </w:pPr>
            <w:r>
              <w:t>Static data</w:t>
            </w:r>
          </w:p>
        </w:tc>
      </w:tr>
    </w:tbl>
    <w:p w14:paraId="11598FDC" w14:textId="77777777" w:rsidR="00511BAF" w:rsidRDefault="00511BAF" w:rsidP="00511BAF"/>
    <w:p w14:paraId="33F09B67" w14:textId="77777777" w:rsidR="00511BAF" w:rsidRDefault="00511BAF" w:rsidP="00511BAF">
      <w:pPr>
        <w:pStyle w:val="RequirementID"/>
      </w:pPr>
      <w:r>
        <w:t>DSG_BFE_</w:t>
      </w:r>
      <w:r w:rsidR="00176BEA">
        <w:t>00077</w:t>
      </w:r>
      <w:r>
        <w:t>:</w:t>
      </w:r>
    </w:p>
    <w:p w14:paraId="308685E7" w14:textId="77777777" w:rsidR="00511BAF" w:rsidRPr="00657CCA" w:rsidRDefault="00511BAF" w:rsidP="00511BAF">
      <w:r>
        <w:t>[COVERS: DES_TF_G_</w:t>
      </w:r>
      <w:r w:rsidR="005A5F0C">
        <w:t>1370</w:t>
      </w:r>
      <w:r>
        <w:t>]</w:t>
      </w: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1134"/>
        <w:gridCol w:w="8080"/>
      </w:tblGrid>
      <w:tr w:rsidR="00511BAF" w14:paraId="27C57B7C" w14:textId="77777777" w:rsidTr="004B3E37">
        <w:trPr>
          <w:cantSplit/>
        </w:trPr>
        <w:tc>
          <w:tcPr>
            <w:tcW w:w="9993" w:type="dxa"/>
            <w:gridSpan w:val="3"/>
            <w:tcBorders>
              <w:bottom w:val="single" w:sz="4" w:space="0" w:color="auto"/>
            </w:tcBorders>
            <w:shd w:val="pct5" w:color="auto" w:fill="FFFFFF"/>
          </w:tcPr>
          <w:p w14:paraId="33CBAD56" w14:textId="77777777" w:rsidR="00511BAF" w:rsidRPr="003D58C0" w:rsidRDefault="00511BAF" w:rsidP="00511BAF">
            <w:pPr>
              <w:pStyle w:val="RequirementText"/>
              <w:rPr>
                <w:b/>
              </w:rPr>
            </w:pPr>
            <w:r>
              <w:rPr>
                <w:b/>
              </w:rPr>
              <w:t>u8AlphaFactorEmergencySeq</w:t>
            </w:r>
          </w:p>
        </w:tc>
      </w:tr>
      <w:tr w:rsidR="00511BAF" w14:paraId="2C1BA0DA" w14:textId="77777777" w:rsidTr="004B3E37">
        <w:tc>
          <w:tcPr>
            <w:tcW w:w="779" w:type="dxa"/>
            <w:tcBorders>
              <w:top w:val="nil"/>
              <w:left w:val="nil"/>
              <w:bottom w:val="nil"/>
            </w:tcBorders>
          </w:tcPr>
          <w:p w14:paraId="5E1F0336" w14:textId="77777777" w:rsidR="00511BAF" w:rsidRDefault="00511BAF" w:rsidP="004B3E37">
            <w:pPr>
              <w:pStyle w:val="RequirementText"/>
            </w:pPr>
          </w:p>
        </w:tc>
        <w:tc>
          <w:tcPr>
            <w:tcW w:w="1134" w:type="dxa"/>
            <w:tcBorders>
              <w:top w:val="nil"/>
            </w:tcBorders>
          </w:tcPr>
          <w:p w14:paraId="66CB0D2D" w14:textId="77777777" w:rsidR="00511BAF" w:rsidRDefault="00511BAF" w:rsidP="004B3E37">
            <w:pPr>
              <w:pStyle w:val="RequirementText"/>
            </w:pPr>
            <w:r>
              <w:t>Type</w:t>
            </w:r>
          </w:p>
        </w:tc>
        <w:tc>
          <w:tcPr>
            <w:tcW w:w="8080" w:type="dxa"/>
            <w:tcBorders>
              <w:top w:val="nil"/>
            </w:tcBorders>
          </w:tcPr>
          <w:p w14:paraId="16C55A08" w14:textId="77777777" w:rsidR="00511BAF" w:rsidRPr="000C404E" w:rsidRDefault="00511BAF" w:rsidP="004B3E37">
            <w:pPr>
              <w:pStyle w:val="RequirementText"/>
            </w:pPr>
            <w:r>
              <w:t>unsigned 8 bits</w:t>
            </w:r>
          </w:p>
        </w:tc>
      </w:tr>
      <w:tr w:rsidR="00511BAF" w14:paraId="176A3568" w14:textId="77777777" w:rsidTr="004B3E37">
        <w:tc>
          <w:tcPr>
            <w:tcW w:w="779" w:type="dxa"/>
            <w:tcBorders>
              <w:top w:val="nil"/>
              <w:left w:val="nil"/>
              <w:bottom w:val="nil"/>
            </w:tcBorders>
          </w:tcPr>
          <w:p w14:paraId="3AF68AA9" w14:textId="77777777" w:rsidR="00511BAF" w:rsidRDefault="00511BAF" w:rsidP="004B3E37">
            <w:pPr>
              <w:pStyle w:val="RequirementText"/>
            </w:pPr>
          </w:p>
        </w:tc>
        <w:tc>
          <w:tcPr>
            <w:tcW w:w="1134" w:type="dxa"/>
          </w:tcPr>
          <w:p w14:paraId="1F324977" w14:textId="77777777" w:rsidR="00511BAF" w:rsidRDefault="00511BAF" w:rsidP="004B3E37">
            <w:pPr>
              <w:pStyle w:val="RequirementText"/>
            </w:pPr>
            <w:r>
              <w:t>Object</w:t>
            </w:r>
          </w:p>
        </w:tc>
        <w:tc>
          <w:tcPr>
            <w:tcW w:w="8080" w:type="dxa"/>
          </w:tcPr>
          <w:p w14:paraId="67392C6D" w14:textId="77777777" w:rsidR="00511BAF" w:rsidRPr="000C404E" w:rsidRDefault="00511BAF" w:rsidP="004B3E37">
            <w:pPr>
              <w:pStyle w:val="RequirementText"/>
            </w:pPr>
            <w:r>
              <w:t>Correction factor applied on the -100% nominal consign  to limit over current on the motor</w:t>
            </w:r>
          </w:p>
        </w:tc>
      </w:tr>
      <w:tr w:rsidR="00511BAF" w14:paraId="0D0BB94A" w14:textId="77777777" w:rsidTr="004B3E37">
        <w:tc>
          <w:tcPr>
            <w:tcW w:w="779" w:type="dxa"/>
            <w:tcBorders>
              <w:top w:val="nil"/>
              <w:left w:val="nil"/>
              <w:bottom w:val="nil"/>
            </w:tcBorders>
          </w:tcPr>
          <w:p w14:paraId="608F8828" w14:textId="77777777" w:rsidR="00511BAF" w:rsidRDefault="00511BAF" w:rsidP="004B3E37">
            <w:pPr>
              <w:pStyle w:val="RequirementText"/>
            </w:pPr>
          </w:p>
        </w:tc>
        <w:tc>
          <w:tcPr>
            <w:tcW w:w="1134" w:type="dxa"/>
          </w:tcPr>
          <w:p w14:paraId="7D675B44" w14:textId="77777777" w:rsidR="00511BAF" w:rsidRDefault="00511BAF" w:rsidP="004B3E37">
            <w:pPr>
              <w:pStyle w:val="RequirementText"/>
            </w:pPr>
            <w:r>
              <w:t>Unit</w:t>
            </w:r>
          </w:p>
        </w:tc>
        <w:tc>
          <w:tcPr>
            <w:tcW w:w="8080" w:type="dxa"/>
          </w:tcPr>
          <w:p w14:paraId="01253FC2" w14:textId="77777777" w:rsidR="00511BAF" w:rsidRPr="000C404E" w:rsidRDefault="00511BAF" w:rsidP="00511BAF">
            <w:pPr>
              <w:pStyle w:val="RequirementText"/>
            </w:pPr>
            <w:r>
              <w:t>1lsb = 100/64 %</w:t>
            </w:r>
          </w:p>
        </w:tc>
      </w:tr>
      <w:tr w:rsidR="00511BAF" w14:paraId="34834E86" w14:textId="77777777" w:rsidTr="004B3E37">
        <w:tc>
          <w:tcPr>
            <w:tcW w:w="779" w:type="dxa"/>
            <w:tcBorders>
              <w:top w:val="nil"/>
              <w:left w:val="nil"/>
              <w:bottom w:val="nil"/>
            </w:tcBorders>
          </w:tcPr>
          <w:p w14:paraId="15D00E20" w14:textId="77777777" w:rsidR="00511BAF" w:rsidRDefault="00511BAF" w:rsidP="004B3E37">
            <w:pPr>
              <w:pStyle w:val="RequirementText"/>
            </w:pPr>
          </w:p>
        </w:tc>
        <w:tc>
          <w:tcPr>
            <w:tcW w:w="1134" w:type="dxa"/>
          </w:tcPr>
          <w:p w14:paraId="69BA901E" w14:textId="77777777" w:rsidR="00511BAF" w:rsidRDefault="00511BAF" w:rsidP="004B3E37">
            <w:pPr>
              <w:pStyle w:val="RequirementText"/>
            </w:pPr>
            <w:r>
              <w:t>Range</w:t>
            </w:r>
          </w:p>
        </w:tc>
        <w:tc>
          <w:tcPr>
            <w:tcW w:w="8080" w:type="dxa"/>
          </w:tcPr>
          <w:p w14:paraId="3537B0B8" w14:textId="77777777" w:rsidR="00511BAF" w:rsidRPr="000C404E" w:rsidRDefault="00511BAF" w:rsidP="00511BAF">
            <w:pPr>
              <w:pStyle w:val="RequirementText"/>
            </w:pPr>
            <w:r>
              <w:t>[ 0 ; 64]</w:t>
            </w:r>
          </w:p>
        </w:tc>
      </w:tr>
      <w:tr w:rsidR="00511BAF" w14:paraId="4A7E61D4" w14:textId="77777777" w:rsidTr="004B3E37">
        <w:tc>
          <w:tcPr>
            <w:tcW w:w="779" w:type="dxa"/>
            <w:tcBorders>
              <w:top w:val="nil"/>
              <w:left w:val="nil"/>
              <w:bottom w:val="nil"/>
            </w:tcBorders>
          </w:tcPr>
          <w:p w14:paraId="2C682FB1" w14:textId="77777777" w:rsidR="00511BAF" w:rsidRDefault="00511BAF" w:rsidP="004B3E37">
            <w:pPr>
              <w:pStyle w:val="RequirementText"/>
            </w:pPr>
          </w:p>
        </w:tc>
        <w:tc>
          <w:tcPr>
            <w:tcW w:w="1134" w:type="dxa"/>
          </w:tcPr>
          <w:p w14:paraId="33FA57F1" w14:textId="77777777" w:rsidR="00511BAF" w:rsidRDefault="00511BAF" w:rsidP="004B3E37">
            <w:pPr>
              <w:pStyle w:val="RequirementText"/>
            </w:pPr>
            <w:r>
              <w:t>Safety</w:t>
            </w:r>
          </w:p>
        </w:tc>
        <w:tc>
          <w:tcPr>
            <w:tcW w:w="8080" w:type="dxa"/>
          </w:tcPr>
          <w:p w14:paraId="260C8CB2" w14:textId="77777777" w:rsidR="00511BAF" w:rsidRPr="000C404E" w:rsidRDefault="00511BAF" w:rsidP="004B3E37">
            <w:pPr>
              <w:pStyle w:val="RequirementText"/>
            </w:pPr>
            <w:r>
              <w:t>NA</w:t>
            </w:r>
          </w:p>
        </w:tc>
      </w:tr>
      <w:tr w:rsidR="00511BAF" w14:paraId="381D0EB2" w14:textId="77777777" w:rsidTr="004B3E37">
        <w:tc>
          <w:tcPr>
            <w:tcW w:w="779" w:type="dxa"/>
            <w:tcBorders>
              <w:top w:val="nil"/>
              <w:left w:val="nil"/>
              <w:bottom w:val="nil"/>
            </w:tcBorders>
          </w:tcPr>
          <w:p w14:paraId="6D7BE1B2" w14:textId="77777777" w:rsidR="00511BAF" w:rsidRDefault="00511BAF" w:rsidP="004B3E37">
            <w:pPr>
              <w:pStyle w:val="RequirementText"/>
            </w:pPr>
          </w:p>
        </w:tc>
        <w:tc>
          <w:tcPr>
            <w:tcW w:w="1134" w:type="dxa"/>
          </w:tcPr>
          <w:p w14:paraId="448E6825" w14:textId="77777777" w:rsidR="00511BAF" w:rsidRDefault="00511BAF" w:rsidP="004B3E37">
            <w:pPr>
              <w:pStyle w:val="RequirementText"/>
            </w:pPr>
            <w:r>
              <w:t>Constraint</w:t>
            </w:r>
          </w:p>
        </w:tc>
        <w:tc>
          <w:tcPr>
            <w:tcW w:w="8080" w:type="dxa"/>
          </w:tcPr>
          <w:p w14:paraId="263E1E4C" w14:textId="77777777" w:rsidR="00511BAF" w:rsidRPr="000C404E" w:rsidRDefault="00D75843" w:rsidP="004B3E37">
            <w:pPr>
              <w:pStyle w:val="RequirementText"/>
            </w:pPr>
            <w:r>
              <w:t>Local data</w:t>
            </w:r>
          </w:p>
        </w:tc>
      </w:tr>
    </w:tbl>
    <w:p w14:paraId="4DC98846" w14:textId="77777777" w:rsidR="00511BAF" w:rsidRDefault="00511BAF" w:rsidP="00511BAF">
      <w:pPr>
        <w:pStyle w:val="RequirementID"/>
      </w:pPr>
    </w:p>
    <w:p w14:paraId="477DB574" w14:textId="77777777" w:rsidR="00511BAF" w:rsidRDefault="00511BAF" w:rsidP="00511BAF">
      <w:pPr>
        <w:pStyle w:val="RequirementID"/>
      </w:pPr>
      <w:r>
        <w:t>DSG_BFE_</w:t>
      </w:r>
      <w:r w:rsidR="00176BEA">
        <w:t>00078</w:t>
      </w:r>
      <w:r>
        <w:t>:</w:t>
      </w:r>
    </w:p>
    <w:p w14:paraId="3CA6FCAE" w14:textId="77777777" w:rsidR="00511BAF" w:rsidRPr="00657CCA" w:rsidRDefault="00511BAF" w:rsidP="00511BAF">
      <w:r>
        <w:t xml:space="preserve">[COVERS: </w:t>
      </w:r>
      <w:r w:rsidR="005A5F0C">
        <w:t>DES_TF_G_1370</w:t>
      </w:r>
      <w:r>
        <w:t>]</w:t>
      </w: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1134"/>
        <w:gridCol w:w="8080"/>
      </w:tblGrid>
      <w:tr w:rsidR="00511BAF" w14:paraId="2AE1D563" w14:textId="77777777" w:rsidTr="004B3E37">
        <w:trPr>
          <w:cantSplit/>
        </w:trPr>
        <w:tc>
          <w:tcPr>
            <w:tcW w:w="9993" w:type="dxa"/>
            <w:gridSpan w:val="3"/>
            <w:tcBorders>
              <w:bottom w:val="single" w:sz="4" w:space="0" w:color="auto"/>
            </w:tcBorders>
            <w:shd w:val="pct5" w:color="auto" w:fill="FFFFFF"/>
          </w:tcPr>
          <w:p w14:paraId="6D387B5F" w14:textId="77777777" w:rsidR="00511BAF" w:rsidRPr="003D58C0" w:rsidRDefault="00511BAF" w:rsidP="00511BAF">
            <w:pPr>
              <w:pStyle w:val="RequirementText"/>
              <w:rPr>
                <w:b/>
              </w:rPr>
            </w:pPr>
            <w:r>
              <w:rPr>
                <w:b/>
              </w:rPr>
              <w:t>u8BetaFactorEmergencySeq</w:t>
            </w:r>
          </w:p>
        </w:tc>
      </w:tr>
      <w:tr w:rsidR="00511BAF" w14:paraId="4F0DFC57" w14:textId="77777777" w:rsidTr="004B3E37">
        <w:tc>
          <w:tcPr>
            <w:tcW w:w="779" w:type="dxa"/>
            <w:tcBorders>
              <w:top w:val="nil"/>
              <w:left w:val="nil"/>
              <w:bottom w:val="nil"/>
            </w:tcBorders>
          </w:tcPr>
          <w:p w14:paraId="34C403C4" w14:textId="77777777" w:rsidR="00511BAF" w:rsidRDefault="00511BAF" w:rsidP="004B3E37">
            <w:pPr>
              <w:pStyle w:val="RequirementText"/>
            </w:pPr>
          </w:p>
        </w:tc>
        <w:tc>
          <w:tcPr>
            <w:tcW w:w="1134" w:type="dxa"/>
            <w:tcBorders>
              <w:top w:val="nil"/>
            </w:tcBorders>
          </w:tcPr>
          <w:p w14:paraId="5ED15702" w14:textId="77777777" w:rsidR="00511BAF" w:rsidRDefault="00511BAF" w:rsidP="004B3E37">
            <w:pPr>
              <w:pStyle w:val="RequirementText"/>
            </w:pPr>
            <w:r>
              <w:t>Type</w:t>
            </w:r>
          </w:p>
        </w:tc>
        <w:tc>
          <w:tcPr>
            <w:tcW w:w="8080" w:type="dxa"/>
            <w:tcBorders>
              <w:top w:val="nil"/>
            </w:tcBorders>
          </w:tcPr>
          <w:p w14:paraId="2003DBA5" w14:textId="77777777" w:rsidR="00511BAF" w:rsidRPr="000C404E" w:rsidRDefault="00511BAF" w:rsidP="004B3E37">
            <w:pPr>
              <w:pStyle w:val="RequirementText"/>
            </w:pPr>
            <w:r>
              <w:t>unsigned 8 bits</w:t>
            </w:r>
          </w:p>
        </w:tc>
      </w:tr>
      <w:tr w:rsidR="00511BAF" w14:paraId="0F8D97B0" w14:textId="77777777" w:rsidTr="004B3E37">
        <w:tc>
          <w:tcPr>
            <w:tcW w:w="779" w:type="dxa"/>
            <w:tcBorders>
              <w:top w:val="nil"/>
              <w:left w:val="nil"/>
              <w:bottom w:val="nil"/>
            </w:tcBorders>
          </w:tcPr>
          <w:p w14:paraId="669686AC" w14:textId="77777777" w:rsidR="00511BAF" w:rsidRDefault="00511BAF" w:rsidP="004B3E37">
            <w:pPr>
              <w:pStyle w:val="RequirementText"/>
            </w:pPr>
          </w:p>
        </w:tc>
        <w:tc>
          <w:tcPr>
            <w:tcW w:w="1134" w:type="dxa"/>
          </w:tcPr>
          <w:p w14:paraId="37B951FF" w14:textId="77777777" w:rsidR="00511BAF" w:rsidRDefault="00511BAF" w:rsidP="004B3E37">
            <w:pPr>
              <w:pStyle w:val="RequirementText"/>
            </w:pPr>
            <w:r>
              <w:t>Object</w:t>
            </w:r>
          </w:p>
        </w:tc>
        <w:tc>
          <w:tcPr>
            <w:tcW w:w="8080" w:type="dxa"/>
          </w:tcPr>
          <w:p w14:paraId="5B8B717C" w14:textId="77777777" w:rsidR="00511BAF" w:rsidRPr="000C404E" w:rsidRDefault="00511BAF" w:rsidP="00511BAF">
            <w:pPr>
              <w:pStyle w:val="RequirementText"/>
            </w:pPr>
            <w:r>
              <w:t>Correction factor applied on the -100% nominal consign  to limit over current on the battery</w:t>
            </w:r>
          </w:p>
        </w:tc>
      </w:tr>
      <w:tr w:rsidR="00511BAF" w14:paraId="10A6E5EC" w14:textId="77777777" w:rsidTr="004B3E37">
        <w:tc>
          <w:tcPr>
            <w:tcW w:w="779" w:type="dxa"/>
            <w:tcBorders>
              <w:top w:val="nil"/>
              <w:left w:val="nil"/>
              <w:bottom w:val="nil"/>
            </w:tcBorders>
          </w:tcPr>
          <w:p w14:paraId="4600F528" w14:textId="77777777" w:rsidR="00511BAF" w:rsidRDefault="00511BAF" w:rsidP="004B3E37">
            <w:pPr>
              <w:pStyle w:val="RequirementText"/>
            </w:pPr>
          </w:p>
        </w:tc>
        <w:tc>
          <w:tcPr>
            <w:tcW w:w="1134" w:type="dxa"/>
          </w:tcPr>
          <w:p w14:paraId="2DC9DE8B" w14:textId="77777777" w:rsidR="00511BAF" w:rsidRDefault="00511BAF" w:rsidP="004B3E37">
            <w:pPr>
              <w:pStyle w:val="RequirementText"/>
            </w:pPr>
            <w:r>
              <w:t>Unit</w:t>
            </w:r>
          </w:p>
        </w:tc>
        <w:tc>
          <w:tcPr>
            <w:tcW w:w="8080" w:type="dxa"/>
          </w:tcPr>
          <w:p w14:paraId="346B3A43" w14:textId="77777777" w:rsidR="00511BAF" w:rsidRPr="000C404E" w:rsidRDefault="00511BAF" w:rsidP="004B3E37">
            <w:pPr>
              <w:pStyle w:val="RequirementText"/>
            </w:pPr>
            <w:r>
              <w:t>1lsb = 100/64 %</w:t>
            </w:r>
          </w:p>
        </w:tc>
      </w:tr>
      <w:tr w:rsidR="00511BAF" w14:paraId="74193D2D" w14:textId="77777777" w:rsidTr="004B3E37">
        <w:tc>
          <w:tcPr>
            <w:tcW w:w="779" w:type="dxa"/>
            <w:tcBorders>
              <w:top w:val="nil"/>
              <w:left w:val="nil"/>
              <w:bottom w:val="nil"/>
            </w:tcBorders>
          </w:tcPr>
          <w:p w14:paraId="6DCF5072" w14:textId="77777777" w:rsidR="00511BAF" w:rsidRDefault="00511BAF" w:rsidP="004B3E37">
            <w:pPr>
              <w:pStyle w:val="RequirementText"/>
            </w:pPr>
          </w:p>
        </w:tc>
        <w:tc>
          <w:tcPr>
            <w:tcW w:w="1134" w:type="dxa"/>
          </w:tcPr>
          <w:p w14:paraId="454E0AB8" w14:textId="77777777" w:rsidR="00511BAF" w:rsidRDefault="00511BAF" w:rsidP="004B3E37">
            <w:pPr>
              <w:pStyle w:val="RequirementText"/>
            </w:pPr>
            <w:r>
              <w:t>Range</w:t>
            </w:r>
          </w:p>
        </w:tc>
        <w:tc>
          <w:tcPr>
            <w:tcW w:w="8080" w:type="dxa"/>
          </w:tcPr>
          <w:p w14:paraId="5DFDFE7F" w14:textId="77777777" w:rsidR="00511BAF" w:rsidRPr="000C404E" w:rsidRDefault="00511BAF" w:rsidP="004B3E37">
            <w:pPr>
              <w:pStyle w:val="RequirementText"/>
            </w:pPr>
            <w:r>
              <w:t>[ 0 ; 64]</w:t>
            </w:r>
          </w:p>
        </w:tc>
      </w:tr>
      <w:tr w:rsidR="00511BAF" w14:paraId="3648071E" w14:textId="77777777" w:rsidTr="004B3E37">
        <w:tc>
          <w:tcPr>
            <w:tcW w:w="779" w:type="dxa"/>
            <w:tcBorders>
              <w:top w:val="nil"/>
              <w:left w:val="nil"/>
              <w:bottom w:val="nil"/>
            </w:tcBorders>
          </w:tcPr>
          <w:p w14:paraId="074CEEE6" w14:textId="77777777" w:rsidR="00511BAF" w:rsidRDefault="00511BAF" w:rsidP="004B3E37">
            <w:pPr>
              <w:pStyle w:val="RequirementText"/>
            </w:pPr>
          </w:p>
        </w:tc>
        <w:tc>
          <w:tcPr>
            <w:tcW w:w="1134" w:type="dxa"/>
          </w:tcPr>
          <w:p w14:paraId="2D75914C" w14:textId="77777777" w:rsidR="00511BAF" w:rsidRDefault="00511BAF" w:rsidP="004B3E37">
            <w:pPr>
              <w:pStyle w:val="RequirementText"/>
            </w:pPr>
            <w:r>
              <w:t>Safety</w:t>
            </w:r>
          </w:p>
        </w:tc>
        <w:tc>
          <w:tcPr>
            <w:tcW w:w="8080" w:type="dxa"/>
          </w:tcPr>
          <w:p w14:paraId="1253DCBD" w14:textId="77777777" w:rsidR="00511BAF" w:rsidRPr="000C404E" w:rsidRDefault="00511BAF" w:rsidP="004B3E37">
            <w:pPr>
              <w:pStyle w:val="RequirementText"/>
            </w:pPr>
            <w:r>
              <w:t>NA</w:t>
            </w:r>
          </w:p>
        </w:tc>
      </w:tr>
      <w:tr w:rsidR="00511BAF" w14:paraId="4148A197" w14:textId="77777777" w:rsidTr="004B3E37">
        <w:tc>
          <w:tcPr>
            <w:tcW w:w="779" w:type="dxa"/>
            <w:tcBorders>
              <w:top w:val="nil"/>
              <w:left w:val="nil"/>
              <w:bottom w:val="nil"/>
            </w:tcBorders>
          </w:tcPr>
          <w:p w14:paraId="0445D62E" w14:textId="77777777" w:rsidR="00511BAF" w:rsidRDefault="00511BAF" w:rsidP="004B3E37">
            <w:pPr>
              <w:pStyle w:val="RequirementText"/>
            </w:pPr>
          </w:p>
        </w:tc>
        <w:tc>
          <w:tcPr>
            <w:tcW w:w="1134" w:type="dxa"/>
          </w:tcPr>
          <w:p w14:paraId="063652BE" w14:textId="77777777" w:rsidR="00511BAF" w:rsidRDefault="00511BAF" w:rsidP="004B3E37">
            <w:pPr>
              <w:pStyle w:val="RequirementText"/>
            </w:pPr>
            <w:r>
              <w:t>Constraint</w:t>
            </w:r>
          </w:p>
        </w:tc>
        <w:tc>
          <w:tcPr>
            <w:tcW w:w="8080" w:type="dxa"/>
          </w:tcPr>
          <w:p w14:paraId="6D11070E" w14:textId="77777777" w:rsidR="00511BAF" w:rsidRPr="000C404E" w:rsidRDefault="00D75843" w:rsidP="004B3E37">
            <w:pPr>
              <w:pStyle w:val="RequirementText"/>
            </w:pPr>
            <w:r>
              <w:t>Local data</w:t>
            </w:r>
          </w:p>
        </w:tc>
      </w:tr>
    </w:tbl>
    <w:p w14:paraId="1A6C014A" w14:textId="77777777" w:rsidR="007C4BC2" w:rsidRDefault="007C4BC2" w:rsidP="007C4BC2"/>
    <w:p w14:paraId="3C7A28C8" w14:textId="77777777" w:rsidR="007C4BC2" w:rsidRDefault="007C4BC2">
      <w:pPr>
        <w:jc w:val="left"/>
        <w:rPr>
          <w:b/>
          <w:u w:val="single"/>
        </w:rPr>
      </w:pPr>
      <w:r>
        <w:br w:type="page"/>
      </w:r>
    </w:p>
    <w:p w14:paraId="357B63A3" w14:textId="77777777" w:rsidR="0046647B" w:rsidRDefault="0046647B" w:rsidP="0046647B">
      <w:pPr>
        <w:pStyle w:val="Heading3"/>
      </w:pPr>
      <w:bookmarkStart w:id="163" w:name="_Toc396742510"/>
      <w:r>
        <w:lastRenderedPageBreak/>
        <w:t>Constants</w:t>
      </w:r>
      <w:bookmarkEnd w:id="156"/>
      <w:bookmarkEnd w:id="163"/>
    </w:p>
    <w:p w14:paraId="59AA3C08" w14:textId="77777777" w:rsidR="0046647B" w:rsidRDefault="0046647B" w:rsidP="0046647B">
      <w:pPr>
        <w:pStyle w:val="Heading4"/>
      </w:pPr>
      <w:bookmarkStart w:id="164" w:name="_Toc396742511"/>
      <w:r>
        <w:t>Step order type values</w:t>
      </w:r>
      <w:bookmarkEnd w:id="164"/>
    </w:p>
    <w:p w14:paraId="72CDD43F" w14:textId="77777777" w:rsidR="00657CCA" w:rsidRDefault="00657CCA" w:rsidP="00657CCA">
      <w:r>
        <w:t>Order type byte layout</w:t>
      </w:r>
      <w:r w:rsidR="00871F8F">
        <w:t>:</w:t>
      </w:r>
    </w:p>
    <w:p w14:paraId="5D5470D1" w14:textId="77777777" w:rsidR="00657CCA" w:rsidRDefault="00657CCA" w:rsidP="00657CCA"/>
    <w:tbl>
      <w:tblPr>
        <w:tblStyle w:val="TableGrid"/>
        <w:tblW w:w="0" w:type="auto"/>
        <w:tblCellMar>
          <w:left w:w="57" w:type="dxa"/>
          <w:right w:w="57" w:type="dxa"/>
        </w:tblCellMar>
        <w:tblLook w:val="04A0" w:firstRow="1" w:lastRow="0" w:firstColumn="1" w:lastColumn="0" w:noHBand="0" w:noVBand="1"/>
      </w:tblPr>
      <w:tblGrid>
        <w:gridCol w:w="851"/>
        <w:gridCol w:w="851"/>
        <w:gridCol w:w="851"/>
        <w:gridCol w:w="851"/>
        <w:gridCol w:w="851"/>
        <w:gridCol w:w="851"/>
        <w:gridCol w:w="851"/>
        <w:gridCol w:w="851"/>
      </w:tblGrid>
      <w:tr w:rsidR="00002CD8" w14:paraId="12E76D68" w14:textId="77777777" w:rsidTr="00002CD8">
        <w:tc>
          <w:tcPr>
            <w:tcW w:w="851" w:type="dxa"/>
            <w:tcBorders>
              <w:bottom w:val="single" w:sz="4" w:space="0" w:color="auto"/>
              <w:right w:val="single" w:sz="4" w:space="0" w:color="auto"/>
            </w:tcBorders>
            <w:shd w:val="clear" w:color="auto" w:fill="auto"/>
          </w:tcPr>
          <w:p w14:paraId="0B78EC8D" w14:textId="77777777" w:rsidR="00002CD8" w:rsidRDefault="00002CD8" w:rsidP="00657CCA">
            <w:pPr>
              <w:jc w:val="center"/>
            </w:pPr>
            <w:r>
              <w:t>b</w:t>
            </w:r>
            <w:r w:rsidRPr="00002CD8">
              <w:rPr>
                <w:vertAlign w:val="subscript"/>
              </w:rPr>
              <w:t>7</w:t>
            </w:r>
          </w:p>
        </w:tc>
        <w:tc>
          <w:tcPr>
            <w:tcW w:w="851" w:type="dxa"/>
            <w:tcBorders>
              <w:left w:val="single" w:sz="4" w:space="0" w:color="auto"/>
              <w:bottom w:val="single" w:sz="4" w:space="0" w:color="auto"/>
              <w:right w:val="single" w:sz="4" w:space="0" w:color="auto"/>
            </w:tcBorders>
            <w:shd w:val="clear" w:color="auto" w:fill="auto"/>
          </w:tcPr>
          <w:p w14:paraId="3917A2E8" w14:textId="77777777" w:rsidR="00002CD8" w:rsidRDefault="00002CD8" w:rsidP="00002CD8">
            <w:pPr>
              <w:jc w:val="center"/>
            </w:pPr>
            <w:r>
              <w:t>b</w:t>
            </w:r>
            <w:r w:rsidRPr="00002CD8">
              <w:rPr>
                <w:vertAlign w:val="subscript"/>
              </w:rPr>
              <w:t>6</w:t>
            </w:r>
          </w:p>
        </w:tc>
        <w:tc>
          <w:tcPr>
            <w:tcW w:w="851" w:type="dxa"/>
            <w:tcBorders>
              <w:left w:val="single" w:sz="4" w:space="0" w:color="auto"/>
              <w:bottom w:val="single" w:sz="4" w:space="0" w:color="auto"/>
              <w:right w:val="single" w:sz="4" w:space="0" w:color="auto"/>
            </w:tcBorders>
            <w:shd w:val="clear" w:color="auto" w:fill="auto"/>
          </w:tcPr>
          <w:p w14:paraId="5AD17546" w14:textId="77777777" w:rsidR="00002CD8" w:rsidRDefault="00002CD8" w:rsidP="00002CD8">
            <w:pPr>
              <w:jc w:val="center"/>
            </w:pPr>
            <w:r>
              <w:t>b</w:t>
            </w:r>
            <w:r w:rsidRPr="00002CD8">
              <w:rPr>
                <w:vertAlign w:val="subscript"/>
              </w:rPr>
              <w:t>5</w:t>
            </w:r>
          </w:p>
        </w:tc>
        <w:tc>
          <w:tcPr>
            <w:tcW w:w="851" w:type="dxa"/>
            <w:tcBorders>
              <w:left w:val="single" w:sz="4" w:space="0" w:color="auto"/>
              <w:bottom w:val="single" w:sz="4" w:space="0" w:color="auto"/>
              <w:right w:val="single" w:sz="4" w:space="0" w:color="auto"/>
            </w:tcBorders>
            <w:shd w:val="clear" w:color="auto" w:fill="auto"/>
          </w:tcPr>
          <w:p w14:paraId="308CD3D9" w14:textId="77777777" w:rsidR="00002CD8" w:rsidRDefault="00002CD8" w:rsidP="00002CD8">
            <w:pPr>
              <w:jc w:val="center"/>
            </w:pPr>
            <w:r>
              <w:t>b</w:t>
            </w:r>
            <w:r w:rsidRPr="00002CD8">
              <w:rPr>
                <w:vertAlign w:val="subscript"/>
              </w:rPr>
              <w:t>4</w:t>
            </w:r>
          </w:p>
        </w:tc>
        <w:tc>
          <w:tcPr>
            <w:tcW w:w="851" w:type="dxa"/>
            <w:tcBorders>
              <w:left w:val="single" w:sz="4" w:space="0" w:color="auto"/>
              <w:bottom w:val="single" w:sz="4" w:space="0" w:color="auto"/>
              <w:right w:val="single" w:sz="4" w:space="0" w:color="auto"/>
            </w:tcBorders>
            <w:shd w:val="clear" w:color="auto" w:fill="auto"/>
          </w:tcPr>
          <w:p w14:paraId="25A8085F" w14:textId="77777777" w:rsidR="00002CD8" w:rsidRDefault="00002CD8" w:rsidP="00002CD8">
            <w:pPr>
              <w:jc w:val="center"/>
            </w:pPr>
            <w:r>
              <w:t>b</w:t>
            </w:r>
            <w:r w:rsidRPr="00002CD8">
              <w:rPr>
                <w:vertAlign w:val="subscript"/>
              </w:rPr>
              <w:t>3</w:t>
            </w:r>
          </w:p>
        </w:tc>
        <w:tc>
          <w:tcPr>
            <w:tcW w:w="851" w:type="dxa"/>
            <w:tcBorders>
              <w:left w:val="single" w:sz="4" w:space="0" w:color="auto"/>
              <w:bottom w:val="single" w:sz="4" w:space="0" w:color="auto"/>
              <w:right w:val="single" w:sz="4" w:space="0" w:color="auto"/>
            </w:tcBorders>
            <w:shd w:val="clear" w:color="auto" w:fill="auto"/>
          </w:tcPr>
          <w:p w14:paraId="3A55E480" w14:textId="77777777" w:rsidR="00002CD8" w:rsidRDefault="00002CD8" w:rsidP="00002CD8">
            <w:pPr>
              <w:jc w:val="center"/>
            </w:pPr>
            <w:r>
              <w:t>b</w:t>
            </w:r>
            <w:r w:rsidRPr="00002CD8">
              <w:rPr>
                <w:vertAlign w:val="subscript"/>
              </w:rPr>
              <w:t>2</w:t>
            </w:r>
          </w:p>
        </w:tc>
        <w:tc>
          <w:tcPr>
            <w:tcW w:w="851" w:type="dxa"/>
            <w:tcBorders>
              <w:left w:val="single" w:sz="4" w:space="0" w:color="auto"/>
              <w:bottom w:val="single" w:sz="4" w:space="0" w:color="auto"/>
              <w:right w:val="single" w:sz="4" w:space="0" w:color="auto"/>
            </w:tcBorders>
            <w:shd w:val="clear" w:color="auto" w:fill="auto"/>
          </w:tcPr>
          <w:p w14:paraId="0C2BE0FD" w14:textId="77777777" w:rsidR="00002CD8" w:rsidRDefault="00002CD8" w:rsidP="00657CCA">
            <w:pPr>
              <w:jc w:val="center"/>
            </w:pPr>
            <w:r>
              <w:t>b</w:t>
            </w:r>
            <w:r w:rsidRPr="00002CD8">
              <w:rPr>
                <w:vertAlign w:val="subscript"/>
              </w:rPr>
              <w:t>1</w:t>
            </w:r>
          </w:p>
        </w:tc>
        <w:tc>
          <w:tcPr>
            <w:tcW w:w="851" w:type="dxa"/>
            <w:tcBorders>
              <w:left w:val="single" w:sz="4" w:space="0" w:color="auto"/>
              <w:bottom w:val="single" w:sz="4" w:space="0" w:color="auto"/>
            </w:tcBorders>
            <w:shd w:val="clear" w:color="auto" w:fill="auto"/>
          </w:tcPr>
          <w:p w14:paraId="0A62FF43" w14:textId="77777777" w:rsidR="00002CD8" w:rsidRDefault="00002CD8" w:rsidP="00657CCA">
            <w:pPr>
              <w:jc w:val="center"/>
            </w:pPr>
            <w:r>
              <w:t>b</w:t>
            </w:r>
            <w:r w:rsidRPr="00002CD8">
              <w:rPr>
                <w:vertAlign w:val="subscript"/>
              </w:rPr>
              <w:t>0</w:t>
            </w:r>
          </w:p>
        </w:tc>
      </w:tr>
      <w:tr w:rsidR="00657CCA" w14:paraId="218DE2AC" w14:textId="77777777" w:rsidTr="00B431FF">
        <w:tc>
          <w:tcPr>
            <w:tcW w:w="851" w:type="dxa"/>
            <w:tcBorders>
              <w:bottom w:val="single" w:sz="4" w:space="0" w:color="auto"/>
            </w:tcBorders>
            <w:shd w:val="thinReverseDiagStripe" w:color="auto" w:fill="auto"/>
          </w:tcPr>
          <w:p w14:paraId="535CEDDF" w14:textId="77777777" w:rsidR="00657CCA" w:rsidRDefault="00657CCA" w:rsidP="00657CCA">
            <w:pPr>
              <w:jc w:val="center"/>
            </w:pPr>
          </w:p>
        </w:tc>
        <w:tc>
          <w:tcPr>
            <w:tcW w:w="851" w:type="dxa"/>
            <w:tcBorders>
              <w:bottom w:val="single" w:sz="4" w:space="0" w:color="auto"/>
            </w:tcBorders>
          </w:tcPr>
          <w:p w14:paraId="2F1E5B9B" w14:textId="77777777" w:rsidR="00657CCA" w:rsidRDefault="00657CCA" w:rsidP="00657CCA">
            <w:pPr>
              <w:jc w:val="center"/>
            </w:pPr>
            <w:r>
              <w:t>HP</w:t>
            </w:r>
          </w:p>
        </w:tc>
        <w:tc>
          <w:tcPr>
            <w:tcW w:w="851" w:type="dxa"/>
            <w:tcBorders>
              <w:bottom w:val="single" w:sz="4" w:space="0" w:color="auto"/>
            </w:tcBorders>
          </w:tcPr>
          <w:p w14:paraId="3AAD09BF" w14:textId="77777777" w:rsidR="00657CCA" w:rsidRDefault="00657CCA" w:rsidP="00657CCA">
            <w:pPr>
              <w:jc w:val="center"/>
            </w:pPr>
            <w:r>
              <w:t>PID</w:t>
            </w:r>
            <w:r w:rsidRPr="00657CCA">
              <w:rPr>
                <w:vertAlign w:val="subscript"/>
              </w:rPr>
              <w:t>2</w:t>
            </w:r>
          </w:p>
        </w:tc>
        <w:tc>
          <w:tcPr>
            <w:tcW w:w="851" w:type="dxa"/>
            <w:tcBorders>
              <w:bottom w:val="single" w:sz="4" w:space="0" w:color="auto"/>
            </w:tcBorders>
          </w:tcPr>
          <w:p w14:paraId="1B5BC652" w14:textId="77777777" w:rsidR="00657CCA" w:rsidRDefault="00657CCA" w:rsidP="00657CCA">
            <w:pPr>
              <w:jc w:val="center"/>
            </w:pPr>
            <w:r>
              <w:t>PID</w:t>
            </w:r>
            <w:r w:rsidRPr="00657CCA">
              <w:rPr>
                <w:vertAlign w:val="subscript"/>
              </w:rPr>
              <w:t>1</w:t>
            </w:r>
          </w:p>
        </w:tc>
        <w:tc>
          <w:tcPr>
            <w:tcW w:w="851" w:type="dxa"/>
            <w:tcBorders>
              <w:bottom w:val="single" w:sz="4" w:space="0" w:color="auto"/>
            </w:tcBorders>
            <w:shd w:val="thinReverseDiagStripe" w:color="auto" w:fill="auto"/>
          </w:tcPr>
          <w:p w14:paraId="2AD3FAC7" w14:textId="77777777" w:rsidR="00657CCA" w:rsidRDefault="00657CCA" w:rsidP="00657CCA">
            <w:pPr>
              <w:jc w:val="center"/>
            </w:pPr>
          </w:p>
        </w:tc>
        <w:tc>
          <w:tcPr>
            <w:tcW w:w="851" w:type="dxa"/>
            <w:tcBorders>
              <w:bottom w:val="single" w:sz="4" w:space="0" w:color="auto"/>
              <w:right w:val="dotted" w:sz="4" w:space="0" w:color="auto"/>
            </w:tcBorders>
          </w:tcPr>
          <w:p w14:paraId="2148669B" w14:textId="77777777" w:rsidR="00657CCA" w:rsidRDefault="00657CCA" w:rsidP="00657CCA">
            <w:pPr>
              <w:jc w:val="center"/>
            </w:pPr>
          </w:p>
        </w:tc>
        <w:tc>
          <w:tcPr>
            <w:tcW w:w="851" w:type="dxa"/>
            <w:tcBorders>
              <w:left w:val="dotted" w:sz="4" w:space="0" w:color="auto"/>
              <w:bottom w:val="single" w:sz="4" w:space="0" w:color="auto"/>
              <w:right w:val="dotted" w:sz="4" w:space="0" w:color="auto"/>
            </w:tcBorders>
          </w:tcPr>
          <w:p w14:paraId="719518A1" w14:textId="77777777" w:rsidR="00657CCA" w:rsidRDefault="00657CCA" w:rsidP="00657CCA">
            <w:pPr>
              <w:jc w:val="center"/>
            </w:pPr>
          </w:p>
        </w:tc>
        <w:tc>
          <w:tcPr>
            <w:tcW w:w="851" w:type="dxa"/>
            <w:tcBorders>
              <w:left w:val="dotted" w:sz="4" w:space="0" w:color="auto"/>
              <w:bottom w:val="single" w:sz="4" w:space="0" w:color="auto"/>
            </w:tcBorders>
          </w:tcPr>
          <w:p w14:paraId="7FDECDE6" w14:textId="77777777" w:rsidR="00657CCA" w:rsidRDefault="00657CCA" w:rsidP="00657CCA">
            <w:pPr>
              <w:jc w:val="center"/>
            </w:pPr>
          </w:p>
        </w:tc>
      </w:tr>
      <w:tr w:rsidR="00657CCA" w14:paraId="36756DE1" w14:textId="77777777" w:rsidTr="00B431FF">
        <w:tc>
          <w:tcPr>
            <w:tcW w:w="851" w:type="dxa"/>
            <w:tcBorders>
              <w:left w:val="nil"/>
              <w:bottom w:val="nil"/>
              <w:right w:val="nil"/>
            </w:tcBorders>
          </w:tcPr>
          <w:p w14:paraId="5B3DAC89" w14:textId="77777777" w:rsidR="00657CCA" w:rsidRDefault="00657CCA" w:rsidP="00657CCA">
            <w:pPr>
              <w:jc w:val="center"/>
            </w:pPr>
          </w:p>
        </w:tc>
        <w:tc>
          <w:tcPr>
            <w:tcW w:w="851" w:type="dxa"/>
            <w:tcBorders>
              <w:left w:val="nil"/>
              <w:bottom w:val="nil"/>
              <w:right w:val="nil"/>
            </w:tcBorders>
          </w:tcPr>
          <w:p w14:paraId="6810EB9E" w14:textId="77777777" w:rsidR="00657CCA" w:rsidRDefault="00657CCA" w:rsidP="00657CCA">
            <w:pPr>
              <w:jc w:val="center"/>
            </w:pPr>
          </w:p>
        </w:tc>
        <w:tc>
          <w:tcPr>
            <w:tcW w:w="851" w:type="dxa"/>
            <w:tcBorders>
              <w:left w:val="nil"/>
              <w:bottom w:val="nil"/>
              <w:right w:val="nil"/>
            </w:tcBorders>
          </w:tcPr>
          <w:p w14:paraId="6C2C0328" w14:textId="77777777" w:rsidR="00657CCA" w:rsidRDefault="00657CCA" w:rsidP="00657CCA">
            <w:pPr>
              <w:jc w:val="center"/>
            </w:pPr>
          </w:p>
        </w:tc>
        <w:tc>
          <w:tcPr>
            <w:tcW w:w="851" w:type="dxa"/>
            <w:tcBorders>
              <w:left w:val="nil"/>
              <w:bottom w:val="nil"/>
              <w:right w:val="nil"/>
            </w:tcBorders>
          </w:tcPr>
          <w:p w14:paraId="6F8211E9" w14:textId="77777777" w:rsidR="00657CCA" w:rsidRDefault="00657CCA" w:rsidP="00657CCA">
            <w:pPr>
              <w:jc w:val="center"/>
            </w:pPr>
          </w:p>
        </w:tc>
        <w:tc>
          <w:tcPr>
            <w:tcW w:w="851" w:type="dxa"/>
            <w:tcBorders>
              <w:left w:val="nil"/>
              <w:bottom w:val="nil"/>
              <w:right w:val="dotted" w:sz="4" w:space="0" w:color="auto"/>
            </w:tcBorders>
          </w:tcPr>
          <w:p w14:paraId="6BF60590" w14:textId="77777777" w:rsidR="00657CCA" w:rsidRDefault="00657CCA" w:rsidP="00657CCA">
            <w:pPr>
              <w:jc w:val="center"/>
            </w:pPr>
          </w:p>
        </w:tc>
        <w:tc>
          <w:tcPr>
            <w:tcW w:w="2553" w:type="dxa"/>
            <w:gridSpan w:val="3"/>
            <w:tcBorders>
              <w:left w:val="dotted" w:sz="4" w:space="0" w:color="auto"/>
              <w:bottom w:val="dotted" w:sz="4" w:space="0" w:color="auto"/>
              <w:right w:val="dotted" w:sz="4" w:space="0" w:color="auto"/>
            </w:tcBorders>
          </w:tcPr>
          <w:p w14:paraId="58405122" w14:textId="77777777" w:rsidR="00657CCA" w:rsidRDefault="000C0381" w:rsidP="00657CCA">
            <w:pPr>
              <w:jc w:val="center"/>
            </w:pPr>
            <w:r>
              <w:t>Order</w:t>
            </w:r>
            <w:r w:rsidR="00657CCA">
              <w:t xml:space="preserve"> type</w:t>
            </w:r>
            <w:r w:rsidR="0087539B">
              <w:t xml:space="preserve"> (%, V, A)</w:t>
            </w:r>
          </w:p>
        </w:tc>
      </w:tr>
    </w:tbl>
    <w:p w14:paraId="52051320" w14:textId="77777777" w:rsidR="00657CCA" w:rsidRDefault="00657CCA" w:rsidP="00657CCA"/>
    <w:p w14:paraId="27BB89EB" w14:textId="77777777" w:rsidR="00657CCA" w:rsidRDefault="00657CCA" w:rsidP="00657CCA">
      <w:r>
        <w:t>The following macro shall be used to access to these configuration bits</w:t>
      </w:r>
      <w:r w:rsidR="00871F8F">
        <w:t>:</w:t>
      </w:r>
    </w:p>
    <w:p w14:paraId="60A6C74C" w14:textId="77777777" w:rsidR="009C25CE" w:rsidRDefault="009C25CE" w:rsidP="00657CCA"/>
    <w:p w14:paraId="7938A106" w14:textId="77777777" w:rsidR="009C25CE" w:rsidRDefault="009C25CE" w:rsidP="009C25CE">
      <w:pPr>
        <w:pStyle w:val="RequirementID"/>
      </w:pPr>
      <w:r>
        <w:t>DSG_BFE_</w:t>
      </w:r>
      <w:r w:rsidR="00176BEA">
        <w:t>00079</w:t>
      </w:r>
      <w:r>
        <w:t>:</w:t>
      </w:r>
    </w:p>
    <w:p w14:paraId="0C864B09" w14:textId="77777777" w:rsidR="009C25CE" w:rsidRPr="00657CCA" w:rsidRDefault="009C25CE" w:rsidP="00657CCA">
      <w:r>
        <w:t xml:space="preserve"> [COVERS: ]</w:t>
      </w: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1134"/>
        <w:gridCol w:w="8080"/>
      </w:tblGrid>
      <w:tr w:rsidR="0046647B" w14:paraId="73774018" w14:textId="77777777" w:rsidTr="000A4ECB">
        <w:trPr>
          <w:cantSplit/>
        </w:trPr>
        <w:tc>
          <w:tcPr>
            <w:tcW w:w="9993" w:type="dxa"/>
            <w:gridSpan w:val="3"/>
            <w:tcBorders>
              <w:bottom w:val="single" w:sz="4" w:space="0" w:color="auto"/>
            </w:tcBorders>
            <w:shd w:val="pct5" w:color="auto" w:fill="FFFFFF"/>
          </w:tcPr>
          <w:p w14:paraId="16F94275" w14:textId="77777777" w:rsidR="0046647B" w:rsidRPr="003D58C0" w:rsidRDefault="00002CD8" w:rsidP="0046647B">
            <w:pPr>
              <w:pStyle w:val="RequirementText"/>
              <w:rPr>
                <w:b/>
              </w:rPr>
            </w:pPr>
            <w:r>
              <w:rPr>
                <w:b/>
              </w:rPr>
              <w:t>KU8_ORDER</w:t>
            </w:r>
            <w:r w:rsidR="0046647B">
              <w:rPr>
                <w:b/>
              </w:rPr>
              <w:t>_PWM</w:t>
            </w:r>
          </w:p>
        </w:tc>
      </w:tr>
      <w:tr w:rsidR="0046647B" w14:paraId="0D575A53" w14:textId="77777777" w:rsidTr="000A4ECB">
        <w:tc>
          <w:tcPr>
            <w:tcW w:w="779" w:type="dxa"/>
            <w:tcBorders>
              <w:top w:val="nil"/>
              <w:left w:val="nil"/>
              <w:bottom w:val="nil"/>
            </w:tcBorders>
          </w:tcPr>
          <w:p w14:paraId="40E2BE66" w14:textId="77777777" w:rsidR="0046647B" w:rsidRDefault="0046647B" w:rsidP="000A4ECB">
            <w:pPr>
              <w:pStyle w:val="RequirementText"/>
            </w:pPr>
          </w:p>
        </w:tc>
        <w:tc>
          <w:tcPr>
            <w:tcW w:w="1134" w:type="dxa"/>
            <w:tcBorders>
              <w:top w:val="nil"/>
            </w:tcBorders>
          </w:tcPr>
          <w:p w14:paraId="55AF1543" w14:textId="77777777" w:rsidR="0046647B" w:rsidRDefault="0046647B" w:rsidP="000A4ECB">
            <w:pPr>
              <w:pStyle w:val="RequirementText"/>
            </w:pPr>
            <w:r>
              <w:t>Type</w:t>
            </w:r>
          </w:p>
        </w:tc>
        <w:tc>
          <w:tcPr>
            <w:tcW w:w="8080" w:type="dxa"/>
            <w:tcBorders>
              <w:top w:val="nil"/>
            </w:tcBorders>
          </w:tcPr>
          <w:p w14:paraId="38CF8CBF" w14:textId="77777777" w:rsidR="0046647B" w:rsidRPr="000635DE" w:rsidRDefault="0046647B" w:rsidP="000A4ECB">
            <w:pPr>
              <w:pStyle w:val="RequirementText"/>
            </w:pPr>
            <w:r>
              <w:t>Unsigned 8 bits</w:t>
            </w:r>
          </w:p>
        </w:tc>
      </w:tr>
      <w:tr w:rsidR="0046647B" w14:paraId="4331D74E" w14:textId="77777777" w:rsidTr="000A4ECB">
        <w:tc>
          <w:tcPr>
            <w:tcW w:w="779" w:type="dxa"/>
            <w:tcBorders>
              <w:top w:val="nil"/>
              <w:left w:val="nil"/>
              <w:bottom w:val="nil"/>
            </w:tcBorders>
          </w:tcPr>
          <w:p w14:paraId="6B30DAF2" w14:textId="77777777" w:rsidR="0046647B" w:rsidRDefault="0046647B" w:rsidP="000A4ECB">
            <w:pPr>
              <w:pStyle w:val="RequirementText"/>
            </w:pPr>
          </w:p>
        </w:tc>
        <w:tc>
          <w:tcPr>
            <w:tcW w:w="1134" w:type="dxa"/>
          </w:tcPr>
          <w:p w14:paraId="4C4C69FA" w14:textId="77777777" w:rsidR="0046647B" w:rsidRDefault="0046647B" w:rsidP="000A4ECB">
            <w:pPr>
              <w:pStyle w:val="RequirementText"/>
            </w:pPr>
            <w:r>
              <w:t>Object</w:t>
            </w:r>
          </w:p>
        </w:tc>
        <w:tc>
          <w:tcPr>
            <w:tcW w:w="8080" w:type="dxa"/>
          </w:tcPr>
          <w:p w14:paraId="2A8A8399" w14:textId="77777777" w:rsidR="0046647B" w:rsidRDefault="0046647B" w:rsidP="000A4ECB">
            <w:pPr>
              <w:pStyle w:val="RequirementText"/>
            </w:pPr>
            <w:r>
              <w:t>Value taken by Order type variable in case of step configured with PWM consign</w:t>
            </w:r>
            <w:r w:rsidR="00871F8F">
              <w:t>:</w:t>
            </w:r>
          </w:p>
          <w:p w14:paraId="1EE74E04" w14:textId="77777777" w:rsidR="0046647B" w:rsidRDefault="0046647B" w:rsidP="0046647B">
            <w:pPr>
              <w:pStyle w:val="RequirementText"/>
              <w:numPr>
                <w:ilvl w:val="0"/>
                <w:numId w:val="21"/>
              </w:numPr>
            </w:pPr>
            <w:r w:rsidRPr="0046647B">
              <w:t>u8WOrderType_ScheduleStep</w:t>
            </w:r>
          </w:p>
          <w:p w14:paraId="2AA8A33B" w14:textId="77777777" w:rsidR="0046647B" w:rsidRDefault="0046647B" w:rsidP="0046647B">
            <w:pPr>
              <w:pStyle w:val="RequirementText"/>
              <w:numPr>
                <w:ilvl w:val="0"/>
                <w:numId w:val="21"/>
              </w:numPr>
            </w:pPr>
            <w:r w:rsidRPr="0046647B">
              <w:t>u8ROrderType_StdStep</w:t>
            </w:r>
          </w:p>
          <w:p w14:paraId="228AD59E" w14:textId="77777777" w:rsidR="0046647B" w:rsidRPr="0046647B" w:rsidRDefault="0046647B" w:rsidP="0046647B">
            <w:pPr>
              <w:pStyle w:val="RequirementText"/>
              <w:numPr>
                <w:ilvl w:val="0"/>
                <w:numId w:val="21"/>
              </w:numPr>
            </w:pPr>
            <w:r w:rsidRPr="0046647B">
              <w:t>u8ROrderType_</w:t>
            </w:r>
            <w:r>
              <w:t>HPStep</w:t>
            </w:r>
          </w:p>
        </w:tc>
      </w:tr>
      <w:tr w:rsidR="0046647B" w14:paraId="14A5521C" w14:textId="77777777" w:rsidTr="000A4ECB">
        <w:tc>
          <w:tcPr>
            <w:tcW w:w="779" w:type="dxa"/>
            <w:tcBorders>
              <w:top w:val="nil"/>
              <w:left w:val="nil"/>
              <w:bottom w:val="nil"/>
            </w:tcBorders>
          </w:tcPr>
          <w:p w14:paraId="6A1D9B0F" w14:textId="77777777" w:rsidR="0046647B" w:rsidRDefault="0046647B" w:rsidP="000A4ECB">
            <w:pPr>
              <w:pStyle w:val="RequirementText"/>
            </w:pPr>
          </w:p>
        </w:tc>
        <w:tc>
          <w:tcPr>
            <w:tcW w:w="1134" w:type="dxa"/>
          </w:tcPr>
          <w:p w14:paraId="0CD2727B" w14:textId="77777777" w:rsidR="0046647B" w:rsidRDefault="0046647B" w:rsidP="000A4ECB">
            <w:pPr>
              <w:pStyle w:val="RequirementText"/>
            </w:pPr>
            <w:r>
              <w:t>Safety</w:t>
            </w:r>
          </w:p>
        </w:tc>
        <w:tc>
          <w:tcPr>
            <w:tcW w:w="8080" w:type="dxa"/>
          </w:tcPr>
          <w:p w14:paraId="007E9EF8" w14:textId="77777777" w:rsidR="0046647B" w:rsidRPr="000635DE" w:rsidRDefault="0046647B" w:rsidP="000A4ECB">
            <w:pPr>
              <w:pStyle w:val="RequirementText"/>
            </w:pPr>
            <w:r>
              <w:t>NA</w:t>
            </w:r>
          </w:p>
        </w:tc>
      </w:tr>
      <w:tr w:rsidR="0046647B" w14:paraId="09CBEAA9" w14:textId="77777777" w:rsidTr="000A4ECB">
        <w:tc>
          <w:tcPr>
            <w:tcW w:w="779" w:type="dxa"/>
            <w:tcBorders>
              <w:top w:val="nil"/>
              <w:left w:val="nil"/>
              <w:bottom w:val="nil"/>
            </w:tcBorders>
          </w:tcPr>
          <w:p w14:paraId="254BB0A0" w14:textId="77777777" w:rsidR="0046647B" w:rsidRDefault="0046647B" w:rsidP="000A4ECB">
            <w:pPr>
              <w:pStyle w:val="RequirementText"/>
            </w:pPr>
          </w:p>
        </w:tc>
        <w:tc>
          <w:tcPr>
            <w:tcW w:w="1134" w:type="dxa"/>
          </w:tcPr>
          <w:p w14:paraId="63C3AECC" w14:textId="77777777" w:rsidR="0046647B" w:rsidRDefault="0046647B" w:rsidP="000A4ECB">
            <w:pPr>
              <w:pStyle w:val="RequirementText"/>
            </w:pPr>
            <w:r>
              <w:t>Constraint</w:t>
            </w:r>
          </w:p>
        </w:tc>
        <w:tc>
          <w:tcPr>
            <w:tcW w:w="8080" w:type="dxa"/>
          </w:tcPr>
          <w:p w14:paraId="6515A0EF" w14:textId="77777777" w:rsidR="0046647B" w:rsidRPr="000635DE" w:rsidRDefault="0046647B" w:rsidP="000A4ECB">
            <w:pPr>
              <w:pStyle w:val="RequirementText"/>
            </w:pPr>
            <w:r>
              <w:t>NA</w:t>
            </w:r>
          </w:p>
        </w:tc>
      </w:tr>
      <w:tr w:rsidR="0046647B" w14:paraId="46C6641F" w14:textId="77777777" w:rsidTr="000A4ECB">
        <w:tc>
          <w:tcPr>
            <w:tcW w:w="779" w:type="dxa"/>
            <w:tcBorders>
              <w:top w:val="nil"/>
              <w:left w:val="nil"/>
              <w:bottom w:val="nil"/>
            </w:tcBorders>
          </w:tcPr>
          <w:p w14:paraId="6EF61634" w14:textId="77777777" w:rsidR="0046647B" w:rsidRDefault="0046647B" w:rsidP="000A4ECB">
            <w:pPr>
              <w:pStyle w:val="RequirementText"/>
            </w:pPr>
          </w:p>
        </w:tc>
        <w:tc>
          <w:tcPr>
            <w:tcW w:w="1134" w:type="dxa"/>
          </w:tcPr>
          <w:p w14:paraId="71BECDA9" w14:textId="77777777" w:rsidR="0046647B" w:rsidRDefault="0046647B" w:rsidP="000A4ECB">
            <w:pPr>
              <w:pStyle w:val="RequirementText"/>
            </w:pPr>
            <w:r>
              <w:t>Value</w:t>
            </w:r>
          </w:p>
        </w:tc>
        <w:tc>
          <w:tcPr>
            <w:tcW w:w="8080" w:type="dxa"/>
          </w:tcPr>
          <w:p w14:paraId="3FE4C781" w14:textId="77777777" w:rsidR="0046647B" w:rsidRDefault="0046647B" w:rsidP="000A4ECB">
            <w:pPr>
              <w:pStyle w:val="RequirementText"/>
            </w:pPr>
            <w:r>
              <w:t>0</w:t>
            </w:r>
          </w:p>
        </w:tc>
      </w:tr>
    </w:tbl>
    <w:p w14:paraId="43FBE54F" w14:textId="77777777" w:rsidR="0046647B" w:rsidRDefault="0046647B" w:rsidP="000E0475"/>
    <w:p w14:paraId="3198DEB1" w14:textId="77777777" w:rsidR="009C25CE" w:rsidRDefault="009C25CE" w:rsidP="009C25CE">
      <w:pPr>
        <w:pStyle w:val="RequirementID"/>
      </w:pPr>
      <w:r>
        <w:t>DSG_BFE_</w:t>
      </w:r>
      <w:r w:rsidR="00176BEA">
        <w:t>00080</w:t>
      </w:r>
      <w:r>
        <w:t>:</w:t>
      </w:r>
    </w:p>
    <w:p w14:paraId="50A401B8" w14:textId="77777777" w:rsidR="0046647B" w:rsidRDefault="009C25CE" w:rsidP="000E0475">
      <w:r>
        <w:t>[COVERS: ]</w:t>
      </w: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1134"/>
        <w:gridCol w:w="8080"/>
      </w:tblGrid>
      <w:tr w:rsidR="0046647B" w14:paraId="1DC78B98" w14:textId="77777777" w:rsidTr="000A4ECB">
        <w:trPr>
          <w:cantSplit/>
        </w:trPr>
        <w:tc>
          <w:tcPr>
            <w:tcW w:w="9993" w:type="dxa"/>
            <w:gridSpan w:val="3"/>
            <w:tcBorders>
              <w:bottom w:val="single" w:sz="4" w:space="0" w:color="auto"/>
            </w:tcBorders>
            <w:shd w:val="pct5" w:color="auto" w:fill="FFFFFF"/>
          </w:tcPr>
          <w:p w14:paraId="3EE2CC61" w14:textId="77777777" w:rsidR="0046647B" w:rsidRPr="003D58C0" w:rsidRDefault="00002CD8" w:rsidP="0046647B">
            <w:pPr>
              <w:pStyle w:val="RequirementText"/>
              <w:rPr>
                <w:b/>
              </w:rPr>
            </w:pPr>
            <w:r>
              <w:rPr>
                <w:b/>
              </w:rPr>
              <w:t>KU8_ORDER</w:t>
            </w:r>
            <w:r w:rsidR="0046647B">
              <w:rPr>
                <w:b/>
              </w:rPr>
              <w:t>_CURRENT</w:t>
            </w:r>
          </w:p>
        </w:tc>
      </w:tr>
      <w:tr w:rsidR="0046647B" w14:paraId="53C098A6" w14:textId="77777777" w:rsidTr="000A4ECB">
        <w:tc>
          <w:tcPr>
            <w:tcW w:w="779" w:type="dxa"/>
            <w:tcBorders>
              <w:top w:val="nil"/>
              <w:left w:val="nil"/>
              <w:bottom w:val="nil"/>
            </w:tcBorders>
          </w:tcPr>
          <w:p w14:paraId="0B42FE58" w14:textId="77777777" w:rsidR="0046647B" w:rsidRDefault="0046647B" w:rsidP="000A4ECB">
            <w:pPr>
              <w:pStyle w:val="RequirementText"/>
            </w:pPr>
          </w:p>
        </w:tc>
        <w:tc>
          <w:tcPr>
            <w:tcW w:w="1134" w:type="dxa"/>
            <w:tcBorders>
              <w:top w:val="nil"/>
            </w:tcBorders>
          </w:tcPr>
          <w:p w14:paraId="24242B52" w14:textId="77777777" w:rsidR="0046647B" w:rsidRDefault="0046647B" w:rsidP="000A4ECB">
            <w:pPr>
              <w:pStyle w:val="RequirementText"/>
            </w:pPr>
            <w:r>
              <w:t>Type</w:t>
            </w:r>
          </w:p>
        </w:tc>
        <w:tc>
          <w:tcPr>
            <w:tcW w:w="8080" w:type="dxa"/>
            <w:tcBorders>
              <w:top w:val="nil"/>
            </w:tcBorders>
          </w:tcPr>
          <w:p w14:paraId="1A9EA8DB" w14:textId="77777777" w:rsidR="0046647B" w:rsidRPr="000635DE" w:rsidRDefault="0046647B" w:rsidP="000A4ECB">
            <w:pPr>
              <w:pStyle w:val="RequirementText"/>
            </w:pPr>
            <w:r>
              <w:t>Unsigned 8 bits</w:t>
            </w:r>
          </w:p>
        </w:tc>
      </w:tr>
      <w:tr w:rsidR="0046647B" w14:paraId="0F91492C" w14:textId="77777777" w:rsidTr="000A4ECB">
        <w:tc>
          <w:tcPr>
            <w:tcW w:w="779" w:type="dxa"/>
            <w:tcBorders>
              <w:top w:val="nil"/>
              <w:left w:val="nil"/>
              <w:bottom w:val="nil"/>
            </w:tcBorders>
          </w:tcPr>
          <w:p w14:paraId="1EACEFE6" w14:textId="77777777" w:rsidR="0046647B" w:rsidRDefault="0046647B" w:rsidP="000A4ECB">
            <w:pPr>
              <w:pStyle w:val="RequirementText"/>
            </w:pPr>
          </w:p>
        </w:tc>
        <w:tc>
          <w:tcPr>
            <w:tcW w:w="1134" w:type="dxa"/>
          </w:tcPr>
          <w:p w14:paraId="6B7C0AFE" w14:textId="77777777" w:rsidR="0046647B" w:rsidRDefault="0046647B" w:rsidP="000A4ECB">
            <w:pPr>
              <w:pStyle w:val="RequirementText"/>
            </w:pPr>
            <w:r>
              <w:t>Object</w:t>
            </w:r>
          </w:p>
        </w:tc>
        <w:tc>
          <w:tcPr>
            <w:tcW w:w="8080" w:type="dxa"/>
          </w:tcPr>
          <w:p w14:paraId="10BE9435" w14:textId="77777777" w:rsidR="0046647B" w:rsidRDefault="0046647B" w:rsidP="000A4ECB">
            <w:pPr>
              <w:pStyle w:val="RequirementText"/>
            </w:pPr>
            <w:r>
              <w:t xml:space="preserve">Value taken by Order type variable in case of step configured with </w:t>
            </w:r>
            <w:r w:rsidR="00533EF5">
              <w:t>current</w:t>
            </w:r>
            <w:r>
              <w:t xml:space="preserve"> consign</w:t>
            </w:r>
            <w:r w:rsidR="00871F8F">
              <w:t>:</w:t>
            </w:r>
          </w:p>
          <w:p w14:paraId="7A487850" w14:textId="77777777" w:rsidR="0046647B" w:rsidRDefault="0046647B" w:rsidP="000A4ECB">
            <w:pPr>
              <w:pStyle w:val="RequirementText"/>
              <w:numPr>
                <w:ilvl w:val="0"/>
                <w:numId w:val="21"/>
              </w:numPr>
            </w:pPr>
            <w:r w:rsidRPr="0046647B">
              <w:t>u8WOrderType_ScheduleStep</w:t>
            </w:r>
          </w:p>
          <w:p w14:paraId="493C84B5" w14:textId="77777777" w:rsidR="0046647B" w:rsidRDefault="0046647B" w:rsidP="000A4ECB">
            <w:pPr>
              <w:pStyle w:val="RequirementText"/>
              <w:numPr>
                <w:ilvl w:val="0"/>
                <w:numId w:val="21"/>
              </w:numPr>
            </w:pPr>
            <w:r w:rsidRPr="0046647B">
              <w:t>u8ROrderType_StdStep</w:t>
            </w:r>
          </w:p>
          <w:p w14:paraId="31BBE01B" w14:textId="77777777" w:rsidR="0046647B" w:rsidRPr="0046647B" w:rsidRDefault="0046647B" w:rsidP="000A4ECB">
            <w:pPr>
              <w:pStyle w:val="RequirementText"/>
              <w:numPr>
                <w:ilvl w:val="0"/>
                <w:numId w:val="21"/>
              </w:numPr>
            </w:pPr>
            <w:r w:rsidRPr="0046647B">
              <w:t>u8ROrderType_</w:t>
            </w:r>
            <w:r>
              <w:t>HPStep</w:t>
            </w:r>
          </w:p>
        </w:tc>
      </w:tr>
      <w:tr w:rsidR="0046647B" w14:paraId="183B7F91" w14:textId="77777777" w:rsidTr="000A4ECB">
        <w:tc>
          <w:tcPr>
            <w:tcW w:w="779" w:type="dxa"/>
            <w:tcBorders>
              <w:top w:val="nil"/>
              <w:left w:val="nil"/>
              <w:bottom w:val="nil"/>
            </w:tcBorders>
          </w:tcPr>
          <w:p w14:paraId="53B0DCE6" w14:textId="77777777" w:rsidR="0046647B" w:rsidRDefault="0046647B" w:rsidP="000A4ECB">
            <w:pPr>
              <w:pStyle w:val="RequirementText"/>
            </w:pPr>
          </w:p>
        </w:tc>
        <w:tc>
          <w:tcPr>
            <w:tcW w:w="1134" w:type="dxa"/>
          </w:tcPr>
          <w:p w14:paraId="43173B12" w14:textId="77777777" w:rsidR="0046647B" w:rsidRDefault="0046647B" w:rsidP="000A4ECB">
            <w:pPr>
              <w:pStyle w:val="RequirementText"/>
            </w:pPr>
            <w:r>
              <w:t>Safety</w:t>
            </w:r>
          </w:p>
        </w:tc>
        <w:tc>
          <w:tcPr>
            <w:tcW w:w="8080" w:type="dxa"/>
          </w:tcPr>
          <w:p w14:paraId="6D42015F" w14:textId="77777777" w:rsidR="0046647B" w:rsidRPr="000635DE" w:rsidRDefault="0046647B" w:rsidP="000A4ECB">
            <w:pPr>
              <w:pStyle w:val="RequirementText"/>
            </w:pPr>
            <w:r>
              <w:t>NA</w:t>
            </w:r>
          </w:p>
        </w:tc>
      </w:tr>
      <w:tr w:rsidR="0046647B" w14:paraId="1B8872BB" w14:textId="77777777" w:rsidTr="000A4ECB">
        <w:tc>
          <w:tcPr>
            <w:tcW w:w="779" w:type="dxa"/>
            <w:tcBorders>
              <w:top w:val="nil"/>
              <w:left w:val="nil"/>
              <w:bottom w:val="nil"/>
            </w:tcBorders>
          </w:tcPr>
          <w:p w14:paraId="3D99A070" w14:textId="77777777" w:rsidR="0046647B" w:rsidRDefault="0046647B" w:rsidP="000A4ECB">
            <w:pPr>
              <w:pStyle w:val="RequirementText"/>
            </w:pPr>
          </w:p>
        </w:tc>
        <w:tc>
          <w:tcPr>
            <w:tcW w:w="1134" w:type="dxa"/>
          </w:tcPr>
          <w:p w14:paraId="49ACBC75" w14:textId="77777777" w:rsidR="0046647B" w:rsidRDefault="0046647B" w:rsidP="000A4ECB">
            <w:pPr>
              <w:pStyle w:val="RequirementText"/>
            </w:pPr>
            <w:r>
              <w:t>Constraint</w:t>
            </w:r>
          </w:p>
        </w:tc>
        <w:tc>
          <w:tcPr>
            <w:tcW w:w="8080" w:type="dxa"/>
          </w:tcPr>
          <w:p w14:paraId="02C6B132" w14:textId="77777777" w:rsidR="0046647B" w:rsidRPr="000635DE" w:rsidRDefault="0046647B" w:rsidP="000A4ECB">
            <w:pPr>
              <w:pStyle w:val="RequirementText"/>
            </w:pPr>
            <w:r>
              <w:t>NA</w:t>
            </w:r>
          </w:p>
        </w:tc>
      </w:tr>
      <w:tr w:rsidR="0046647B" w14:paraId="2CC2E75A" w14:textId="77777777" w:rsidTr="000A4ECB">
        <w:tc>
          <w:tcPr>
            <w:tcW w:w="779" w:type="dxa"/>
            <w:tcBorders>
              <w:top w:val="nil"/>
              <w:left w:val="nil"/>
              <w:bottom w:val="nil"/>
            </w:tcBorders>
          </w:tcPr>
          <w:p w14:paraId="5CA61FD0" w14:textId="77777777" w:rsidR="0046647B" w:rsidRDefault="0046647B" w:rsidP="000A4ECB">
            <w:pPr>
              <w:pStyle w:val="RequirementText"/>
            </w:pPr>
          </w:p>
        </w:tc>
        <w:tc>
          <w:tcPr>
            <w:tcW w:w="1134" w:type="dxa"/>
          </w:tcPr>
          <w:p w14:paraId="6C1F6206" w14:textId="77777777" w:rsidR="0046647B" w:rsidRDefault="0046647B" w:rsidP="000A4ECB">
            <w:pPr>
              <w:pStyle w:val="RequirementText"/>
            </w:pPr>
            <w:r>
              <w:t>Value</w:t>
            </w:r>
          </w:p>
        </w:tc>
        <w:tc>
          <w:tcPr>
            <w:tcW w:w="8080" w:type="dxa"/>
          </w:tcPr>
          <w:p w14:paraId="0B007CDD" w14:textId="77777777" w:rsidR="0046647B" w:rsidRDefault="0046647B" w:rsidP="000A4ECB">
            <w:pPr>
              <w:pStyle w:val="RequirementText"/>
            </w:pPr>
            <w:r>
              <w:t>1</w:t>
            </w:r>
          </w:p>
        </w:tc>
      </w:tr>
    </w:tbl>
    <w:p w14:paraId="4C3242F5" w14:textId="77777777" w:rsidR="0046647B" w:rsidRDefault="0046647B" w:rsidP="000E0475"/>
    <w:p w14:paraId="3F3F93FC" w14:textId="77777777" w:rsidR="009C25CE" w:rsidRDefault="009C25CE" w:rsidP="009C25CE">
      <w:pPr>
        <w:pStyle w:val="RequirementID"/>
      </w:pPr>
      <w:r>
        <w:t>DSG_BFE_</w:t>
      </w:r>
      <w:r w:rsidR="00176BEA">
        <w:t>00081</w:t>
      </w:r>
      <w:r>
        <w:t>:</w:t>
      </w:r>
    </w:p>
    <w:p w14:paraId="051D025E" w14:textId="77777777" w:rsidR="0046647B" w:rsidRDefault="009C25CE" w:rsidP="000E0475">
      <w:r>
        <w:t>[COVERS: ]</w:t>
      </w: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1134"/>
        <w:gridCol w:w="8080"/>
      </w:tblGrid>
      <w:tr w:rsidR="0046647B" w14:paraId="5949EA8E" w14:textId="77777777" w:rsidTr="000A4ECB">
        <w:trPr>
          <w:cantSplit/>
        </w:trPr>
        <w:tc>
          <w:tcPr>
            <w:tcW w:w="9993" w:type="dxa"/>
            <w:gridSpan w:val="3"/>
            <w:tcBorders>
              <w:bottom w:val="single" w:sz="4" w:space="0" w:color="auto"/>
            </w:tcBorders>
            <w:shd w:val="pct5" w:color="auto" w:fill="FFFFFF"/>
          </w:tcPr>
          <w:p w14:paraId="44F07F21" w14:textId="77777777" w:rsidR="0046647B" w:rsidRPr="003D58C0" w:rsidRDefault="00002CD8" w:rsidP="0046647B">
            <w:pPr>
              <w:pStyle w:val="RequirementText"/>
              <w:rPr>
                <w:b/>
              </w:rPr>
            </w:pPr>
            <w:r>
              <w:rPr>
                <w:b/>
              </w:rPr>
              <w:t>KU8_ORDER</w:t>
            </w:r>
            <w:r w:rsidR="0046647B">
              <w:rPr>
                <w:b/>
              </w:rPr>
              <w:t>_VOLTAGE</w:t>
            </w:r>
          </w:p>
        </w:tc>
      </w:tr>
      <w:tr w:rsidR="0046647B" w14:paraId="6F77A1BE" w14:textId="77777777" w:rsidTr="000A4ECB">
        <w:tc>
          <w:tcPr>
            <w:tcW w:w="779" w:type="dxa"/>
            <w:tcBorders>
              <w:top w:val="nil"/>
              <w:left w:val="nil"/>
              <w:bottom w:val="nil"/>
            </w:tcBorders>
          </w:tcPr>
          <w:p w14:paraId="03B83410" w14:textId="77777777" w:rsidR="0046647B" w:rsidRDefault="0046647B" w:rsidP="000A4ECB">
            <w:pPr>
              <w:pStyle w:val="RequirementText"/>
            </w:pPr>
          </w:p>
        </w:tc>
        <w:tc>
          <w:tcPr>
            <w:tcW w:w="1134" w:type="dxa"/>
            <w:tcBorders>
              <w:top w:val="nil"/>
            </w:tcBorders>
          </w:tcPr>
          <w:p w14:paraId="4CB2018F" w14:textId="77777777" w:rsidR="0046647B" w:rsidRDefault="0046647B" w:rsidP="000A4ECB">
            <w:pPr>
              <w:pStyle w:val="RequirementText"/>
            </w:pPr>
            <w:r>
              <w:t>Type</w:t>
            </w:r>
          </w:p>
        </w:tc>
        <w:tc>
          <w:tcPr>
            <w:tcW w:w="8080" w:type="dxa"/>
            <w:tcBorders>
              <w:top w:val="nil"/>
            </w:tcBorders>
          </w:tcPr>
          <w:p w14:paraId="63F2AA2E" w14:textId="77777777" w:rsidR="0046647B" w:rsidRPr="000635DE" w:rsidRDefault="0046647B" w:rsidP="000A4ECB">
            <w:pPr>
              <w:pStyle w:val="RequirementText"/>
            </w:pPr>
            <w:r>
              <w:t>Unsigned 8 bits</w:t>
            </w:r>
          </w:p>
        </w:tc>
      </w:tr>
      <w:tr w:rsidR="0046647B" w14:paraId="676FBBD0" w14:textId="77777777" w:rsidTr="000A4ECB">
        <w:tc>
          <w:tcPr>
            <w:tcW w:w="779" w:type="dxa"/>
            <w:tcBorders>
              <w:top w:val="nil"/>
              <w:left w:val="nil"/>
              <w:bottom w:val="nil"/>
            </w:tcBorders>
          </w:tcPr>
          <w:p w14:paraId="5B84D99A" w14:textId="77777777" w:rsidR="0046647B" w:rsidRDefault="0046647B" w:rsidP="000A4ECB">
            <w:pPr>
              <w:pStyle w:val="RequirementText"/>
            </w:pPr>
          </w:p>
        </w:tc>
        <w:tc>
          <w:tcPr>
            <w:tcW w:w="1134" w:type="dxa"/>
          </w:tcPr>
          <w:p w14:paraId="129CD239" w14:textId="77777777" w:rsidR="0046647B" w:rsidRDefault="0046647B" w:rsidP="000A4ECB">
            <w:pPr>
              <w:pStyle w:val="RequirementText"/>
            </w:pPr>
            <w:r>
              <w:t>Object</w:t>
            </w:r>
          </w:p>
        </w:tc>
        <w:tc>
          <w:tcPr>
            <w:tcW w:w="8080" w:type="dxa"/>
          </w:tcPr>
          <w:p w14:paraId="2539900D" w14:textId="77777777" w:rsidR="0046647B" w:rsidRDefault="0046647B" w:rsidP="000A4ECB">
            <w:pPr>
              <w:pStyle w:val="RequirementText"/>
            </w:pPr>
            <w:r>
              <w:t xml:space="preserve">Value taken by Order type variable in case of step configured with </w:t>
            </w:r>
            <w:r w:rsidR="00533EF5">
              <w:t>voltage</w:t>
            </w:r>
            <w:r>
              <w:t xml:space="preserve"> consign</w:t>
            </w:r>
            <w:r w:rsidR="00871F8F">
              <w:t>:</w:t>
            </w:r>
          </w:p>
          <w:p w14:paraId="2C58172B" w14:textId="77777777" w:rsidR="0046647B" w:rsidRDefault="0046647B" w:rsidP="000A4ECB">
            <w:pPr>
              <w:pStyle w:val="RequirementText"/>
              <w:numPr>
                <w:ilvl w:val="0"/>
                <w:numId w:val="21"/>
              </w:numPr>
            </w:pPr>
            <w:r w:rsidRPr="0046647B">
              <w:t>u8WOrderType_ScheduleStep</w:t>
            </w:r>
          </w:p>
          <w:p w14:paraId="4A7D9B4C" w14:textId="77777777" w:rsidR="0046647B" w:rsidRDefault="0046647B" w:rsidP="000A4ECB">
            <w:pPr>
              <w:pStyle w:val="RequirementText"/>
              <w:numPr>
                <w:ilvl w:val="0"/>
                <w:numId w:val="21"/>
              </w:numPr>
            </w:pPr>
            <w:r w:rsidRPr="0046647B">
              <w:t>u8ROrderType_StdStep</w:t>
            </w:r>
          </w:p>
          <w:p w14:paraId="4FBB81CF" w14:textId="77777777" w:rsidR="0046647B" w:rsidRPr="0046647B" w:rsidRDefault="0046647B" w:rsidP="000A4ECB">
            <w:pPr>
              <w:pStyle w:val="RequirementText"/>
              <w:numPr>
                <w:ilvl w:val="0"/>
                <w:numId w:val="21"/>
              </w:numPr>
            </w:pPr>
            <w:r w:rsidRPr="0046647B">
              <w:t>u8ROrderType_</w:t>
            </w:r>
            <w:r>
              <w:t>HPStep</w:t>
            </w:r>
          </w:p>
        </w:tc>
      </w:tr>
      <w:tr w:rsidR="0046647B" w14:paraId="699252C1" w14:textId="77777777" w:rsidTr="000A4ECB">
        <w:tc>
          <w:tcPr>
            <w:tcW w:w="779" w:type="dxa"/>
            <w:tcBorders>
              <w:top w:val="nil"/>
              <w:left w:val="nil"/>
              <w:bottom w:val="nil"/>
            </w:tcBorders>
          </w:tcPr>
          <w:p w14:paraId="4484FDB1" w14:textId="77777777" w:rsidR="0046647B" w:rsidRDefault="0046647B" w:rsidP="000A4ECB">
            <w:pPr>
              <w:pStyle w:val="RequirementText"/>
            </w:pPr>
          </w:p>
        </w:tc>
        <w:tc>
          <w:tcPr>
            <w:tcW w:w="1134" w:type="dxa"/>
          </w:tcPr>
          <w:p w14:paraId="3D05550E" w14:textId="77777777" w:rsidR="0046647B" w:rsidRDefault="0046647B" w:rsidP="000A4ECB">
            <w:pPr>
              <w:pStyle w:val="RequirementText"/>
            </w:pPr>
            <w:r>
              <w:t>Safety</w:t>
            </w:r>
          </w:p>
        </w:tc>
        <w:tc>
          <w:tcPr>
            <w:tcW w:w="8080" w:type="dxa"/>
          </w:tcPr>
          <w:p w14:paraId="109CC731" w14:textId="77777777" w:rsidR="0046647B" w:rsidRPr="000635DE" w:rsidRDefault="0046647B" w:rsidP="000A4ECB">
            <w:pPr>
              <w:pStyle w:val="RequirementText"/>
            </w:pPr>
            <w:r>
              <w:t>NA</w:t>
            </w:r>
          </w:p>
        </w:tc>
      </w:tr>
      <w:tr w:rsidR="0046647B" w14:paraId="0E5BC553" w14:textId="77777777" w:rsidTr="000A4ECB">
        <w:tc>
          <w:tcPr>
            <w:tcW w:w="779" w:type="dxa"/>
            <w:tcBorders>
              <w:top w:val="nil"/>
              <w:left w:val="nil"/>
              <w:bottom w:val="nil"/>
            </w:tcBorders>
          </w:tcPr>
          <w:p w14:paraId="2D7D998B" w14:textId="77777777" w:rsidR="0046647B" w:rsidRDefault="0046647B" w:rsidP="000A4ECB">
            <w:pPr>
              <w:pStyle w:val="RequirementText"/>
            </w:pPr>
          </w:p>
        </w:tc>
        <w:tc>
          <w:tcPr>
            <w:tcW w:w="1134" w:type="dxa"/>
          </w:tcPr>
          <w:p w14:paraId="467844C2" w14:textId="77777777" w:rsidR="0046647B" w:rsidRDefault="0046647B" w:rsidP="000A4ECB">
            <w:pPr>
              <w:pStyle w:val="RequirementText"/>
            </w:pPr>
            <w:r>
              <w:t>Constraint</w:t>
            </w:r>
          </w:p>
        </w:tc>
        <w:tc>
          <w:tcPr>
            <w:tcW w:w="8080" w:type="dxa"/>
          </w:tcPr>
          <w:p w14:paraId="0EF2A976" w14:textId="77777777" w:rsidR="0046647B" w:rsidRPr="000635DE" w:rsidRDefault="0046647B" w:rsidP="000A4ECB">
            <w:pPr>
              <w:pStyle w:val="RequirementText"/>
            </w:pPr>
            <w:r>
              <w:t>NA</w:t>
            </w:r>
          </w:p>
        </w:tc>
      </w:tr>
      <w:tr w:rsidR="0046647B" w14:paraId="6A857E51" w14:textId="77777777" w:rsidTr="000A4ECB">
        <w:tc>
          <w:tcPr>
            <w:tcW w:w="779" w:type="dxa"/>
            <w:tcBorders>
              <w:top w:val="nil"/>
              <w:left w:val="nil"/>
              <w:bottom w:val="nil"/>
            </w:tcBorders>
          </w:tcPr>
          <w:p w14:paraId="71ADB021" w14:textId="77777777" w:rsidR="0046647B" w:rsidRDefault="0046647B" w:rsidP="000A4ECB">
            <w:pPr>
              <w:pStyle w:val="RequirementText"/>
            </w:pPr>
          </w:p>
        </w:tc>
        <w:tc>
          <w:tcPr>
            <w:tcW w:w="1134" w:type="dxa"/>
          </w:tcPr>
          <w:p w14:paraId="2F4ADDEC" w14:textId="77777777" w:rsidR="0046647B" w:rsidRDefault="0046647B" w:rsidP="000A4ECB">
            <w:pPr>
              <w:pStyle w:val="RequirementText"/>
            </w:pPr>
            <w:r>
              <w:t>Value</w:t>
            </w:r>
          </w:p>
        </w:tc>
        <w:tc>
          <w:tcPr>
            <w:tcW w:w="8080" w:type="dxa"/>
          </w:tcPr>
          <w:p w14:paraId="66306AFE" w14:textId="77777777" w:rsidR="0046647B" w:rsidRDefault="0046647B" w:rsidP="000A4ECB">
            <w:pPr>
              <w:pStyle w:val="RequirementText"/>
            </w:pPr>
            <w:r>
              <w:t>4</w:t>
            </w:r>
          </w:p>
        </w:tc>
      </w:tr>
    </w:tbl>
    <w:p w14:paraId="1E4BE6C8" w14:textId="77777777" w:rsidR="0046647B" w:rsidRDefault="0046647B" w:rsidP="000E0475"/>
    <w:p w14:paraId="60E15C13" w14:textId="77777777" w:rsidR="009C25CE" w:rsidRDefault="009C25CE" w:rsidP="009C25CE">
      <w:pPr>
        <w:pStyle w:val="RequirementID"/>
      </w:pPr>
      <w:r>
        <w:t>DSG_BFE_</w:t>
      </w:r>
      <w:r w:rsidR="00176BEA">
        <w:t>00082</w:t>
      </w:r>
      <w:r>
        <w:t>:</w:t>
      </w:r>
    </w:p>
    <w:p w14:paraId="40962170" w14:textId="77777777" w:rsidR="00533EF5" w:rsidRDefault="009C25CE" w:rsidP="000E0475">
      <w:r>
        <w:t>[COVERS: ]</w:t>
      </w: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1134"/>
        <w:gridCol w:w="8080"/>
      </w:tblGrid>
      <w:tr w:rsidR="00533EF5" w14:paraId="080DDA1F" w14:textId="77777777" w:rsidTr="000A4ECB">
        <w:trPr>
          <w:cantSplit/>
        </w:trPr>
        <w:tc>
          <w:tcPr>
            <w:tcW w:w="9993" w:type="dxa"/>
            <w:gridSpan w:val="3"/>
            <w:tcBorders>
              <w:bottom w:val="single" w:sz="4" w:space="0" w:color="auto"/>
            </w:tcBorders>
            <w:shd w:val="pct5" w:color="auto" w:fill="FFFFFF"/>
          </w:tcPr>
          <w:p w14:paraId="5A8DAC0A" w14:textId="77777777" w:rsidR="00533EF5" w:rsidRPr="003D58C0" w:rsidRDefault="00002CD8" w:rsidP="00533EF5">
            <w:pPr>
              <w:pStyle w:val="RequirementText"/>
              <w:rPr>
                <w:b/>
              </w:rPr>
            </w:pPr>
            <w:r>
              <w:rPr>
                <w:b/>
              </w:rPr>
              <w:t>KU8_ORDER</w:t>
            </w:r>
            <w:r w:rsidR="00533EF5">
              <w:rPr>
                <w:b/>
              </w:rPr>
              <w:t>_NO_STEP</w:t>
            </w:r>
          </w:p>
        </w:tc>
      </w:tr>
      <w:tr w:rsidR="00533EF5" w14:paraId="23176E5D" w14:textId="77777777" w:rsidTr="000A4ECB">
        <w:tc>
          <w:tcPr>
            <w:tcW w:w="779" w:type="dxa"/>
            <w:tcBorders>
              <w:top w:val="nil"/>
              <w:left w:val="nil"/>
              <w:bottom w:val="nil"/>
            </w:tcBorders>
          </w:tcPr>
          <w:p w14:paraId="16758C9D" w14:textId="77777777" w:rsidR="00533EF5" w:rsidRDefault="00533EF5" w:rsidP="000A4ECB">
            <w:pPr>
              <w:pStyle w:val="RequirementText"/>
            </w:pPr>
          </w:p>
        </w:tc>
        <w:tc>
          <w:tcPr>
            <w:tcW w:w="1134" w:type="dxa"/>
            <w:tcBorders>
              <w:top w:val="nil"/>
            </w:tcBorders>
          </w:tcPr>
          <w:p w14:paraId="36A0231A" w14:textId="77777777" w:rsidR="00533EF5" w:rsidRDefault="00533EF5" w:rsidP="000A4ECB">
            <w:pPr>
              <w:pStyle w:val="RequirementText"/>
            </w:pPr>
            <w:r>
              <w:t>Type</w:t>
            </w:r>
          </w:p>
        </w:tc>
        <w:tc>
          <w:tcPr>
            <w:tcW w:w="8080" w:type="dxa"/>
            <w:tcBorders>
              <w:top w:val="nil"/>
            </w:tcBorders>
          </w:tcPr>
          <w:p w14:paraId="386F5B89" w14:textId="77777777" w:rsidR="00533EF5" w:rsidRPr="000635DE" w:rsidRDefault="00533EF5" w:rsidP="000A4ECB">
            <w:pPr>
              <w:pStyle w:val="RequirementText"/>
            </w:pPr>
            <w:r>
              <w:t>Unsigned 8 bits</w:t>
            </w:r>
          </w:p>
        </w:tc>
      </w:tr>
      <w:tr w:rsidR="00533EF5" w14:paraId="74C64A82" w14:textId="77777777" w:rsidTr="000A4ECB">
        <w:tc>
          <w:tcPr>
            <w:tcW w:w="779" w:type="dxa"/>
            <w:tcBorders>
              <w:top w:val="nil"/>
              <w:left w:val="nil"/>
              <w:bottom w:val="nil"/>
            </w:tcBorders>
          </w:tcPr>
          <w:p w14:paraId="54F1A639" w14:textId="77777777" w:rsidR="00533EF5" w:rsidRDefault="00533EF5" w:rsidP="000A4ECB">
            <w:pPr>
              <w:pStyle w:val="RequirementText"/>
            </w:pPr>
          </w:p>
        </w:tc>
        <w:tc>
          <w:tcPr>
            <w:tcW w:w="1134" w:type="dxa"/>
          </w:tcPr>
          <w:p w14:paraId="5582BAA3" w14:textId="77777777" w:rsidR="00533EF5" w:rsidRDefault="00533EF5" w:rsidP="000A4ECB">
            <w:pPr>
              <w:pStyle w:val="RequirementText"/>
            </w:pPr>
            <w:r>
              <w:t>Object</w:t>
            </w:r>
          </w:p>
        </w:tc>
        <w:tc>
          <w:tcPr>
            <w:tcW w:w="8080" w:type="dxa"/>
          </w:tcPr>
          <w:p w14:paraId="133EE891" w14:textId="77777777" w:rsidR="00533EF5" w:rsidRDefault="00CF23AC" w:rsidP="000A4ECB">
            <w:pPr>
              <w:pStyle w:val="RequirementText"/>
            </w:pPr>
            <w:r>
              <w:t>Additional b</w:t>
            </w:r>
            <w:r w:rsidR="00533EF5">
              <w:t>it set in order type variable in case of no step execution</w:t>
            </w:r>
            <w:r w:rsidR="00871F8F">
              <w:t>:</w:t>
            </w:r>
          </w:p>
          <w:p w14:paraId="6F6CC4FC" w14:textId="77777777" w:rsidR="00533EF5" w:rsidRDefault="00533EF5" w:rsidP="000A4ECB">
            <w:pPr>
              <w:pStyle w:val="RequirementText"/>
              <w:numPr>
                <w:ilvl w:val="0"/>
                <w:numId w:val="21"/>
              </w:numPr>
            </w:pPr>
            <w:r w:rsidRPr="0046647B">
              <w:t>u8WOrderType_ScheduleStep</w:t>
            </w:r>
          </w:p>
          <w:p w14:paraId="3ACDEE3C" w14:textId="77777777" w:rsidR="00533EF5" w:rsidRDefault="00533EF5" w:rsidP="000A4ECB">
            <w:pPr>
              <w:pStyle w:val="RequirementText"/>
              <w:numPr>
                <w:ilvl w:val="0"/>
                <w:numId w:val="21"/>
              </w:numPr>
            </w:pPr>
            <w:r w:rsidRPr="0046647B">
              <w:t>u8ROrderType_StdStep</w:t>
            </w:r>
          </w:p>
          <w:p w14:paraId="093942DA" w14:textId="77777777" w:rsidR="00533EF5" w:rsidRPr="0046647B" w:rsidRDefault="00533EF5" w:rsidP="000A4ECB">
            <w:pPr>
              <w:pStyle w:val="RequirementText"/>
              <w:numPr>
                <w:ilvl w:val="0"/>
                <w:numId w:val="21"/>
              </w:numPr>
            </w:pPr>
            <w:r w:rsidRPr="0046647B">
              <w:t>u8ROrderType_</w:t>
            </w:r>
            <w:r>
              <w:t>HPStep</w:t>
            </w:r>
          </w:p>
        </w:tc>
      </w:tr>
      <w:tr w:rsidR="00533EF5" w14:paraId="58FA3024" w14:textId="77777777" w:rsidTr="000A4ECB">
        <w:tc>
          <w:tcPr>
            <w:tcW w:w="779" w:type="dxa"/>
            <w:tcBorders>
              <w:top w:val="nil"/>
              <w:left w:val="nil"/>
              <w:bottom w:val="nil"/>
            </w:tcBorders>
          </w:tcPr>
          <w:p w14:paraId="76254899" w14:textId="77777777" w:rsidR="00533EF5" w:rsidRDefault="00533EF5" w:rsidP="000A4ECB">
            <w:pPr>
              <w:pStyle w:val="RequirementText"/>
            </w:pPr>
          </w:p>
        </w:tc>
        <w:tc>
          <w:tcPr>
            <w:tcW w:w="1134" w:type="dxa"/>
          </w:tcPr>
          <w:p w14:paraId="0F5EFAAA" w14:textId="77777777" w:rsidR="00533EF5" w:rsidRDefault="00533EF5" w:rsidP="000A4ECB">
            <w:pPr>
              <w:pStyle w:val="RequirementText"/>
            </w:pPr>
            <w:r>
              <w:t>Safety</w:t>
            </w:r>
          </w:p>
        </w:tc>
        <w:tc>
          <w:tcPr>
            <w:tcW w:w="8080" w:type="dxa"/>
          </w:tcPr>
          <w:p w14:paraId="49C30095" w14:textId="77777777" w:rsidR="00533EF5" w:rsidRPr="000635DE" w:rsidRDefault="00533EF5" w:rsidP="000A4ECB">
            <w:pPr>
              <w:pStyle w:val="RequirementText"/>
            </w:pPr>
            <w:r>
              <w:t>NA</w:t>
            </w:r>
          </w:p>
        </w:tc>
      </w:tr>
      <w:tr w:rsidR="00533EF5" w14:paraId="284B03DF" w14:textId="77777777" w:rsidTr="000A4ECB">
        <w:tc>
          <w:tcPr>
            <w:tcW w:w="779" w:type="dxa"/>
            <w:tcBorders>
              <w:top w:val="nil"/>
              <w:left w:val="nil"/>
              <w:bottom w:val="nil"/>
            </w:tcBorders>
          </w:tcPr>
          <w:p w14:paraId="1115B105" w14:textId="77777777" w:rsidR="00533EF5" w:rsidRDefault="00533EF5" w:rsidP="000A4ECB">
            <w:pPr>
              <w:pStyle w:val="RequirementText"/>
            </w:pPr>
          </w:p>
        </w:tc>
        <w:tc>
          <w:tcPr>
            <w:tcW w:w="1134" w:type="dxa"/>
          </w:tcPr>
          <w:p w14:paraId="0834BB6D" w14:textId="77777777" w:rsidR="00533EF5" w:rsidRDefault="00533EF5" w:rsidP="000A4ECB">
            <w:pPr>
              <w:pStyle w:val="RequirementText"/>
            </w:pPr>
            <w:r>
              <w:t>Constraint</w:t>
            </w:r>
          </w:p>
        </w:tc>
        <w:tc>
          <w:tcPr>
            <w:tcW w:w="8080" w:type="dxa"/>
          </w:tcPr>
          <w:p w14:paraId="6A06F752" w14:textId="77777777" w:rsidR="00533EF5" w:rsidRPr="000635DE" w:rsidRDefault="00533EF5" w:rsidP="000A4ECB">
            <w:pPr>
              <w:pStyle w:val="RequirementText"/>
            </w:pPr>
            <w:r>
              <w:t>NA</w:t>
            </w:r>
          </w:p>
        </w:tc>
      </w:tr>
      <w:tr w:rsidR="00533EF5" w14:paraId="3FE8F588" w14:textId="77777777" w:rsidTr="000A4ECB">
        <w:tc>
          <w:tcPr>
            <w:tcW w:w="779" w:type="dxa"/>
            <w:tcBorders>
              <w:top w:val="nil"/>
              <w:left w:val="nil"/>
              <w:bottom w:val="nil"/>
            </w:tcBorders>
          </w:tcPr>
          <w:p w14:paraId="60E037E2" w14:textId="77777777" w:rsidR="00533EF5" w:rsidRDefault="00533EF5" w:rsidP="000A4ECB">
            <w:pPr>
              <w:pStyle w:val="RequirementText"/>
            </w:pPr>
          </w:p>
        </w:tc>
        <w:tc>
          <w:tcPr>
            <w:tcW w:w="1134" w:type="dxa"/>
          </w:tcPr>
          <w:p w14:paraId="14CCC9F2" w14:textId="77777777" w:rsidR="00533EF5" w:rsidRDefault="00533EF5" w:rsidP="000A4ECB">
            <w:pPr>
              <w:pStyle w:val="RequirementText"/>
            </w:pPr>
            <w:r>
              <w:t>Value</w:t>
            </w:r>
          </w:p>
        </w:tc>
        <w:tc>
          <w:tcPr>
            <w:tcW w:w="8080" w:type="dxa"/>
          </w:tcPr>
          <w:p w14:paraId="0F6C1186" w14:textId="77777777" w:rsidR="00533EF5" w:rsidRDefault="00533EF5" w:rsidP="000A4ECB">
            <w:pPr>
              <w:pStyle w:val="RequirementText"/>
            </w:pPr>
            <w:r>
              <w:t>7</w:t>
            </w:r>
          </w:p>
        </w:tc>
      </w:tr>
    </w:tbl>
    <w:p w14:paraId="6720308E" w14:textId="77777777" w:rsidR="00533EF5" w:rsidRDefault="00533EF5" w:rsidP="000E0475"/>
    <w:p w14:paraId="58F3A2BB" w14:textId="77777777" w:rsidR="009C25CE" w:rsidRDefault="009C25CE" w:rsidP="009C25CE">
      <w:pPr>
        <w:pStyle w:val="RequirementID"/>
      </w:pPr>
      <w:r>
        <w:t>DSG_BFE_</w:t>
      </w:r>
      <w:r w:rsidR="00176BEA">
        <w:t>00083</w:t>
      </w:r>
      <w:r>
        <w:t>:</w:t>
      </w:r>
    </w:p>
    <w:p w14:paraId="15B6D666" w14:textId="77777777" w:rsidR="0046647B" w:rsidRDefault="009C25CE" w:rsidP="000E0475">
      <w:r>
        <w:t>[COVERS: ]</w:t>
      </w: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1134"/>
        <w:gridCol w:w="8080"/>
      </w:tblGrid>
      <w:tr w:rsidR="0046647B" w14:paraId="4F3F9991" w14:textId="77777777" w:rsidTr="000A4ECB">
        <w:trPr>
          <w:cantSplit/>
        </w:trPr>
        <w:tc>
          <w:tcPr>
            <w:tcW w:w="9993" w:type="dxa"/>
            <w:gridSpan w:val="3"/>
            <w:tcBorders>
              <w:bottom w:val="single" w:sz="4" w:space="0" w:color="auto"/>
            </w:tcBorders>
            <w:shd w:val="pct5" w:color="auto" w:fill="FFFFFF"/>
          </w:tcPr>
          <w:p w14:paraId="224BC134" w14:textId="77777777" w:rsidR="0046647B" w:rsidRPr="003D58C0" w:rsidRDefault="00002CD8" w:rsidP="00533EF5">
            <w:pPr>
              <w:pStyle w:val="RequirementText"/>
              <w:rPr>
                <w:b/>
              </w:rPr>
            </w:pPr>
            <w:r>
              <w:rPr>
                <w:b/>
              </w:rPr>
              <w:t>KU8_ORDER</w:t>
            </w:r>
            <w:r w:rsidR="0046647B">
              <w:rPr>
                <w:b/>
              </w:rPr>
              <w:t>_</w:t>
            </w:r>
            <w:r w:rsidR="00533EF5">
              <w:rPr>
                <w:b/>
              </w:rPr>
              <w:t>PID_MOTOR</w:t>
            </w:r>
          </w:p>
        </w:tc>
      </w:tr>
      <w:tr w:rsidR="0046647B" w14:paraId="3670C796" w14:textId="77777777" w:rsidTr="000A4ECB">
        <w:tc>
          <w:tcPr>
            <w:tcW w:w="779" w:type="dxa"/>
            <w:tcBorders>
              <w:top w:val="nil"/>
              <w:left w:val="nil"/>
              <w:bottom w:val="nil"/>
            </w:tcBorders>
          </w:tcPr>
          <w:p w14:paraId="55F339EC" w14:textId="77777777" w:rsidR="0046647B" w:rsidRDefault="0046647B" w:rsidP="000A4ECB">
            <w:pPr>
              <w:pStyle w:val="RequirementText"/>
            </w:pPr>
          </w:p>
        </w:tc>
        <w:tc>
          <w:tcPr>
            <w:tcW w:w="1134" w:type="dxa"/>
            <w:tcBorders>
              <w:top w:val="nil"/>
            </w:tcBorders>
          </w:tcPr>
          <w:p w14:paraId="6F02024D" w14:textId="77777777" w:rsidR="0046647B" w:rsidRDefault="0046647B" w:rsidP="000A4ECB">
            <w:pPr>
              <w:pStyle w:val="RequirementText"/>
            </w:pPr>
            <w:r>
              <w:t>Type</w:t>
            </w:r>
          </w:p>
        </w:tc>
        <w:tc>
          <w:tcPr>
            <w:tcW w:w="8080" w:type="dxa"/>
            <w:tcBorders>
              <w:top w:val="nil"/>
            </w:tcBorders>
          </w:tcPr>
          <w:p w14:paraId="3B1F2F92" w14:textId="77777777" w:rsidR="0046647B" w:rsidRPr="000635DE" w:rsidRDefault="0046647B" w:rsidP="000A4ECB">
            <w:pPr>
              <w:pStyle w:val="RequirementText"/>
            </w:pPr>
            <w:r>
              <w:t>Unsigned 8 bits</w:t>
            </w:r>
          </w:p>
        </w:tc>
      </w:tr>
      <w:tr w:rsidR="0046647B" w14:paraId="2C6FAFEA" w14:textId="77777777" w:rsidTr="000A4ECB">
        <w:tc>
          <w:tcPr>
            <w:tcW w:w="779" w:type="dxa"/>
            <w:tcBorders>
              <w:top w:val="nil"/>
              <w:left w:val="nil"/>
              <w:bottom w:val="nil"/>
            </w:tcBorders>
          </w:tcPr>
          <w:p w14:paraId="1FA58D47" w14:textId="77777777" w:rsidR="0046647B" w:rsidRDefault="0046647B" w:rsidP="000A4ECB">
            <w:pPr>
              <w:pStyle w:val="RequirementText"/>
            </w:pPr>
          </w:p>
        </w:tc>
        <w:tc>
          <w:tcPr>
            <w:tcW w:w="1134" w:type="dxa"/>
          </w:tcPr>
          <w:p w14:paraId="2D2990B8" w14:textId="77777777" w:rsidR="0046647B" w:rsidRDefault="0046647B" w:rsidP="000A4ECB">
            <w:pPr>
              <w:pStyle w:val="RequirementText"/>
            </w:pPr>
            <w:r>
              <w:t>Object</w:t>
            </w:r>
          </w:p>
        </w:tc>
        <w:tc>
          <w:tcPr>
            <w:tcW w:w="8080" w:type="dxa"/>
          </w:tcPr>
          <w:p w14:paraId="2EA1B7F7" w14:textId="77777777" w:rsidR="0046647B" w:rsidRDefault="00CF23AC" w:rsidP="000A4ECB">
            <w:pPr>
              <w:pStyle w:val="RequirementText"/>
            </w:pPr>
            <w:r>
              <w:t>Additional  b</w:t>
            </w:r>
            <w:r w:rsidR="00533EF5">
              <w:t>it set in order type variable in case of step configured with PID on motor current</w:t>
            </w:r>
            <w:r w:rsidR="00871F8F">
              <w:t>:</w:t>
            </w:r>
          </w:p>
          <w:p w14:paraId="0D1B3F66" w14:textId="77777777" w:rsidR="0046647B" w:rsidRDefault="0046647B" w:rsidP="000A4ECB">
            <w:pPr>
              <w:pStyle w:val="RequirementText"/>
              <w:numPr>
                <w:ilvl w:val="0"/>
                <w:numId w:val="21"/>
              </w:numPr>
            </w:pPr>
            <w:r w:rsidRPr="0046647B">
              <w:t>u8WOrderType_ScheduleStep</w:t>
            </w:r>
          </w:p>
          <w:p w14:paraId="695BD62A" w14:textId="77777777" w:rsidR="0046647B" w:rsidRDefault="0046647B" w:rsidP="000A4ECB">
            <w:pPr>
              <w:pStyle w:val="RequirementText"/>
              <w:numPr>
                <w:ilvl w:val="0"/>
                <w:numId w:val="21"/>
              </w:numPr>
            </w:pPr>
            <w:r w:rsidRPr="0046647B">
              <w:t>u8ROrderType_StdStep</w:t>
            </w:r>
          </w:p>
          <w:p w14:paraId="0333E63F" w14:textId="77777777" w:rsidR="0046647B" w:rsidRDefault="0046647B" w:rsidP="000A4ECB">
            <w:pPr>
              <w:pStyle w:val="RequirementText"/>
              <w:numPr>
                <w:ilvl w:val="0"/>
                <w:numId w:val="21"/>
              </w:numPr>
            </w:pPr>
            <w:r w:rsidRPr="0046647B">
              <w:t>u8ROrderType_</w:t>
            </w:r>
            <w:r>
              <w:t>HPStep</w:t>
            </w:r>
          </w:p>
          <w:p w14:paraId="7914C252" w14:textId="77777777" w:rsidR="00533EF5" w:rsidRPr="0046647B" w:rsidRDefault="00533EF5" w:rsidP="00533EF5">
            <w:pPr>
              <w:pStyle w:val="RequirementText"/>
            </w:pPr>
            <w:r>
              <w:t>!!! This bit will only be taken into account if step is configured with current order !!!</w:t>
            </w:r>
          </w:p>
        </w:tc>
      </w:tr>
      <w:tr w:rsidR="0046647B" w14:paraId="32513A80" w14:textId="77777777" w:rsidTr="000A4ECB">
        <w:tc>
          <w:tcPr>
            <w:tcW w:w="779" w:type="dxa"/>
            <w:tcBorders>
              <w:top w:val="nil"/>
              <w:left w:val="nil"/>
              <w:bottom w:val="nil"/>
            </w:tcBorders>
          </w:tcPr>
          <w:p w14:paraId="53BC729B" w14:textId="77777777" w:rsidR="0046647B" w:rsidRDefault="0046647B" w:rsidP="000A4ECB">
            <w:pPr>
              <w:pStyle w:val="RequirementText"/>
            </w:pPr>
          </w:p>
        </w:tc>
        <w:tc>
          <w:tcPr>
            <w:tcW w:w="1134" w:type="dxa"/>
          </w:tcPr>
          <w:p w14:paraId="7F8592E6" w14:textId="77777777" w:rsidR="0046647B" w:rsidRDefault="0046647B" w:rsidP="000A4ECB">
            <w:pPr>
              <w:pStyle w:val="RequirementText"/>
            </w:pPr>
            <w:r>
              <w:t>Safety</w:t>
            </w:r>
          </w:p>
        </w:tc>
        <w:tc>
          <w:tcPr>
            <w:tcW w:w="8080" w:type="dxa"/>
          </w:tcPr>
          <w:p w14:paraId="426185A7" w14:textId="77777777" w:rsidR="0046647B" w:rsidRPr="000635DE" w:rsidRDefault="0046647B" w:rsidP="000A4ECB">
            <w:pPr>
              <w:pStyle w:val="RequirementText"/>
            </w:pPr>
            <w:r>
              <w:t>NA</w:t>
            </w:r>
          </w:p>
        </w:tc>
      </w:tr>
      <w:tr w:rsidR="0046647B" w14:paraId="1C30DC0F" w14:textId="77777777" w:rsidTr="000A4ECB">
        <w:tc>
          <w:tcPr>
            <w:tcW w:w="779" w:type="dxa"/>
            <w:tcBorders>
              <w:top w:val="nil"/>
              <w:left w:val="nil"/>
              <w:bottom w:val="nil"/>
            </w:tcBorders>
          </w:tcPr>
          <w:p w14:paraId="713E0A60" w14:textId="77777777" w:rsidR="0046647B" w:rsidRDefault="0046647B" w:rsidP="000A4ECB">
            <w:pPr>
              <w:pStyle w:val="RequirementText"/>
            </w:pPr>
          </w:p>
        </w:tc>
        <w:tc>
          <w:tcPr>
            <w:tcW w:w="1134" w:type="dxa"/>
          </w:tcPr>
          <w:p w14:paraId="742108D2" w14:textId="77777777" w:rsidR="0046647B" w:rsidRDefault="0046647B" w:rsidP="000A4ECB">
            <w:pPr>
              <w:pStyle w:val="RequirementText"/>
            </w:pPr>
            <w:r>
              <w:t>Constraint</w:t>
            </w:r>
          </w:p>
        </w:tc>
        <w:tc>
          <w:tcPr>
            <w:tcW w:w="8080" w:type="dxa"/>
          </w:tcPr>
          <w:p w14:paraId="325C5B8C" w14:textId="77777777" w:rsidR="0046647B" w:rsidRPr="000635DE" w:rsidRDefault="0046647B" w:rsidP="000A4ECB">
            <w:pPr>
              <w:pStyle w:val="RequirementText"/>
            </w:pPr>
            <w:r>
              <w:t>NA</w:t>
            </w:r>
          </w:p>
        </w:tc>
      </w:tr>
      <w:tr w:rsidR="0046647B" w14:paraId="43A56933" w14:textId="77777777" w:rsidTr="000A4ECB">
        <w:tc>
          <w:tcPr>
            <w:tcW w:w="779" w:type="dxa"/>
            <w:tcBorders>
              <w:top w:val="nil"/>
              <w:left w:val="nil"/>
              <w:bottom w:val="nil"/>
            </w:tcBorders>
          </w:tcPr>
          <w:p w14:paraId="1976E8E5" w14:textId="77777777" w:rsidR="0046647B" w:rsidRDefault="0046647B" w:rsidP="000A4ECB">
            <w:pPr>
              <w:pStyle w:val="RequirementText"/>
            </w:pPr>
          </w:p>
        </w:tc>
        <w:tc>
          <w:tcPr>
            <w:tcW w:w="1134" w:type="dxa"/>
          </w:tcPr>
          <w:p w14:paraId="01D14A93" w14:textId="77777777" w:rsidR="0046647B" w:rsidRDefault="0046647B" w:rsidP="000A4ECB">
            <w:pPr>
              <w:pStyle w:val="RequirementText"/>
            </w:pPr>
            <w:r>
              <w:t>Value</w:t>
            </w:r>
          </w:p>
        </w:tc>
        <w:tc>
          <w:tcPr>
            <w:tcW w:w="8080" w:type="dxa"/>
          </w:tcPr>
          <w:p w14:paraId="5526916A" w14:textId="77777777" w:rsidR="0046647B" w:rsidRDefault="00533EF5" w:rsidP="000A4ECB">
            <w:pPr>
              <w:pStyle w:val="RequirementText"/>
            </w:pPr>
            <w:r>
              <w:t>32</w:t>
            </w:r>
          </w:p>
        </w:tc>
      </w:tr>
    </w:tbl>
    <w:p w14:paraId="3BC1A444" w14:textId="77777777" w:rsidR="0046647B" w:rsidRDefault="0046647B" w:rsidP="000E0475"/>
    <w:p w14:paraId="0EC79D46" w14:textId="77777777" w:rsidR="009C25CE" w:rsidRDefault="009C25CE" w:rsidP="009C25CE">
      <w:pPr>
        <w:pStyle w:val="RequirementID"/>
      </w:pPr>
      <w:r>
        <w:t>DSG_BFE_</w:t>
      </w:r>
      <w:r w:rsidR="00176BEA">
        <w:t>00084</w:t>
      </w:r>
      <w:r>
        <w:t>:</w:t>
      </w:r>
    </w:p>
    <w:p w14:paraId="1AE92E5E" w14:textId="77777777" w:rsidR="00533EF5" w:rsidRDefault="009C25CE" w:rsidP="000E0475">
      <w:r>
        <w:t>[COVERS: ]</w:t>
      </w: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1134"/>
        <w:gridCol w:w="8080"/>
      </w:tblGrid>
      <w:tr w:rsidR="00533EF5" w14:paraId="0C6F98DF" w14:textId="77777777" w:rsidTr="000A4ECB">
        <w:trPr>
          <w:cantSplit/>
        </w:trPr>
        <w:tc>
          <w:tcPr>
            <w:tcW w:w="9993" w:type="dxa"/>
            <w:gridSpan w:val="3"/>
            <w:tcBorders>
              <w:bottom w:val="single" w:sz="4" w:space="0" w:color="auto"/>
            </w:tcBorders>
            <w:shd w:val="pct5" w:color="auto" w:fill="FFFFFF"/>
          </w:tcPr>
          <w:p w14:paraId="7EA49EDE" w14:textId="77777777" w:rsidR="00533EF5" w:rsidRPr="003D58C0" w:rsidRDefault="00002CD8" w:rsidP="00533EF5">
            <w:pPr>
              <w:pStyle w:val="RequirementText"/>
              <w:rPr>
                <w:b/>
              </w:rPr>
            </w:pPr>
            <w:r>
              <w:rPr>
                <w:b/>
              </w:rPr>
              <w:t>KU8_ORDER</w:t>
            </w:r>
            <w:r w:rsidR="00533EF5">
              <w:rPr>
                <w:b/>
              </w:rPr>
              <w:t>_PID_SUPPLY</w:t>
            </w:r>
          </w:p>
        </w:tc>
      </w:tr>
      <w:tr w:rsidR="00533EF5" w14:paraId="39FEE852" w14:textId="77777777" w:rsidTr="000A4ECB">
        <w:tc>
          <w:tcPr>
            <w:tcW w:w="779" w:type="dxa"/>
            <w:tcBorders>
              <w:top w:val="nil"/>
              <w:left w:val="nil"/>
              <w:bottom w:val="nil"/>
            </w:tcBorders>
          </w:tcPr>
          <w:p w14:paraId="30485DFB" w14:textId="77777777" w:rsidR="00533EF5" w:rsidRDefault="00533EF5" w:rsidP="000A4ECB">
            <w:pPr>
              <w:pStyle w:val="RequirementText"/>
            </w:pPr>
          </w:p>
        </w:tc>
        <w:tc>
          <w:tcPr>
            <w:tcW w:w="1134" w:type="dxa"/>
            <w:tcBorders>
              <w:top w:val="nil"/>
            </w:tcBorders>
          </w:tcPr>
          <w:p w14:paraId="634A3E26" w14:textId="77777777" w:rsidR="00533EF5" w:rsidRDefault="00533EF5" w:rsidP="000A4ECB">
            <w:pPr>
              <w:pStyle w:val="RequirementText"/>
            </w:pPr>
            <w:r>
              <w:t>Type</w:t>
            </w:r>
          </w:p>
        </w:tc>
        <w:tc>
          <w:tcPr>
            <w:tcW w:w="8080" w:type="dxa"/>
            <w:tcBorders>
              <w:top w:val="nil"/>
            </w:tcBorders>
          </w:tcPr>
          <w:p w14:paraId="323F1B16" w14:textId="77777777" w:rsidR="00533EF5" w:rsidRPr="000635DE" w:rsidRDefault="00533EF5" w:rsidP="000A4ECB">
            <w:pPr>
              <w:pStyle w:val="RequirementText"/>
            </w:pPr>
            <w:r>
              <w:t>Unsigned 8 bits</w:t>
            </w:r>
          </w:p>
        </w:tc>
      </w:tr>
      <w:tr w:rsidR="00533EF5" w14:paraId="7D4BD46C" w14:textId="77777777" w:rsidTr="000A4ECB">
        <w:tc>
          <w:tcPr>
            <w:tcW w:w="779" w:type="dxa"/>
            <w:tcBorders>
              <w:top w:val="nil"/>
              <w:left w:val="nil"/>
              <w:bottom w:val="nil"/>
            </w:tcBorders>
          </w:tcPr>
          <w:p w14:paraId="032356A7" w14:textId="77777777" w:rsidR="00533EF5" w:rsidRDefault="00533EF5" w:rsidP="000A4ECB">
            <w:pPr>
              <w:pStyle w:val="RequirementText"/>
            </w:pPr>
          </w:p>
        </w:tc>
        <w:tc>
          <w:tcPr>
            <w:tcW w:w="1134" w:type="dxa"/>
          </w:tcPr>
          <w:p w14:paraId="7DBFF55E" w14:textId="77777777" w:rsidR="00533EF5" w:rsidRDefault="00533EF5" w:rsidP="000A4ECB">
            <w:pPr>
              <w:pStyle w:val="RequirementText"/>
            </w:pPr>
            <w:r>
              <w:t>Object</w:t>
            </w:r>
          </w:p>
        </w:tc>
        <w:tc>
          <w:tcPr>
            <w:tcW w:w="8080" w:type="dxa"/>
          </w:tcPr>
          <w:p w14:paraId="483519E7" w14:textId="77777777" w:rsidR="00533EF5" w:rsidRDefault="00CF23AC" w:rsidP="000A4ECB">
            <w:pPr>
              <w:pStyle w:val="RequirementText"/>
            </w:pPr>
            <w:r>
              <w:t>Additional b</w:t>
            </w:r>
            <w:r w:rsidR="00533EF5">
              <w:t>it set in order type variable in case of step configured with PID on battery current</w:t>
            </w:r>
            <w:r w:rsidR="00871F8F">
              <w:t>:</w:t>
            </w:r>
          </w:p>
          <w:p w14:paraId="382F7BF9" w14:textId="77777777" w:rsidR="00533EF5" w:rsidRDefault="00533EF5" w:rsidP="000A4ECB">
            <w:pPr>
              <w:pStyle w:val="RequirementText"/>
              <w:numPr>
                <w:ilvl w:val="0"/>
                <w:numId w:val="21"/>
              </w:numPr>
            </w:pPr>
            <w:r w:rsidRPr="0046647B">
              <w:t>u8WOrderType_ScheduleStep</w:t>
            </w:r>
          </w:p>
          <w:p w14:paraId="10B3DD1F" w14:textId="77777777" w:rsidR="00533EF5" w:rsidRDefault="00533EF5" w:rsidP="000A4ECB">
            <w:pPr>
              <w:pStyle w:val="RequirementText"/>
              <w:numPr>
                <w:ilvl w:val="0"/>
                <w:numId w:val="21"/>
              </w:numPr>
            </w:pPr>
            <w:r w:rsidRPr="0046647B">
              <w:t>u8ROrderType_StdStep</w:t>
            </w:r>
          </w:p>
          <w:p w14:paraId="5F36A3AF" w14:textId="77777777" w:rsidR="00533EF5" w:rsidRDefault="00533EF5" w:rsidP="000A4ECB">
            <w:pPr>
              <w:pStyle w:val="RequirementText"/>
              <w:numPr>
                <w:ilvl w:val="0"/>
                <w:numId w:val="21"/>
              </w:numPr>
            </w:pPr>
            <w:r w:rsidRPr="0046647B">
              <w:t>u8ROrderType_</w:t>
            </w:r>
            <w:r>
              <w:t>HPStep</w:t>
            </w:r>
          </w:p>
          <w:p w14:paraId="4E325DF8" w14:textId="77777777" w:rsidR="00533EF5" w:rsidRPr="0046647B" w:rsidRDefault="00533EF5" w:rsidP="000A4ECB">
            <w:pPr>
              <w:pStyle w:val="RequirementText"/>
            </w:pPr>
            <w:r>
              <w:t>!!! This bit will only be taken into account if step is configured with current order !!!</w:t>
            </w:r>
          </w:p>
        </w:tc>
      </w:tr>
      <w:tr w:rsidR="00533EF5" w14:paraId="5B6BBB80" w14:textId="77777777" w:rsidTr="000A4ECB">
        <w:tc>
          <w:tcPr>
            <w:tcW w:w="779" w:type="dxa"/>
            <w:tcBorders>
              <w:top w:val="nil"/>
              <w:left w:val="nil"/>
              <w:bottom w:val="nil"/>
            </w:tcBorders>
          </w:tcPr>
          <w:p w14:paraId="61213190" w14:textId="77777777" w:rsidR="00533EF5" w:rsidRDefault="00533EF5" w:rsidP="000A4ECB">
            <w:pPr>
              <w:pStyle w:val="RequirementText"/>
            </w:pPr>
          </w:p>
        </w:tc>
        <w:tc>
          <w:tcPr>
            <w:tcW w:w="1134" w:type="dxa"/>
          </w:tcPr>
          <w:p w14:paraId="517744BE" w14:textId="77777777" w:rsidR="00533EF5" w:rsidRDefault="00533EF5" w:rsidP="000A4ECB">
            <w:pPr>
              <w:pStyle w:val="RequirementText"/>
            </w:pPr>
            <w:r>
              <w:t>Safety</w:t>
            </w:r>
          </w:p>
        </w:tc>
        <w:tc>
          <w:tcPr>
            <w:tcW w:w="8080" w:type="dxa"/>
          </w:tcPr>
          <w:p w14:paraId="67950849" w14:textId="77777777" w:rsidR="00533EF5" w:rsidRPr="000635DE" w:rsidRDefault="00533EF5" w:rsidP="000A4ECB">
            <w:pPr>
              <w:pStyle w:val="RequirementText"/>
            </w:pPr>
            <w:r>
              <w:t>NA</w:t>
            </w:r>
          </w:p>
        </w:tc>
      </w:tr>
      <w:tr w:rsidR="00533EF5" w14:paraId="5A2A92D3" w14:textId="77777777" w:rsidTr="000A4ECB">
        <w:tc>
          <w:tcPr>
            <w:tcW w:w="779" w:type="dxa"/>
            <w:tcBorders>
              <w:top w:val="nil"/>
              <w:left w:val="nil"/>
              <w:bottom w:val="nil"/>
            </w:tcBorders>
          </w:tcPr>
          <w:p w14:paraId="4F04F551" w14:textId="77777777" w:rsidR="00533EF5" w:rsidRDefault="00533EF5" w:rsidP="000A4ECB">
            <w:pPr>
              <w:pStyle w:val="RequirementText"/>
            </w:pPr>
          </w:p>
        </w:tc>
        <w:tc>
          <w:tcPr>
            <w:tcW w:w="1134" w:type="dxa"/>
          </w:tcPr>
          <w:p w14:paraId="0C43F9C6" w14:textId="77777777" w:rsidR="00533EF5" w:rsidRDefault="00533EF5" w:rsidP="000A4ECB">
            <w:pPr>
              <w:pStyle w:val="RequirementText"/>
            </w:pPr>
            <w:r>
              <w:t>Constraint</w:t>
            </w:r>
          </w:p>
        </w:tc>
        <w:tc>
          <w:tcPr>
            <w:tcW w:w="8080" w:type="dxa"/>
          </w:tcPr>
          <w:p w14:paraId="26D1D023" w14:textId="77777777" w:rsidR="00533EF5" w:rsidRPr="000635DE" w:rsidRDefault="00533EF5" w:rsidP="000A4ECB">
            <w:pPr>
              <w:pStyle w:val="RequirementText"/>
            </w:pPr>
            <w:r>
              <w:t>NA</w:t>
            </w:r>
          </w:p>
        </w:tc>
      </w:tr>
      <w:tr w:rsidR="00533EF5" w14:paraId="0D85139F" w14:textId="77777777" w:rsidTr="000A4ECB">
        <w:tc>
          <w:tcPr>
            <w:tcW w:w="779" w:type="dxa"/>
            <w:tcBorders>
              <w:top w:val="nil"/>
              <w:left w:val="nil"/>
              <w:bottom w:val="nil"/>
            </w:tcBorders>
          </w:tcPr>
          <w:p w14:paraId="2E4F86C4" w14:textId="77777777" w:rsidR="00533EF5" w:rsidRDefault="00533EF5" w:rsidP="000A4ECB">
            <w:pPr>
              <w:pStyle w:val="RequirementText"/>
            </w:pPr>
          </w:p>
        </w:tc>
        <w:tc>
          <w:tcPr>
            <w:tcW w:w="1134" w:type="dxa"/>
          </w:tcPr>
          <w:p w14:paraId="3BF1C613" w14:textId="77777777" w:rsidR="00533EF5" w:rsidRDefault="00533EF5" w:rsidP="000A4ECB">
            <w:pPr>
              <w:pStyle w:val="RequirementText"/>
            </w:pPr>
            <w:r>
              <w:t>Value</w:t>
            </w:r>
          </w:p>
        </w:tc>
        <w:tc>
          <w:tcPr>
            <w:tcW w:w="8080" w:type="dxa"/>
          </w:tcPr>
          <w:p w14:paraId="45489B92" w14:textId="77777777" w:rsidR="00533EF5" w:rsidRDefault="00533EF5" w:rsidP="000A4ECB">
            <w:pPr>
              <w:pStyle w:val="RequirementText"/>
            </w:pPr>
            <w:r>
              <w:t>16</w:t>
            </w:r>
          </w:p>
        </w:tc>
      </w:tr>
    </w:tbl>
    <w:p w14:paraId="454E7D99" w14:textId="77777777" w:rsidR="00533EF5" w:rsidRDefault="00533EF5" w:rsidP="000E0475"/>
    <w:p w14:paraId="6F353151" w14:textId="77777777" w:rsidR="009C25CE" w:rsidRDefault="009C25CE" w:rsidP="009C25CE">
      <w:pPr>
        <w:pStyle w:val="RequirementID"/>
      </w:pPr>
      <w:r>
        <w:t>DSG_BFE_</w:t>
      </w:r>
      <w:r w:rsidR="00176BEA">
        <w:t>00085</w:t>
      </w:r>
      <w:r>
        <w:t>:</w:t>
      </w:r>
    </w:p>
    <w:p w14:paraId="66B1EF5A" w14:textId="77777777" w:rsidR="00533EF5" w:rsidRDefault="009C25CE" w:rsidP="000E0475">
      <w:r>
        <w:t>[COVERS: ]</w:t>
      </w: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1134"/>
        <w:gridCol w:w="8080"/>
      </w:tblGrid>
      <w:tr w:rsidR="00533EF5" w14:paraId="30A90FE3" w14:textId="77777777" w:rsidTr="000A4ECB">
        <w:trPr>
          <w:cantSplit/>
        </w:trPr>
        <w:tc>
          <w:tcPr>
            <w:tcW w:w="9993" w:type="dxa"/>
            <w:gridSpan w:val="3"/>
            <w:tcBorders>
              <w:bottom w:val="single" w:sz="4" w:space="0" w:color="auto"/>
            </w:tcBorders>
            <w:shd w:val="pct5" w:color="auto" w:fill="FFFFFF"/>
          </w:tcPr>
          <w:p w14:paraId="53384482" w14:textId="77777777" w:rsidR="00533EF5" w:rsidRPr="003D58C0" w:rsidRDefault="00002CD8" w:rsidP="00533EF5">
            <w:pPr>
              <w:pStyle w:val="RequirementText"/>
              <w:rPr>
                <w:b/>
              </w:rPr>
            </w:pPr>
            <w:r>
              <w:rPr>
                <w:b/>
              </w:rPr>
              <w:t>KU8_ORDER</w:t>
            </w:r>
            <w:r w:rsidR="00533EF5">
              <w:rPr>
                <w:b/>
              </w:rPr>
              <w:t>_HIGH_POWER</w:t>
            </w:r>
          </w:p>
        </w:tc>
      </w:tr>
      <w:tr w:rsidR="00533EF5" w14:paraId="7AC71B27" w14:textId="77777777" w:rsidTr="000A4ECB">
        <w:tc>
          <w:tcPr>
            <w:tcW w:w="779" w:type="dxa"/>
            <w:tcBorders>
              <w:top w:val="nil"/>
              <w:left w:val="nil"/>
              <w:bottom w:val="nil"/>
            </w:tcBorders>
          </w:tcPr>
          <w:p w14:paraId="60D33714" w14:textId="77777777" w:rsidR="00533EF5" w:rsidRDefault="00533EF5" w:rsidP="000A4ECB">
            <w:pPr>
              <w:pStyle w:val="RequirementText"/>
            </w:pPr>
          </w:p>
        </w:tc>
        <w:tc>
          <w:tcPr>
            <w:tcW w:w="1134" w:type="dxa"/>
            <w:tcBorders>
              <w:top w:val="nil"/>
            </w:tcBorders>
          </w:tcPr>
          <w:p w14:paraId="21F4DC46" w14:textId="77777777" w:rsidR="00533EF5" w:rsidRDefault="00533EF5" w:rsidP="000A4ECB">
            <w:pPr>
              <w:pStyle w:val="RequirementText"/>
            </w:pPr>
            <w:r>
              <w:t>Type</w:t>
            </w:r>
          </w:p>
        </w:tc>
        <w:tc>
          <w:tcPr>
            <w:tcW w:w="8080" w:type="dxa"/>
            <w:tcBorders>
              <w:top w:val="nil"/>
            </w:tcBorders>
          </w:tcPr>
          <w:p w14:paraId="49B33362" w14:textId="77777777" w:rsidR="00533EF5" w:rsidRPr="000635DE" w:rsidRDefault="00533EF5" w:rsidP="000A4ECB">
            <w:pPr>
              <w:pStyle w:val="RequirementText"/>
            </w:pPr>
            <w:r>
              <w:t>Unsigned 8 bits</w:t>
            </w:r>
          </w:p>
        </w:tc>
      </w:tr>
      <w:tr w:rsidR="00533EF5" w14:paraId="09F04AD5" w14:textId="77777777" w:rsidTr="000A4ECB">
        <w:tc>
          <w:tcPr>
            <w:tcW w:w="779" w:type="dxa"/>
            <w:tcBorders>
              <w:top w:val="nil"/>
              <w:left w:val="nil"/>
              <w:bottom w:val="nil"/>
            </w:tcBorders>
          </w:tcPr>
          <w:p w14:paraId="43699E3B" w14:textId="77777777" w:rsidR="00533EF5" w:rsidRDefault="00533EF5" w:rsidP="000A4ECB">
            <w:pPr>
              <w:pStyle w:val="RequirementText"/>
            </w:pPr>
          </w:p>
        </w:tc>
        <w:tc>
          <w:tcPr>
            <w:tcW w:w="1134" w:type="dxa"/>
          </w:tcPr>
          <w:p w14:paraId="45E80909" w14:textId="77777777" w:rsidR="00533EF5" w:rsidRDefault="00533EF5" w:rsidP="000A4ECB">
            <w:pPr>
              <w:pStyle w:val="RequirementText"/>
            </w:pPr>
            <w:r>
              <w:t>Object</w:t>
            </w:r>
          </w:p>
        </w:tc>
        <w:tc>
          <w:tcPr>
            <w:tcW w:w="8080" w:type="dxa"/>
          </w:tcPr>
          <w:p w14:paraId="71AF82AC" w14:textId="77777777" w:rsidR="00533EF5" w:rsidRDefault="00CF23AC" w:rsidP="000A4ECB">
            <w:pPr>
              <w:pStyle w:val="RequirementText"/>
            </w:pPr>
            <w:r>
              <w:t>Additional b</w:t>
            </w:r>
            <w:r w:rsidR="00533EF5">
              <w:t>it set in order type variable in case of step configured with High power option</w:t>
            </w:r>
            <w:r w:rsidR="00871F8F">
              <w:t>:</w:t>
            </w:r>
          </w:p>
          <w:p w14:paraId="7534E99B" w14:textId="77777777" w:rsidR="00533EF5" w:rsidRDefault="00533EF5" w:rsidP="000A4ECB">
            <w:pPr>
              <w:pStyle w:val="RequirementText"/>
              <w:numPr>
                <w:ilvl w:val="0"/>
                <w:numId w:val="21"/>
              </w:numPr>
            </w:pPr>
            <w:r w:rsidRPr="0046647B">
              <w:t>u8WOrderType_ScheduleStep</w:t>
            </w:r>
          </w:p>
          <w:p w14:paraId="09F2D985" w14:textId="77777777" w:rsidR="00533EF5" w:rsidRDefault="00533EF5" w:rsidP="000A4ECB">
            <w:pPr>
              <w:pStyle w:val="RequirementText"/>
              <w:numPr>
                <w:ilvl w:val="0"/>
                <w:numId w:val="21"/>
              </w:numPr>
            </w:pPr>
            <w:r w:rsidRPr="0046647B">
              <w:t>u8ROrderType_StdStep</w:t>
            </w:r>
          </w:p>
          <w:p w14:paraId="448F80AF" w14:textId="77777777" w:rsidR="00533EF5" w:rsidRDefault="00533EF5" w:rsidP="000A4ECB">
            <w:pPr>
              <w:pStyle w:val="RequirementText"/>
              <w:numPr>
                <w:ilvl w:val="0"/>
                <w:numId w:val="21"/>
              </w:numPr>
            </w:pPr>
            <w:r w:rsidRPr="0046647B">
              <w:t>u8ROrderType_</w:t>
            </w:r>
            <w:r>
              <w:t>HPStep</w:t>
            </w:r>
          </w:p>
          <w:p w14:paraId="50488A59" w14:textId="77777777" w:rsidR="00533EF5" w:rsidRPr="0046647B" w:rsidRDefault="00533EF5" w:rsidP="000A4ECB">
            <w:pPr>
              <w:pStyle w:val="RequirementText"/>
            </w:pPr>
            <w:r>
              <w:t>!!! This bit will only be taken into account if step is configured with current order !!!</w:t>
            </w:r>
          </w:p>
        </w:tc>
      </w:tr>
      <w:tr w:rsidR="00533EF5" w14:paraId="6084A675" w14:textId="77777777" w:rsidTr="000A4ECB">
        <w:tc>
          <w:tcPr>
            <w:tcW w:w="779" w:type="dxa"/>
            <w:tcBorders>
              <w:top w:val="nil"/>
              <w:left w:val="nil"/>
              <w:bottom w:val="nil"/>
            </w:tcBorders>
          </w:tcPr>
          <w:p w14:paraId="62738054" w14:textId="77777777" w:rsidR="00533EF5" w:rsidRDefault="00533EF5" w:rsidP="000A4ECB">
            <w:pPr>
              <w:pStyle w:val="RequirementText"/>
            </w:pPr>
          </w:p>
        </w:tc>
        <w:tc>
          <w:tcPr>
            <w:tcW w:w="1134" w:type="dxa"/>
          </w:tcPr>
          <w:p w14:paraId="040F0424" w14:textId="77777777" w:rsidR="00533EF5" w:rsidRDefault="00533EF5" w:rsidP="000A4ECB">
            <w:pPr>
              <w:pStyle w:val="RequirementText"/>
            </w:pPr>
            <w:r>
              <w:t>Safety</w:t>
            </w:r>
          </w:p>
        </w:tc>
        <w:tc>
          <w:tcPr>
            <w:tcW w:w="8080" w:type="dxa"/>
          </w:tcPr>
          <w:p w14:paraId="4F1E8296" w14:textId="77777777" w:rsidR="00533EF5" w:rsidRPr="000635DE" w:rsidRDefault="00533EF5" w:rsidP="000A4ECB">
            <w:pPr>
              <w:pStyle w:val="RequirementText"/>
            </w:pPr>
            <w:r>
              <w:t>NA</w:t>
            </w:r>
          </w:p>
        </w:tc>
      </w:tr>
      <w:tr w:rsidR="00533EF5" w14:paraId="053F99EA" w14:textId="77777777" w:rsidTr="000A4ECB">
        <w:tc>
          <w:tcPr>
            <w:tcW w:w="779" w:type="dxa"/>
            <w:tcBorders>
              <w:top w:val="nil"/>
              <w:left w:val="nil"/>
              <w:bottom w:val="nil"/>
            </w:tcBorders>
          </w:tcPr>
          <w:p w14:paraId="5BF2BAE8" w14:textId="77777777" w:rsidR="00533EF5" w:rsidRDefault="00533EF5" w:rsidP="000A4ECB">
            <w:pPr>
              <w:pStyle w:val="RequirementText"/>
            </w:pPr>
          </w:p>
        </w:tc>
        <w:tc>
          <w:tcPr>
            <w:tcW w:w="1134" w:type="dxa"/>
          </w:tcPr>
          <w:p w14:paraId="09F93F69" w14:textId="77777777" w:rsidR="00533EF5" w:rsidRDefault="00533EF5" w:rsidP="000A4ECB">
            <w:pPr>
              <w:pStyle w:val="RequirementText"/>
            </w:pPr>
            <w:r>
              <w:t>Constraint</w:t>
            </w:r>
          </w:p>
        </w:tc>
        <w:tc>
          <w:tcPr>
            <w:tcW w:w="8080" w:type="dxa"/>
          </w:tcPr>
          <w:p w14:paraId="3A024C8D" w14:textId="77777777" w:rsidR="00533EF5" w:rsidRPr="000635DE" w:rsidRDefault="00533EF5" w:rsidP="000A4ECB">
            <w:pPr>
              <w:pStyle w:val="RequirementText"/>
            </w:pPr>
            <w:r>
              <w:t>NA</w:t>
            </w:r>
          </w:p>
        </w:tc>
      </w:tr>
      <w:tr w:rsidR="00533EF5" w14:paraId="64E8EAA7" w14:textId="77777777" w:rsidTr="000A4ECB">
        <w:tc>
          <w:tcPr>
            <w:tcW w:w="779" w:type="dxa"/>
            <w:tcBorders>
              <w:top w:val="nil"/>
              <w:left w:val="nil"/>
              <w:bottom w:val="nil"/>
            </w:tcBorders>
          </w:tcPr>
          <w:p w14:paraId="74004D91" w14:textId="77777777" w:rsidR="00533EF5" w:rsidRDefault="00533EF5" w:rsidP="000A4ECB">
            <w:pPr>
              <w:pStyle w:val="RequirementText"/>
            </w:pPr>
          </w:p>
        </w:tc>
        <w:tc>
          <w:tcPr>
            <w:tcW w:w="1134" w:type="dxa"/>
          </w:tcPr>
          <w:p w14:paraId="4AACB048" w14:textId="77777777" w:rsidR="00533EF5" w:rsidRDefault="00533EF5" w:rsidP="000A4ECB">
            <w:pPr>
              <w:pStyle w:val="RequirementText"/>
            </w:pPr>
            <w:r>
              <w:t>Value</w:t>
            </w:r>
          </w:p>
        </w:tc>
        <w:tc>
          <w:tcPr>
            <w:tcW w:w="8080" w:type="dxa"/>
          </w:tcPr>
          <w:p w14:paraId="5DF396B1" w14:textId="77777777" w:rsidR="00533EF5" w:rsidRDefault="00533EF5" w:rsidP="000A4ECB">
            <w:pPr>
              <w:pStyle w:val="RequirementText"/>
            </w:pPr>
            <w:r>
              <w:t>64</w:t>
            </w:r>
          </w:p>
        </w:tc>
      </w:tr>
    </w:tbl>
    <w:p w14:paraId="567EE727" w14:textId="77777777" w:rsidR="00533EF5" w:rsidRDefault="00533EF5" w:rsidP="000E0475"/>
    <w:p w14:paraId="5D769EE1" w14:textId="77777777" w:rsidR="00475A76" w:rsidRDefault="00B00811" w:rsidP="00B00811">
      <w:pPr>
        <w:pStyle w:val="Heading4"/>
      </w:pPr>
      <w:bookmarkStart w:id="165" w:name="_Toc396742512"/>
      <w:r>
        <w:t>Adaptive current interruption point</w:t>
      </w:r>
      <w:bookmarkEnd w:id="165"/>
      <w:r>
        <w:t xml:space="preserve"> </w:t>
      </w:r>
    </w:p>
    <w:p w14:paraId="2ABA042B" w14:textId="77777777" w:rsidR="009C25CE" w:rsidRDefault="009C25CE" w:rsidP="009C25CE">
      <w:pPr>
        <w:pStyle w:val="RequirementID"/>
      </w:pPr>
      <w:r>
        <w:t>DSG_BFE_</w:t>
      </w:r>
      <w:r w:rsidR="00176BEA">
        <w:t>00086</w:t>
      </w:r>
      <w:r>
        <w:t>:</w:t>
      </w:r>
    </w:p>
    <w:p w14:paraId="3D3EA4B6" w14:textId="77777777" w:rsidR="00475A76" w:rsidRDefault="009C25CE" w:rsidP="000E0475">
      <w:r>
        <w:t>[COVERS:]</w:t>
      </w: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1134"/>
        <w:gridCol w:w="8080"/>
      </w:tblGrid>
      <w:tr w:rsidR="00B00811" w14:paraId="1E4B538F" w14:textId="77777777" w:rsidTr="00447D7B">
        <w:trPr>
          <w:cantSplit/>
        </w:trPr>
        <w:tc>
          <w:tcPr>
            <w:tcW w:w="9993" w:type="dxa"/>
            <w:gridSpan w:val="3"/>
            <w:tcBorders>
              <w:bottom w:val="single" w:sz="4" w:space="0" w:color="auto"/>
            </w:tcBorders>
            <w:shd w:val="pct5" w:color="auto" w:fill="FFFFFF"/>
          </w:tcPr>
          <w:p w14:paraId="2741B1B6" w14:textId="77777777" w:rsidR="00B00811" w:rsidRPr="003D58C0" w:rsidRDefault="00B00811" w:rsidP="00447D7B">
            <w:pPr>
              <w:pStyle w:val="RequirementText"/>
              <w:rPr>
                <w:b/>
              </w:rPr>
            </w:pPr>
            <w:r>
              <w:rPr>
                <w:b/>
              </w:rPr>
              <w:t>KAU16_ADAP</w:t>
            </w:r>
            <w:r w:rsidR="007D11D7">
              <w:rPr>
                <w:b/>
              </w:rPr>
              <w:t>TA</w:t>
            </w:r>
            <w:r>
              <w:rPr>
                <w:b/>
              </w:rPr>
              <w:t>TIVE_CURRENT_LIMIT</w:t>
            </w:r>
          </w:p>
        </w:tc>
      </w:tr>
      <w:tr w:rsidR="00B00811" w14:paraId="7EE1A3A0" w14:textId="77777777" w:rsidTr="00447D7B">
        <w:tc>
          <w:tcPr>
            <w:tcW w:w="779" w:type="dxa"/>
            <w:tcBorders>
              <w:top w:val="nil"/>
              <w:left w:val="nil"/>
              <w:bottom w:val="nil"/>
            </w:tcBorders>
          </w:tcPr>
          <w:p w14:paraId="4AD15084" w14:textId="77777777" w:rsidR="00B00811" w:rsidRDefault="00B00811" w:rsidP="00447D7B">
            <w:pPr>
              <w:pStyle w:val="RequirementText"/>
            </w:pPr>
          </w:p>
        </w:tc>
        <w:tc>
          <w:tcPr>
            <w:tcW w:w="1134" w:type="dxa"/>
            <w:tcBorders>
              <w:top w:val="nil"/>
            </w:tcBorders>
          </w:tcPr>
          <w:p w14:paraId="5B0AC14D" w14:textId="77777777" w:rsidR="00B00811" w:rsidRDefault="00B00811" w:rsidP="00447D7B">
            <w:pPr>
              <w:pStyle w:val="RequirementText"/>
            </w:pPr>
            <w:r>
              <w:t>Type</w:t>
            </w:r>
          </w:p>
        </w:tc>
        <w:tc>
          <w:tcPr>
            <w:tcW w:w="8080" w:type="dxa"/>
            <w:tcBorders>
              <w:top w:val="nil"/>
            </w:tcBorders>
          </w:tcPr>
          <w:p w14:paraId="46A68FA6" w14:textId="77777777" w:rsidR="00B00811" w:rsidRPr="000635DE" w:rsidRDefault="00B00811" w:rsidP="00447D7B">
            <w:pPr>
              <w:pStyle w:val="RequirementText"/>
            </w:pPr>
            <w:r>
              <w:t>Unsigned 16 bits array (64 elements)</w:t>
            </w:r>
          </w:p>
        </w:tc>
      </w:tr>
      <w:tr w:rsidR="00B00811" w14:paraId="56D81EEF" w14:textId="77777777" w:rsidTr="00447D7B">
        <w:tc>
          <w:tcPr>
            <w:tcW w:w="779" w:type="dxa"/>
            <w:tcBorders>
              <w:top w:val="nil"/>
              <w:left w:val="nil"/>
              <w:bottom w:val="nil"/>
            </w:tcBorders>
          </w:tcPr>
          <w:p w14:paraId="314F268A" w14:textId="77777777" w:rsidR="00B00811" w:rsidRDefault="00B00811" w:rsidP="00447D7B">
            <w:pPr>
              <w:pStyle w:val="RequirementText"/>
            </w:pPr>
          </w:p>
        </w:tc>
        <w:tc>
          <w:tcPr>
            <w:tcW w:w="1134" w:type="dxa"/>
          </w:tcPr>
          <w:p w14:paraId="448647E3" w14:textId="77777777" w:rsidR="00B00811" w:rsidRDefault="00B00811" w:rsidP="00447D7B">
            <w:pPr>
              <w:pStyle w:val="RequirementText"/>
            </w:pPr>
            <w:r>
              <w:t>Object</w:t>
            </w:r>
          </w:p>
        </w:tc>
        <w:tc>
          <w:tcPr>
            <w:tcW w:w="8080" w:type="dxa"/>
          </w:tcPr>
          <w:p w14:paraId="6E809B71" w14:textId="77777777" w:rsidR="00B00811" w:rsidRPr="0046647B" w:rsidRDefault="00B00811" w:rsidP="00447D7B">
            <w:pPr>
              <w:pStyle w:val="RequirementText"/>
            </w:pPr>
            <w:r>
              <w:t>Array containing the current interruption point values available for this feature.</w:t>
            </w:r>
          </w:p>
        </w:tc>
      </w:tr>
      <w:tr w:rsidR="00B00811" w14:paraId="3937F0BA" w14:textId="77777777" w:rsidTr="00447D7B">
        <w:tc>
          <w:tcPr>
            <w:tcW w:w="779" w:type="dxa"/>
            <w:tcBorders>
              <w:top w:val="nil"/>
              <w:left w:val="nil"/>
              <w:bottom w:val="nil"/>
            </w:tcBorders>
          </w:tcPr>
          <w:p w14:paraId="3C278B6B" w14:textId="77777777" w:rsidR="00B00811" w:rsidRDefault="00B00811" w:rsidP="00447D7B">
            <w:pPr>
              <w:pStyle w:val="RequirementText"/>
            </w:pPr>
          </w:p>
        </w:tc>
        <w:tc>
          <w:tcPr>
            <w:tcW w:w="1134" w:type="dxa"/>
          </w:tcPr>
          <w:p w14:paraId="541C647B" w14:textId="77777777" w:rsidR="00B00811" w:rsidRDefault="00B00811" w:rsidP="00447D7B">
            <w:pPr>
              <w:pStyle w:val="RequirementText"/>
            </w:pPr>
            <w:r>
              <w:t>Safety</w:t>
            </w:r>
          </w:p>
        </w:tc>
        <w:tc>
          <w:tcPr>
            <w:tcW w:w="8080" w:type="dxa"/>
          </w:tcPr>
          <w:p w14:paraId="6047B001" w14:textId="77777777" w:rsidR="00B00811" w:rsidRPr="000635DE" w:rsidRDefault="00B00811" w:rsidP="00447D7B">
            <w:pPr>
              <w:pStyle w:val="RequirementText"/>
            </w:pPr>
            <w:r>
              <w:t>NA</w:t>
            </w:r>
          </w:p>
        </w:tc>
      </w:tr>
      <w:tr w:rsidR="00B00811" w14:paraId="078A38BD" w14:textId="77777777" w:rsidTr="00447D7B">
        <w:tc>
          <w:tcPr>
            <w:tcW w:w="779" w:type="dxa"/>
            <w:tcBorders>
              <w:top w:val="nil"/>
              <w:left w:val="nil"/>
              <w:bottom w:val="nil"/>
            </w:tcBorders>
          </w:tcPr>
          <w:p w14:paraId="321AEBA9" w14:textId="77777777" w:rsidR="00B00811" w:rsidRDefault="00B00811" w:rsidP="00447D7B">
            <w:pPr>
              <w:pStyle w:val="RequirementText"/>
            </w:pPr>
          </w:p>
        </w:tc>
        <w:tc>
          <w:tcPr>
            <w:tcW w:w="1134" w:type="dxa"/>
          </w:tcPr>
          <w:p w14:paraId="4DCF6EF0" w14:textId="77777777" w:rsidR="00B00811" w:rsidRDefault="00B00811" w:rsidP="00447D7B">
            <w:pPr>
              <w:pStyle w:val="RequirementText"/>
            </w:pPr>
            <w:r>
              <w:t>Constraint</w:t>
            </w:r>
          </w:p>
        </w:tc>
        <w:tc>
          <w:tcPr>
            <w:tcW w:w="8080" w:type="dxa"/>
          </w:tcPr>
          <w:p w14:paraId="29DFBE09" w14:textId="77777777" w:rsidR="00B00811" w:rsidRPr="000635DE" w:rsidRDefault="00B00811" w:rsidP="00447D7B">
            <w:pPr>
              <w:pStyle w:val="RequirementText"/>
            </w:pPr>
            <w:r>
              <w:t>NA</w:t>
            </w:r>
          </w:p>
        </w:tc>
      </w:tr>
      <w:tr w:rsidR="00B00811" w14:paraId="1582FDB7" w14:textId="77777777" w:rsidTr="00447D7B">
        <w:tc>
          <w:tcPr>
            <w:tcW w:w="779" w:type="dxa"/>
            <w:tcBorders>
              <w:top w:val="nil"/>
              <w:left w:val="nil"/>
              <w:bottom w:val="nil"/>
            </w:tcBorders>
          </w:tcPr>
          <w:p w14:paraId="5CAF597D" w14:textId="77777777" w:rsidR="00B00811" w:rsidRDefault="00B00811" w:rsidP="00447D7B">
            <w:pPr>
              <w:pStyle w:val="RequirementText"/>
            </w:pPr>
          </w:p>
        </w:tc>
        <w:tc>
          <w:tcPr>
            <w:tcW w:w="1134" w:type="dxa"/>
          </w:tcPr>
          <w:p w14:paraId="4E08FE68" w14:textId="77777777" w:rsidR="00B00811" w:rsidRDefault="00B00811" w:rsidP="00447D7B">
            <w:pPr>
              <w:pStyle w:val="RequirementText"/>
            </w:pPr>
            <w:r>
              <w:t>Value</w:t>
            </w:r>
          </w:p>
        </w:tc>
        <w:tc>
          <w:tcPr>
            <w:tcW w:w="8080" w:type="dxa"/>
          </w:tcPr>
          <w:p w14:paraId="4A14A822" w14:textId="77777777" w:rsidR="00B00811" w:rsidRDefault="00FE3654" w:rsidP="00447D7B">
            <w:pPr>
              <w:pStyle w:val="RequirementText"/>
            </w:pPr>
            <w:r w:rsidRPr="00FE3654">
              <w:rPr>
                <w:highlight w:val="red"/>
              </w:rPr>
              <w:t>TBD</w:t>
            </w:r>
          </w:p>
        </w:tc>
      </w:tr>
      <w:tr w:rsidR="00B00811" w14:paraId="1113D20C" w14:textId="77777777" w:rsidTr="00447D7B">
        <w:tc>
          <w:tcPr>
            <w:tcW w:w="779" w:type="dxa"/>
            <w:tcBorders>
              <w:top w:val="nil"/>
              <w:left w:val="nil"/>
              <w:bottom w:val="nil"/>
            </w:tcBorders>
          </w:tcPr>
          <w:p w14:paraId="5D4C1565" w14:textId="77777777" w:rsidR="00B00811" w:rsidRDefault="00B00811" w:rsidP="00447D7B">
            <w:pPr>
              <w:pStyle w:val="RequirementText"/>
            </w:pPr>
          </w:p>
        </w:tc>
        <w:tc>
          <w:tcPr>
            <w:tcW w:w="1134" w:type="dxa"/>
          </w:tcPr>
          <w:p w14:paraId="4ADD9B35" w14:textId="77777777" w:rsidR="00B00811" w:rsidRDefault="00B00811" w:rsidP="00447D7B">
            <w:pPr>
              <w:pStyle w:val="RequirementText"/>
            </w:pPr>
            <w:r>
              <w:t>Unit</w:t>
            </w:r>
          </w:p>
        </w:tc>
        <w:tc>
          <w:tcPr>
            <w:tcW w:w="8080" w:type="dxa"/>
          </w:tcPr>
          <w:p w14:paraId="32982017" w14:textId="77777777" w:rsidR="00B00811" w:rsidRDefault="00B00811" w:rsidP="00447D7B">
            <w:pPr>
              <w:pStyle w:val="RequirementText"/>
            </w:pPr>
            <w:r>
              <w:t>1lsb = 0.1 A</w:t>
            </w:r>
          </w:p>
        </w:tc>
      </w:tr>
    </w:tbl>
    <w:p w14:paraId="406DD8F9" w14:textId="77777777" w:rsidR="00B00811" w:rsidRDefault="00B00811" w:rsidP="000E0475"/>
    <w:p w14:paraId="51298E4A" w14:textId="77777777" w:rsidR="006C2189" w:rsidRDefault="006C2189">
      <w:pPr>
        <w:jc w:val="left"/>
        <w:rPr>
          <w:rFonts w:ascii="Arial (W1)" w:hAnsi="Arial (W1)"/>
          <w:b/>
        </w:rPr>
      </w:pPr>
      <w:r>
        <w:br w:type="page"/>
      </w:r>
    </w:p>
    <w:p w14:paraId="424491D0" w14:textId="77777777" w:rsidR="00475A76" w:rsidRDefault="00A30316" w:rsidP="00A30316">
      <w:pPr>
        <w:pStyle w:val="Heading4"/>
      </w:pPr>
      <w:bookmarkStart w:id="166" w:name="_Toc396742513"/>
      <w:r>
        <w:lastRenderedPageBreak/>
        <w:t xml:space="preserve">Motor </w:t>
      </w:r>
      <w:r w:rsidR="00B431FF">
        <w:t>current</w:t>
      </w:r>
      <w:r>
        <w:t xml:space="preserve"> regulation</w:t>
      </w:r>
      <w:bookmarkEnd w:id="166"/>
    </w:p>
    <w:p w14:paraId="5B9AA5BD" w14:textId="77777777" w:rsidR="009C25CE" w:rsidRDefault="009C25CE" w:rsidP="009C25CE">
      <w:pPr>
        <w:pStyle w:val="RequirementID"/>
      </w:pPr>
      <w:r>
        <w:t>DSG_BFE_</w:t>
      </w:r>
      <w:r w:rsidR="00176BEA">
        <w:t>00087</w:t>
      </w:r>
      <w:r>
        <w:t>:</w:t>
      </w:r>
    </w:p>
    <w:p w14:paraId="56D520F2" w14:textId="77777777" w:rsidR="00547126" w:rsidRPr="00547126" w:rsidRDefault="009C25CE" w:rsidP="00547126">
      <w:r>
        <w:t xml:space="preserve">[COVERS: </w:t>
      </w:r>
      <w:r w:rsidR="0066277B">
        <w:t>DES_TF_G_424</w:t>
      </w:r>
      <w:r>
        <w:t>]</w:t>
      </w: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1134"/>
        <w:gridCol w:w="8080"/>
      </w:tblGrid>
      <w:tr w:rsidR="00547126" w14:paraId="2D173D59" w14:textId="77777777" w:rsidTr="00447D7B">
        <w:trPr>
          <w:cantSplit/>
        </w:trPr>
        <w:tc>
          <w:tcPr>
            <w:tcW w:w="9993" w:type="dxa"/>
            <w:gridSpan w:val="3"/>
            <w:tcBorders>
              <w:bottom w:val="single" w:sz="4" w:space="0" w:color="auto"/>
            </w:tcBorders>
            <w:shd w:val="pct5" w:color="auto" w:fill="FFFFFF"/>
          </w:tcPr>
          <w:p w14:paraId="495DC339" w14:textId="77777777" w:rsidR="00547126" w:rsidRPr="003D58C0" w:rsidRDefault="006C2189" w:rsidP="006C2189">
            <w:pPr>
              <w:pStyle w:val="RequirementText"/>
              <w:rPr>
                <w:b/>
              </w:rPr>
            </w:pPr>
            <w:r>
              <w:rPr>
                <w:b/>
              </w:rPr>
              <w:t>CAL_</w:t>
            </w:r>
            <w:r w:rsidR="00547126">
              <w:rPr>
                <w:b/>
              </w:rPr>
              <w:t>KU</w:t>
            </w:r>
            <w:r>
              <w:rPr>
                <w:b/>
              </w:rPr>
              <w:t>16</w:t>
            </w:r>
            <w:r w:rsidR="00547126">
              <w:rPr>
                <w:b/>
              </w:rPr>
              <w:t>_</w:t>
            </w:r>
            <w:r w:rsidR="009C25CE">
              <w:rPr>
                <w:b/>
              </w:rPr>
              <w:t>HIGH_OFFSET</w:t>
            </w:r>
          </w:p>
        </w:tc>
      </w:tr>
      <w:tr w:rsidR="00547126" w14:paraId="3FD850B9" w14:textId="77777777" w:rsidTr="00447D7B">
        <w:tc>
          <w:tcPr>
            <w:tcW w:w="779" w:type="dxa"/>
            <w:tcBorders>
              <w:top w:val="nil"/>
              <w:left w:val="nil"/>
              <w:bottom w:val="nil"/>
            </w:tcBorders>
          </w:tcPr>
          <w:p w14:paraId="6F99386D" w14:textId="77777777" w:rsidR="00547126" w:rsidRDefault="00547126" w:rsidP="00447D7B">
            <w:pPr>
              <w:pStyle w:val="RequirementText"/>
            </w:pPr>
          </w:p>
        </w:tc>
        <w:tc>
          <w:tcPr>
            <w:tcW w:w="1134" w:type="dxa"/>
            <w:tcBorders>
              <w:top w:val="nil"/>
            </w:tcBorders>
          </w:tcPr>
          <w:p w14:paraId="6416972B" w14:textId="77777777" w:rsidR="00547126" w:rsidRDefault="00547126" w:rsidP="00447D7B">
            <w:pPr>
              <w:pStyle w:val="RequirementText"/>
            </w:pPr>
            <w:r>
              <w:t>Type</w:t>
            </w:r>
          </w:p>
        </w:tc>
        <w:tc>
          <w:tcPr>
            <w:tcW w:w="8080" w:type="dxa"/>
            <w:tcBorders>
              <w:top w:val="nil"/>
            </w:tcBorders>
          </w:tcPr>
          <w:p w14:paraId="51B24A46" w14:textId="77777777" w:rsidR="00547126" w:rsidRPr="000635DE" w:rsidRDefault="00547126" w:rsidP="006C2189">
            <w:pPr>
              <w:pStyle w:val="RequirementText"/>
            </w:pPr>
            <w:r>
              <w:t xml:space="preserve">Unsigned </w:t>
            </w:r>
            <w:r w:rsidR="006C2189">
              <w:t>16</w:t>
            </w:r>
            <w:r>
              <w:t xml:space="preserve"> bits</w:t>
            </w:r>
          </w:p>
        </w:tc>
      </w:tr>
      <w:tr w:rsidR="00547126" w14:paraId="1CAD2587" w14:textId="77777777" w:rsidTr="00447D7B">
        <w:tc>
          <w:tcPr>
            <w:tcW w:w="779" w:type="dxa"/>
            <w:tcBorders>
              <w:top w:val="nil"/>
              <w:left w:val="nil"/>
              <w:bottom w:val="nil"/>
            </w:tcBorders>
          </w:tcPr>
          <w:p w14:paraId="689D9542" w14:textId="77777777" w:rsidR="00547126" w:rsidRDefault="00547126" w:rsidP="00447D7B">
            <w:pPr>
              <w:pStyle w:val="RequirementText"/>
            </w:pPr>
          </w:p>
        </w:tc>
        <w:tc>
          <w:tcPr>
            <w:tcW w:w="1134" w:type="dxa"/>
          </w:tcPr>
          <w:p w14:paraId="0073ECD5" w14:textId="77777777" w:rsidR="00547126" w:rsidRDefault="00547126" w:rsidP="00447D7B">
            <w:pPr>
              <w:pStyle w:val="RequirementText"/>
            </w:pPr>
            <w:r>
              <w:t>Object</w:t>
            </w:r>
          </w:p>
        </w:tc>
        <w:tc>
          <w:tcPr>
            <w:tcW w:w="8080" w:type="dxa"/>
          </w:tcPr>
          <w:p w14:paraId="7A515169" w14:textId="77777777" w:rsidR="00547126" w:rsidRPr="0046647B" w:rsidRDefault="009C25CE" w:rsidP="006C2189">
            <w:pPr>
              <w:pStyle w:val="RequirementText"/>
            </w:pPr>
            <w:r>
              <w:t xml:space="preserve">Contains the high offset value </w:t>
            </w:r>
            <w:r w:rsidR="00FB33EF">
              <w:t xml:space="preserve">to apply on the motor </w:t>
            </w:r>
            <w:r w:rsidR="006C2189">
              <w:t xml:space="preserve">power order </w:t>
            </w:r>
            <w:r w:rsidR="00FB33EF">
              <w:t>(</w:t>
            </w:r>
            <w:r>
              <w:t>used to perform the slow current regulation</w:t>
            </w:r>
            <w:r w:rsidR="00FB33EF">
              <w:t>) in function of the difference between the step consign and the motor current</w:t>
            </w:r>
          </w:p>
        </w:tc>
      </w:tr>
      <w:tr w:rsidR="00547126" w14:paraId="0ED336C5" w14:textId="77777777" w:rsidTr="00447D7B">
        <w:tc>
          <w:tcPr>
            <w:tcW w:w="779" w:type="dxa"/>
            <w:tcBorders>
              <w:top w:val="nil"/>
              <w:left w:val="nil"/>
              <w:bottom w:val="nil"/>
            </w:tcBorders>
          </w:tcPr>
          <w:p w14:paraId="39857F24" w14:textId="77777777" w:rsidR="00547126" w:rsidRDefault="00547126" w:rsidP="00447D7B">
            <w:pPr>
              <w:pStyle w:val="RequirementText"/>
            </w:pPr>
          </w:p>
        </w:tc>
        <w:tc>
          <w:tcPr>
            <w:tcW w:w="1134" w:type="dxa"/>
          </w:tcPr>
          <w:p w14:paraId="516B4C69" w14:textId="77777777" w:rsidR="00547126" w:rsidRDefault="00547126" w:rsidP="00447D7B">
            <w:pPr>
              <w:pStyle w:val="RequirementText"/>
            </w:pPr>
            <w:r>
              <w:t>Safety</w:t>
            </w:r>
          </w:p>
        </w:tc>
        <w:tc>
          <w:tcPr>
            <w:tcW w:w="8080" w:type="dxa"/>
          </w:tcPr>
          <w:p w14:paraId="1C5F4B29" w14:textId="77777777" w:rsidR="00547126" w:rsidRPr="000635DE" w:rsidRDefault="00547126" w:rsidP="00447D7B">
            <w:pPr>
              <w:pStyle w:val="RequirementText"/>
            </w:pPr>
            <w:r>
              <w:t>NA</w:t>
            </w:r>
          </w:p>
        </w:tc>
      </w:tr>
      <w:tr w:rsidR="00547126" w14:paraId="05B21BDF" w14:textId="77777777" w:rsidTr="00447D7B">
        <w:tc>
          <w:tcPr>
            <w:tcW w:w="779" w:type="dxa"/>
            <w:tcBorders>
              <w:top w:val="nil"/>
              <w:left w:val="nil"/>
              <w:bottom w:val="nil"/>
            </w:tcBorders>
          </w:tcPr>
          <w:p w14:paraId="57E8D2FF" w14:textId="77777777" w:rsidR="00547126" w:rsidRDefault="00547126" w:rsidP="00447D7B">
            <w:pPr>
              <w:pStyle w:val="RequirementText"/>
            </w:pPr>
          </w:p>
        </w:tc>
        <w:tc>
          <w:tcPr>
            <w:tcW w:w="1134" w:type="dxa"/>
          </w:tcPr>
          <w:p w14:paraId="19F359A7" w14:textId="77777777" w:rsidR="00547126" w:rsidRDefault="00547126" w:rsidP="00447D7B">
            <w:pPr>
              <w:pStyle w:val="RequirementText"/>
            </w:pPr>
            <w:r>
              <w:t>Constraint</w:t>
            </w:r>
          </w:p>
        </w:tc>
        <w:tc>
          <w:tcPr>
            <w:tcW w:w="8080" w:type="dxa"/>
          </w:tcPr>
          <w:p w14:paraId="27C32D6B" w14:textId="77777777" w:rsidR="00547126" w:rsidRPr="000635DE" w:rsidRDefault="00FB33EF" w:rsidP="006C2189">
            <w:pPr>
              <w:pStyle w:val="RequirementText"/>
            </w:pPr>
            <w:r>
              <w:t>This value</w:t>
            </w:r>
            <w:r w:rsidR="009C25CE">
              <w:t xml:space="preserve"> shall be defined </w:t>
            </w:r>
            <w:r w:rsidR="006C2189">
              <w:t>in the BFE configuration file</w:t>
            </w:r>
          </w:p>
        </w:tc>
      </w:tr>
      <w:tr w:rsidR="00547126" w14:paraId="5D97BC89" w14:textId="77777777" w:rsidTr="00447D7B">
        <w:tc>
          <w:tcPr>
            <w:tcW w:w="779" w:type="dxa"/>
            <w:tcBorders>
              <w:top w:val="nil"/>
              <w:left w:val="nil"/>
              <w:bottom w:val="nil"/>
            </w:tcBorders>
          </w:tcPr>
          <w:p w14:paraId="1CE3DDC1" w14:textId="77777777" w:rsidR="00547126" w:rsidRDefault="00547126" w:rsidP="00447D7B">
            <w:pPr>
              <w:pStyle w:val="RequirementText"/>
            </w:pPr>
          </w:p>
        </w:tc>
        <w:tc>
          <w:tcPr>
            <w:tcW w:w="1134" w:type="dxa"/>
          </w:tcPr>
          <w:p w14:paraId="6CBF013D" w14:textId="77777777" w:rsidR="00547126" w:rsidRDefault="00547126" w:rsidP="00447D7B">
            <w:pPr>
              <w:pStyle w:val="RequirementText"/>
            </w:pPr>
            <w:r>
              <w:t>Value</w:t>
            </w:r>
          </w:p>
        </w:tc>
        <w:tc>
          <w:tcPr>
            <w:tcW w:w="8080" w:type="dxa"/>
          </w:tcPr>
          <w:p w14:paraId="769F6FFA" w14:textId="77777777" w:rsidR="00547126" w:rsidRDefault="006C2189" w:rsidP="00447D7B">
            <w:pPr>
              <w:pStyle w:val="RequirementText"/>
            </w:pPr>
            <w:r>
              <w:t>320</w:t>
            </w:r>
          </w:p>
        </w:tc>
      </w:tr>
      <w:tr w:rsidR="00FB33EF" w14:paraId="497D8961" w14:textId="77777777" w:rsidTr="00447D7B">
        <w:tc>
          <w:tcPr>
            <w:tcW w:w="779" w:type="dxa"/>
            <w:tcBorders>
              <w:top w:val="nil"/>
              <w:left w:val="nil"/>
              <w:bottom w:val="nil"/>
            </w:tcBorders>
          </w:tcPr>
          <w:p w14:paraId="2128B135" w14:textId="77777777" w:rsidR="00FB33EF" w:rsidRDefault="00FB33EF" w:rsidP="00447D7B">
            <w:pPr>
              <w:pStyle w:val="RequirementText"/>
            </w:pPr>
          </w:p>
        </w:tc>
        <w:tc>
          <w:tcPr>
            <w:tcW w:w="1134" w:type="dxa"/>
          </w:tcPr>
          <w:p w14:paraId="31230523" w14:textId="77777777" w:rsidR="00FB33EF" w:rsidRDefault="00FB33EF" w:rsidP="00447D7B">
            <w:pPr>
              <w:pStyle w:val="RequirementText"/>
            </w:pPr>
            <w:r>
              <w:t>Unit</w:t>
            </w:r>
          </w:p>
        </w:tc>
        <w:tc>
          <w:tcPr>
            <w:tcW w:w="8080" w:type="dxa"/>
          </w:tcPr>
          <w:p w14:paraId="2788E31D" w14:textId="77777777" w:rsidR="00FB33EF" w:rsidRDefault="006C2189" w:rsidP="00447D7B">
            <w:pPr>
              <w:pStyle w:val="RequirementText"/>
            </w:pPr>
            <w:r>
              <w:t>64</w:t>
            </w:r>
            <w:r w:rsidR="00FB33EF">
              <w:t>lsb = 1%</w:t>
            </w:r>
          </w:p>
        </w:tc>
      </w:tr>
    </w:tbl>
    <w:p w14:paraId="700C30C4" w14:textId="77777777" w:rsidR="00A30316" w:rsidRDefault="00A30316" w:rsidP="000E0475"/>
    <w:p w14:paraId="1EB7C9F0" w14:textId="77777777" w:rsidR="009C25CE" w:rsidRDefault="009C25CE" w:rsidP="009C25CE">
      <w:pPr>
        <w:pStyle w:val="RequirementID"/>
      </w:pPr>
      <w:r>
        <w:t>DSG_BFE_</w:t>
      </w:r>
      <w:r w:rsidR="00176BEA">
        <w:t>00088</w:t>
      </w:r>
      <w:r>
        <w:t>:</w:t>
      </w:r>
    </w:p>
    <w:p w14:paraId="0BCAC40C" w14:textId="77777777" w:rsidR="00A30316" w:rsidRDefault="009C25CE" w:rsidP="000E0475">
      <w:r>
        <w:t xml:space="preserve">[COVERS: </w:t>
      </w:r>
      <w:r w:rsidR="0066277B">
        <w:t>DES_TF_G_424</w:t>
      </w:r>
      <w:r>
        <w:t>]</w:t>
      </w: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1134"/>
        <w:gridCol w:w="8080"/>
      </w:tblGrid>
      <w:tr w:rsidR="009C25CE" w14:paraId="484F7D9C" w14:textId="77777777" w:rsidTr="00447D7B">
        <w:trPr>
          <w:cantSplit/>
        </w:trPr>
        <w:tc>
          <w:tcPr>
            <w:tcW w:w="9993" w:type="dxa"/>
            <w:gridSpan w:val="3"/>
            <w:tcBorders>
              <w:bottom w:val="single" w:sz="4" w:space="0" w:color="auto"/>
            </w:tcBorders>
            <w:shd w:val="pct5" w:color="auto" w:fill="FFFFFF"/>
          </w:tcPr>
          <w:p w14:paraId="7CCFBB40" w14:textId="77777777" w:rsidR="009C25CE" w:rsidRPr="003D58C0" w:rsidRDefault="006C2189" w:rsidP="006C2189">
            <w:pPr>
              <w:pStyle w:val="RequirementText"/>
              <w:rPr>
                <w:b/>
              </w:rPr>
            </w:pPr>
            <w:r>
              <w:rPr>
                <w:b/>
              </w:rPr>
              <w:t>CAL_</w:t>
            </w:r>
            <w:r w:rsidR="009C25CE">
              <w:rPr>
                <w:b/>
              </w:rPr>
              <w:t>KU</w:t>
            </w:r>
            <w:r>
              <w:rPr>
                <w:b/>
              </w:rPr>
              <w:t>16</w:t>
            </w:r>
            <w:r w:rsidR="009C25CE">
              <w:rPr>
                <w:b/>
              </w:rPr>
              <w:t>_LOW_OFFSET</w:t>
            </w:r>
          </w:p>
        </w:tc>
      </w:tr>
      <w:tr w:rsidR="009C25CE" w14:paraId="0602CA11" w14:textId="77777777" w:rsidTr="00447D7B">
        <w:tc>
          <w:tcPr>
            <w:tcW w:w="779" w:type="dxa"/>
            <w:tcBorders>
              <w:top w:val="nil"/>
              <w:left w:val="nil"/>
              <w:bottom w:val="nil"/>
            </w:tcBorders>
          </w:tcPr>
          <w:p w14:paraId="2C92B126" w14:textId="77777777" w:rsidR="009C25CE" w:rsidRDefault="009C25CE" w:rsidP="00447D7B">
            <w:pPr>
              <w:pStyle w:val="RequirementText"/>
            </w:pPr>
          </w:p>
        </w:tc>
        <w:tc>
          <w:tcPr>
            <w:tcW w:w="1134" w:type="dxa"/>
            <w:tcBorders>
              <w:top w:val="nil"/>
            </w:tcBorders>
          </w:tcPr>
          <w:p w14:paraId="12A2D2BA" w14:textId="77777777" w:rsidR="009C25CE" w:rsidRDefault="009C25CE" w:rsidP="00447D7B">
            <w:pPr>
              <w:pStyle w:val="RequirementText"/>
            </w:pPr>
            <w:r>
              <w:t>Type</w:t>
            </w:r>
          </w:p>
        </w:tc>
        <w:tc>
          <w:tcPr>
            <w:tcW w:w="8080" w:type="dxa"/>
            <w:tcBorders>
              <w:top w:val="nil"/>
            </w:tcBorders>
          </w:tcPr>
          <w:p w14:paraId="0B7AEDD5" w14:textId="77777777" w:rsidR="009C25CE" w:rsidRPr="000635DE" w:rsidRDefault="009C25CE" w:rsidP="006C2189">
            <w:pPr>
              <w:pStyle w:val="RequirementText"/>
            </w:pPr>
            <w:r>
              <w:t xml:space="preserve">Unsigned </w:t>
            </w:r>
            <w:r w:rsidR="006C2189">
              <w:t>16</w:t>
            </w:r>
            <w:r>
              <w:t xml:space="preserve"> bits</w:t>
            </w:r>
          </w:p>
        </w:tc>
      </w:tr>
      <w:tr w:rsidR="009C25CE" w14:paraId="5C11F428" w14:textId="77777777" w:rsidTr="00447D7B">
        <w:tc>
          <w:tcPr>
            <w:tcW w:w="779" w:type="dxa"/>
            <w:tcBorders>
              <w:top w:val="nil"/>
              <w:left w:val="nil"/>
              <w:bottom w:val="nil"/>
            </w:tcBorders>
          </w:tcPr>
          <w:p w14:paraId="340E9ECE" w14:textId="77777777" w:rsidR="009C25CE" w:rsidRDefault="009C25CE" w:rsidP="00447D7B">
            <w:pPr>
              <w:pStyle w:val="RequirementText"/>
            </w:pPr>
          </w:p>
        </w:tc>
        <w:tc>
          <w:tcPr>
            <w:tcW w:w="1134" w:type="dxa"/>
          </w:tcPr>
          <w:p w14:paraId="2FEF1A41" w14:textId="77777777" w:rsidR="009C25CE" w:rsidRDefault="009C25CE" w:rsidP="00447D7B">
            <w:pPr>
              <w:pStyle w:val="RequirementText"/>
            </w:pPr>
            <w:r>
              <w:t>Object</w:t>
            </w:r>
          </w:p>
        </w:tc>
        <w:tc>
          <w:tcPr>
            <w:tcW w:w="8080" w:type="dxa"/>
          </w:tcPr>
          <w:p w14:paraId="02CF0C27" w14:textId="77777777" w:rsidR="009C25CE" w:rsidRPr="0046647B" w:rsidRDefault="009C25CE" w:rsidP="006C2189">
            <w:pPr>
              <w:pStyle w:val="RequirementText"/>
            </w:pPr>
            <w:r>
              <w:t xml:space="preserve">Contains the low offset value </w:t>
            </w:r>
            <w:r w:rsidR="00FB33EF">
              <w:t xml:space="preserve">to apply on the motor </w:t>
            </w:r>
            <w:r w:rsidR="006C2189">
              <w:t xml:space="preserve">power order </w:t>
            </w:r>
            <w:r w:rsidR="00FB33EF">
              <w:t>(used to perform the slow current regulation) in function of the difference between the step consign and the motor current</w:t>
            </w:r>
          </w:p>
        </w:tc>
      </w:tr>
      <w:tr w:rsidR="009C25CE" w14:paraId="4FA34A76" w14:textId="77777777" w:rsidTr="00447D7B">
        <w:tc>
          <w:tcPr>
            <w:tcW w:w="779" w:type="dxa"/>
            <w:tcBorders>
              <w:top w:val="nil"/>
              <w:left w:val="nil"/>
              <w:bottom w:val="nil"/>
            </w:tcBorders>
          </w:tcPr>
          <w:p w14:paraId="37D08105" w14:textId="77777777" w:rsidR="009C25CE" w:rsidRDefault="009C25CE" w:rsidP="00447D7B">
            <w:pPr>
              <w:pStyle w:val="RequirementText"/>
            </w:pPr>
          </w:p>
        </w:tc>
        <w:tc>
          <w:tcPr>
            <w:tcW w:w="1134" w:type="dxa"/>
          </w:tcPr>
          <w:p w14:paraId="54F2692B" w14:textId="77777777" w:rsidR="009C25CE" w:rsidRDefault="009C25CE" w:rsidP="00447D7B">
            <w:pPr>
              <w:pStyle w:val="RequirementText"/>
            </w:pPr>
            <w:r>
              <w:t>Safety</w:t>
            </w:r>
          </w:p>
        </w:tc>
        <w:tc>
          <w:tcPr>
            <w:tcW w:w="8080" w:type="dxa"/>
          </w:tcPr>
          <w:p w14:paraId="72B973FB" w14:textId="77777777" w:rsidR="009C25CE" w:rsidRPr="000635DE" w:rsidRDefault="009C25CE" w:rsidP="00447D7B">
            <w:pPr>
              <w:pStyle w:val="RequirementText"/>
            </w:pPr>
            <w:r>
              <w:t>NA</w:t>
            </w:r>
          </w:p>
        </w:tc>
      </w:tr>
      <w:tr w:rsidR="009C25CE" w14:paraId="75E6530D" w14:textId="77777777" w:rsidTr="00447D7B">
        <w:tc>
          <w:tcPr>
            <w:tcW w:w="779" w:type="dxa"/>
            <w:tcBorders>
              <w:top w:val="nil"/>
              <w:left w:val="nil"/>
              <w:bottom w:val="nil"/>
            </w:tcBorders>
          </w:tcPr>
          <w:p w14:paraId="466C6875" w14:textId="77777777" w:rsidR="009C25CE" w:rsidRDefault="009C25CE" w:rsidP="00447D7B">
            <w:pPr>
              <w:pStyle w:val="RequirementText"/>
            </w:pPr>
          </w:p>
        </w:tc>
        <w:tc>
          <w:tcPr>
            <w:tcW w:w="1134" w:type="dxa"/>
          </w:tcPr>
          <w:p w14:paraId="47F0374E" w14:textId="77777777" w:rsidR="009C25CE" w:rsidRDefault="009C25CE" w:rsidP="00447D7B">
            <w:pPr>
              <w:pStyle w:val="RequirementText"/>
            </w:pPr>
            <w:r>
              <w:t>Constraint</w:t>
            </w:r>
          </w:p>
        </w:tc>
        <w:tc>
          <w:tcPr>
            <w:tcW w:w="8080" w:type="dxa"/>
          </w:tcPr>
          <w:p w14:paraId="65868D44" w14:textId="77777777" w:rsidR="009C25CE" w:rsidRPr="000635DE" w:rsidRDefault="006C2189" w:rsidP="00FB33EF">
            <w:pPr>
              <w:pStyle w:val="RequirementText"/>
            </w:pPr>
            <w:r>
              <w:t>This value shall be defined in the BFE configuration file</w:t>
            </w:r>
          </w:p>
        </w:tc>
      </w:tr>
      <w:tr w:rsidR="006C2189" w14:paraId="0FB2EF74" w14:textId="77777777" w:rsidTr="00447D7B">
        <w:tc>
          <w:tcPr>
            <w:tcW w:w="779" w:type="dxa"/>
            <w:tcBorders>
              <w:top w:val="nil"/>
              <w:left w:val="nil"/>
              <w:bottom w:val="nil"/>
            </w:tcBorders>
          </w:tcPr>
          <w:p w14:paraId="200D0266" w14:textId="77777777" w:rsidR="006C2189" w:rsidRDefault="006C2189" w:rsidP="00447D7B">
            <w:pPr>
              <w:pStyle w:val="RequirementText"/>
            </w:pPr>
          </w:p>
        </w:tc>
        <w:tc>
          <w:tcPr>
            <w:tcW w:w="1134" w:type="dxa"/>
          </w:tcPr>
          <w:p w14:paraId="2E21D374" w14:textId="77777777" w:rsidR="006C2189" w:rsidRDefault="006C2189" w:rsidP="00447D7B">
            <w:pPr>
              <w:pStyle w:val="RequirementText"/>
            </w:pPr>
            <w:r>
              <w:t>Value</w:t>
            </w:r>
          </w:p>
        </w:tc>
        <w:tc>
          <w:tcPr>
            <w:tcW w:w="8080" w:type="dxa"/>
          </w:tcPr>
          <w:p w14:paraId="62B9DF28" w14:textId="77777777" w:rsidR="006C2189" w:rsidRDefault="006C2189" w:rsidP="000E5956">
            <w:pPr>
              <w:pStyle w:val="RequirementText"/>
            </w:pPr>
            <w:r>
              <w:t>64</w:t>
            </w:r>
          </w:p>
        </w:tc>
      </w:tr>
      <w:tr w:rsidR="006C2189" w14:paraId="5B5E1725" w14:textId="77777777" w:rsidTr="00447D7B">
        <w:tc>
          <w:tcPr>
            <w:tcW w:w="779" w:type="dxa"/>
            <w:tcBorders>
              <w:top w:val="nil"/>
              <w:left w:val="nil"/>
              <w:bottom w:val="nil"/>
            </w:tcBorders>
          </w:tcPr>
          <w:p w14:paraId="5E98FA86" w14:textId="77777777" w:rsidR="006C2189" w:rsidRDefault="006C2189" w:rsidP="00447D7B">
            <w:pPr>
              <w:pStyle w:val="RequirementText"/>
            </w:pPr>
          </w:p>
        </w:tc>
        <w:tc>
          <w:tcPr>
            <w:tcW w:w="1134" w:type="dxa"/>
          </w:tcPr>
          <w:p w14:paraId="2DCFC82A" w14:textId="77777777" w:rsidR="006C2189" w:rsidRDefault="006C2189" w:rsidP="00447D7B">
            <w:pPr>
              <w:pStyle w:val="RequirementText"/>
            </w:pPr>
            <w:r>
              <w:t>Unit</w:t>
            </w:r>
          </w:p>
        </w:tc>
        <w:tc>
          <w:tcPr>
            <w:tcW w:w="8080" w:type="dxa"/>
          </w:tcPr>
          <w:p w14:paraId="173EB2CD" w14:textId="77777777" w:rsidR="006C2189" w:rsidRDefault="006C2189" w:rsidP="000E5956">
            <w:pPr>
              <w:pStyle w:val="RequirementText"/>
            </w:pPr>
            <w:r>
              <w:t>64lsb = 1%</w:t>
            </w:r>
          </w:p>
        </w:tc>
      </w:tr>
    </w:tbl>
    <w:p w14:paraId="43AADAE1" w14:textId="77777777" w:rsidR="009C25CE" w:rsidRDefault="009C25CE" w:rsidP="000E0475"/>
    <w:p w14:paraId="0C9BCDEC" w14:textId="77777777" w:rsidR="00FB33EF" w:rsidRDefault="00FB33EF" w:rsidP="00FB33EF">
      <w:pPr>
        <w:pStyle w:val="RequirementID"/>
      </w:pPr>
      <w:r>
        <w:t>DSG_BFE_</w:t>
      </w:r>
      <w:r w:rsidR="00176BEA">
        <w:t>00089</w:t>
      </w:r>
      <w:r>
        <w:t>:</w:t>
      </w:r>
    </w:p>
    <w:p w14:paraId="50378497" w14:textId="77777777" w:rsidR="00FB33EF" w:rsidRDefault="00FB33EF" w:rsidP="00FB33EF">
      <w:r>
        <w:t xml:space="preserve">[COVERS: </w:t>
      </w:r>
      <w:r w:rsidR="0066277B">
        <w:t>DES_TF_G_424</w:t>
      </w:r>
      <w:r>
        <w:t>]</w:t>
      </w: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1134"/>
        <w:gridCol w:w="8080"/>
      </w:tblGrid>
      <w:tr w:rsidR="00FB33EF" w14:paraId="3022E979" w14:textId="77777777" w:rsidTr="00447D7B">
        <w:trPr>
          <w:cantSplit/>
        </w:trPr>
        <w:tc>
          <w:tcPr>
            <w:tcW w:w="9993" w:type="dxa"/>
            <w:gridSpan w:val="3"/>
            <w:tcBorders>
              <w:bottom w:val="single" w:sz="4" w:space="0" w:color="auto"/>
            </w:tcBorders>
            <w:shd w:val="pct5" w:color="auto" w:fill="FFFFFF"/>
          </w:tcPr>
          <w:p w14:paraId="7CE674FC" w14:textId="77777777" w:rsidR="00FB33EF" w:rsidRPr="003D58C0" w:rsidRDefault="006C2189" w:rsidP="006C2189">
            <w:pPr>
              <w:pStyle w:val="RequirementText"/>
              <w:rPr>
                <w:b/>
              </w:rPr>
            </w:pPr>
            <w:r>
              <w:rPr>
                <w:b/>
              </w:rPr>
              <w:t>CAL_</w:t>
            </w:r>
            <w:r w:rsidR="00FB33EF">
              <w:rPr>
                <w:b/>
              </w:rPr>
              <w:t>KU</w:t>
            </w:r>
            <w:r>
              <w:rPr>
                <w:b/>
              </w:rPr>
              <w:t>16</w:t>
            </w:r>
            <w:r w:rsidR="00FB33EF">
              <w:rPr>
                <w:b/>
              </w:rPr>
              <w:t>_HIGH_THRS</w:t>
            </w:r>
          </w:p>
        </w:tc>
      </w:tr>
      <w:tr w:rsidR="00FB33EF" w14:paraId="6F1DBC6A" w14:textId="77777777" w:rsidTr="00447D7B">
        <w:tc>
          <w:tcPr>
            <w:tcW w:w="779" w:type="dxa"/>
            <w:tcBorders>
              <w:top w:val="nil"/>
              <w:left w:val="nil"/>
              <w:bottom w:val="nil"/>
            </w:tcBorders>
          </w:tcPr>
          <w:p w14:paraId="46639F99" w14:textId="77777777" w:rsidR="00FB33EF" w:rsidRDefault="00FB33EF" w:rsidP="00447D7B">
            <w:pPr>
              <w:pStyle w:val="RequirementText"/>
            </w:pPr>
          </w:p>
        </w:tc>
        <w:tc>
          <w:tcPr>
            <w:tcW w:w="1134" w:type="dxa"/>
            <w:tcBorders>
              <w:top w:val="nil"/>
            </w:tcBorders>
          </w:tcPr>
          <w:p w14:paraId="76EE85D9" w14:textId="77777777" w:rsidR="00FB33EF" w:rsidRDefault="00FB33EF" w:rsidP="00447D7B">
            <w:pPr>
              <w:pStyle w:val="RequirementText"/>
            </w:pPr>
            <w:r>
              <w:t>Type</w:t>
            </w:r>
          </w:p>
        </w:tc>
        <w:tc>
          <w:tcPr>
            <w:tcW w:w="8080" w:type="dxa"/>
            <w:tcBorders>
              <w:top w:val="nil"/>
            </w:tcBorders>
          </w:tcPr>
          <w:p w14:paraId="3791CACC" w14:textId="77777777" w:rsidR="00FB33EF" w:rsidRPr="000635DE" w:rsidRDefault="00FB33EF" w:rsidP="006C2189">
            <w:pPr>
              <w:pStyle w:val="RequirementText"/>
            </w:pPr>
            <w:r>
              <w:t xml:space="preserve">Unsigned </w:t>
            </w:r>
            <w:r w:rsidR="006C2189">
              <w:t xml:space="preserve">16 </w:t>
            </w:r>
            <w:r>
              <w:t>bits</w:t>
            </w:r>
          </w:p>
        </w:tc>
      </w:tr>
      <w:tr w:rsidR="00FB33EF" w14:paraId="46615ABD" w14:textId="77777777" w:rsidTr="00447D7B">
        <w:tc>
          <w:tcPr>
            <w:tcW w:w="779" w:type="dxa"/>
            <w:tcBorders>
              <w:top w:val="nil"/>
              <w:left w:val="nil"/>
              <w:bottom w:val="nil"/>
            </w:tcBorders>
          </w:tcPr>
          <w:p w14:paraId="62D21336" w14:textId="77777777" w:rsidR="00FB33EF" w:rsidRDefault="00FB33EF" w:rsidP="00447D7B">
            <w:pPr>
              <w:pStyle w:val="RequirementText"/>
            </w:pPr>
          </w:p>
        </w:tc>
        <w:tc>
          <w:tcPr>
            <w:tcW w:w="1134" w:type="dxa"/>
          </w:tcPr>
          <w:p w14:paraId="3037DD41" w14:textId="77777777" w:rsidR="00FB33EF" w:rsidRDefault="00FB33EF" w:rsidP="00447D7B">
            <w:pPr>
              <w:pStyle w:val="RequirementText"/>
            </w:pPr>
            <w:r>
              <w:t>Object</w:t>
            </w:r>
          </w:p>
        </w:tc>
        <w:tc>
          <w:tcPr>
            <w:tcW w:w="8080" w:type="dxa"/>
          </w:tcPr>
          <w:p w14:paraId="6A2FC9E6" w14:textId="77777777" w:rsidR="00FB33EF" w:rsidRPr="0046647B" w:rsidRDefault="00FB33EF" w:rsidP="006C2189">
            <w:pPr>
              <w:pStyle w:val="RequirementText"/>
            </w:pPr>
            <w:r>
              <w:t xml:space="preserve">Contains the high delta threshold used to decide if the low or high offset shall be applied on the </w:t>
            </w:r>
            <w:r w:rsidR="006C2189">
              <w:t>motor power order</w:t>
            </w:r>
            <w:r>
              <w:t xml:space="preserve"> during a slow current regulation</w:t>
            </w:r>
          </w:p>
        </w:tc>
      </w:tr>
      <w:tr w:rsidR="00FB33EF" w14:paraId="371F458F" w14:textId="77777777" w:rsidTr="00447D7B">
        <w:tc>
          <w:tcPr>
            <w:tcW w:w="779" w:type="dxa"/>
            <w:tcBorders>
              <w:top w:val="nil"/>
              <w:left w:val="nil"/>
              <w:bottom w:val="nil"/>
            </w:tcBorders>
          </w:tcPr>
          <w:p w14:paraId="1FE2EADD" w14:textId="77777777" w:rsidR="00FB33EF" w:rsidRDefault="00FB33EF" w:rsidP="00447D7B">
            <w:pPr>
              <w:pStyle w:val="RequirementText"/>
            </w:pPr>
          </w:p>
        </w:tc>
        <w:tc>
          <w:tcPr>
            <w:tcW w:w="1134" w:type="dxa"/>
          </w:tcPr>
          <w:p w14:paraId="5F58F0D5" w14:textId="77777777" w:rsidR="00FB33EF" w:rsidRDefault="00FB33EF" w:rsidP="00447D7B">
            <w:pPr>
              <w:pStyle w:val="RequirementText"/>
            </w:pPr>
            <w:r>
              <w:t>Safety</w:t>
            </w:r>
          </w:p>
        </w:tc>
        <w:tc>
          <w:tcPr>
            <w:tcW w:w="8080" w:type="dxa"/>
          </w:tcPr>
          <w:p w14:paraId="721BFF55" w14:textId="77777777" w:rsidR="00FB33EF" w:rsidRPr="000635DE" w:rsidRDefault="00FB33EF" w:rsidP="00447D7B">
            <w:pPr>
              <w:pStyle w:val="RequirementText"/>
            </w:pPr>
            <w:r>
              <w:t>NA</w:t>
            </w:r>
          </w:p>
        </w:tc>
      </w:tr>
      <w:tr w:rsidR="00FB33EF" w14:paraId="1E9CB26C" w14:textId="77777777" w:rsidTr="00447D7B">
        <w:tc>
          <w:tcPr>
            <w:tcW w:w="779" w:type="dxa"/>
            <w:tcBorders>
              <w:top w:val="nil"/>
              <w:left w:val="nil"/>
              <w:bottom w:val="nil"/>
            </w:tcBorders>
          </w:tcPr>
          <w:p w14:paraId="45BC4528" w14:textId="77777777" w:rsidR="00FB33EF" w:rsidRDefault="00FB33EF" w:rsidP="00447D7B">
            <w:pPr>
              <w:pStyle w:val="RequirementText"/>
            </w:pPr>
          </w:p>
        </w:tc>
        <w:tc>
          <w:tcPr>
            <w:tcW w:w="1134" w:type="dxa"/>
          </w:tcPr>
          <w:p w14:paraId="62B5F0F0" w14:textId="77777777" w:rsidR="00FB33EF" w:rsidRDefault="00FB33EF" w:rsidP="00447D7B">
            <w:pPr>
              <w:pStyle w:val="RequirementText"/>
            </w:pPr>
            <w:r>
              <w:t>Constraint</w:t>
            </w:r>
          </w:p>
        </w:tc>
        <w:tc>
          <w:tcPr>
            <w:tcW w:w="8080" w:type="dxa"/>
          </w:tcPr>
          <w:p w14:paraId="78E9061E" w14:textId="77777777" w:rsidR="00FB33EF" w:rsidRPr="000635DE" w:rsidRDefault="006C2189" w:rsidP="00447D7B">
            <w:pPr>
              <w:pStyle w:val="RequirementText"/>
            </w:pPr>
            <w:r>
              <w:t>This value shall be defined in the BFE configuration file</w:t>
            </w:r>
          </w:p>
        </w:tc>
      </w:tr>
      <w:tr w:rsidR="00FB33EF" w14:paraId="255D3246" w14:textId="77777777" w:rsidTr="00447D7B">
        <w:tc>
          <w:tcPr>
            <w:tcW w:w="779" w:type="dxa"/>
            <w:tcBorders>
              <w:top w:val="nil"/>
              <w:left w:val="nil"/>
              <w:bottom w:val="nil"/>
            </w:tcBorders>
          </w:tcPr>
          <w:p w14:paraId="7C75A715" w14:textId="77777777" w:rsidR="00FB33EF" w:rsidRDefault="00FB33EF" w:rsidP="00447D7B">
            <w:pPr>
              <w:pStyle w:val="RequirementText"/>
            </w:pPr>
          </w:p>
        </w:tc>
        <w:tc>
          <w:tcPr>
            <w:tcW w:w="1134" w:type="dxa"/>
          </w:tcPr>
          <w:p w14:paraId="4897C644" w14:textId="77777777" w:rsidR="00FB33EF" w:rsidRDefault="00FB33EF" w:rsidP="00447D7B">
            <w:pPr>
              <w:pStyle w:val="RequirementText"/>
            </w:pPr>
            <w:r>
              <w:t>Value</w:t>
            </w:r>
          </w:p>
        </w:tc>
        <w:tc>
          <w:tcPr>
            <w:tcW w:w="8080" w:type="dxa"/>
          </w:tcPr>
          <w:p w14:paraId="019DFF71" w14:textId="77777777" w:rsidR="00FB33EF" w:rsidRDefault="006C2189" w:rsidP="00447D7B">
            <w:pPr>
              <w:pStyle w:val="RequirementText"/>
            </w:pPr>
            <w:r>
              <w:t>2500 (2.5A)</w:t>
            </w:r>
          </w:p>
        </w:tc>
      </w:tr>
      <w:tr w:rsidR="00FB33EF" w14:paraId="3C93AB56" w14:textId="77777777" w:rsidTr="00447D7B">
        <w:tc>
          <w:tcPr>
            <w:tcW w:w="779" w:type="dxa"/>
            <w:tcBorders>
              <w:top w:val="nil"/>
              <w:left w:val="nil"/>
              <w:bottom w:val="nil"/>
            </w:tcBorders>
          </w:tcPr>
          <w:p w14:paraId="035E5EF5" w14:textId="77777777" w:rsidR="00FB33EF" w:rsidRDefault="00FB33EF" w:rsidP="00447D7B">
            <w:pPr>
              <w:pStyle w:val="RequirementText"/>
            </w:pPr>
          </w:p>
        </w:tc>
        <w:tc>
          <w:tcPr>
            <w:tcW w:w="1134" w:type="dxa"/>
          </w:tcPr>
          <w:p w14:paraId="566D8C78" w14:textId="77777777" w:rsidR="00FB33EF" w:rsidRDefault="00FB33EF" w:rsidP="00447D7B">
            <w:pPr>
              <w:pStyle w:val="RequirementText"/>
            </w:pPr>
            <w:r>
              <w:t>Unit</w:t>
            </w:r>
          </w:p>
        </w:tc>
        <w:tc>
          <w:tcPr>
            <w:tcW w:w="8080" w:type="dxa"/>
          </w:tcPr>
          <w:p w14:paraId="43B2C746" w14:textId="77777777" w:rsidR="00FB33EF" w:rsidRDefault="00FB33EF" w:rsidP="006C2189">
            <w:pPr>
              <w:pStyle w:val="RequirementText"/>
            </w:pPr>
            <w:r>
              <w:t xml:space="preserve">1lsb = </w:t>
            </w:r>
            <w:r w:rsidR="006C2189">
              <w:t>1mA</w:t>
            </w:r>
          </w:p>
        </w:tc>
      </w:tr>
    </w:tbl>
    <w:p w14:paraId="0820D318" w14:textId="77777777" w:rsidR="00FB33EF" w:rsidRDefault="00FB33EF" w:rsidP="00FB33EF"/>
    <w:p w14:paraId="6E4EF2D1" w14:textId="77777777" w:rsidR="00FB33EF" w:rsidRDefault="00FB33EF" w:rsidP="00FB33EF">
      <w:pPr>
        <w:pStyle w:val="RequirementID"/>
      </w:pPr>
      <w:r>
        <w:t>DSG_BFE_</w:t>
      </w:r>
      <w:r w:rsidR="00176BEA">
        <w:t>00090</w:t>
      </w:r>
      <w:r>
        <w:t>:</w:t>
      </w:r>
    </w:p>
    <w:p w14:paraId="65C6377B" w14:textId="77777777" w:rsidR="00FB33EF" w:rsidRDefault="00FB33EF" w:rsidP="00FB33EF">
      <w:r>
        <w:t xml:space="preserve">[COVERS: </w:t>
      </w:r>
      <w:r w:rsidR="0066277B">
        <w:t>DES_</w:t>
      </w:r>
      <w:r>
        <w:t>TF_G_424]</w:t>
      </w: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1134"/>
        <w:gridCol w:w="8080"/>
      </w:tblGrid>
      <w:tr w:rsidR="00FB33EF" w14:paraId="65725A6E" w14:textId="77777777" w:rsidTr="00447D7B">
        <w:trPr>
          <w:cantSplit/>
        </w:trPr>
        <w:tc>
          <w:tcPr>
            <w:tcW w:w="9993" w:type="dxa"/>
            <w:gridSpan w:val="3"/>
            <w:tcBorders>
              <w:bottom w:val="single" w:sz="4" w:space="0" w:color="auto"/>
            </w:tcBorders>
            <w:shd w:val="pct5" w:color="auto" w:fill="FFFFFF"/>
          </w:tcPr>
          <w:p w14:paraId="004B57C2" w14:textId="77777777" w:rsidR="00FB33EF" w:rsidRPr="003D58C0" w:rsidRDefault="006C2189" w:rsidP="006C2189">
            <w:pPr>
              <w:pStyle w:val="RequirementText"/>
              <w:rPr>
                <w:b/>
              </w:rPr>
            </w:pPr>
            <w:r>
              <w:rPr>
                <w:b/>
              </w:rPr>
              <w:t>CAL_</w:t>
            </w:r>
            <w:r w:rsidR="00FB33EF">
              <w:rPr>
                <w:b/>
              </w:rPr>
              <w:t>KU</w:t>
            </w:r>
            <w:r>
              <w:rPr>
                <w:b/>
              </w:rPr>
              <w:t>16</w:t>
            </w:r>
            <w:r w:rsidR="00FB33EF">
              <w:rPr>
                <w:b/>
              </w:rPr>
              <w:t>_LOW_THRS</w:t>
            </w:r>
          </w:p>
        </w:tc>
      </w:tr>
      <w:tr w:rsidR="00FB33EF" w14:paraId="64639B8C" w14:textId="77777777" w:rsidTr="00447D7B">
        <w:tc>
          <w:tcPr>
            <w:tcW w:w="779" w:type="dxa"/>
            <w:tcBorders>
              <w:top w:val="nil"/>
              <w:left w:val="nil"/>
              <w:bottom w:val="nil"/>
            </w:tcBorders>
          </w:tcPr>
          <w:p w14:paraId="6F042D90" w14:textId="77777777" w:rsidR="00FB33EF" w:rsidRDefault="00FB33EF" w:rsidP="00447D7B">
            <w:pPr>
              <w:pStyle w:val="RequirementText"/>
            </w:pPr>
          </w:p>
        </w:tc>
        <w:tc>
          <w:tcPr>
            <w:tcW w:w="1134" w:type="dxa"/>
            <w:tcBorders>
              <w:top w:val="nil"/>
            </w:tcBorders>
          </w:tcPr>
          <w:p w14:paraId="0E54E25B" w14:textId="77777777" w:rsidR="00FB33EF" w:rsidRDefault="00FB33EF" w:rsidP="00447D7B">
            <w:pPr>
              <w:pStyle w:val="RequirementText"/>
            </w:pPr>
            <w:r>
              <w:t>Type</w:t>
            </w:r>
          </w:p>
        </w:tc>
        <w:tc>
          <w:tcPr>
            <w:tcW w:w="8080" w:type="dxa"/>
            <w:tcBorders>
              <w:top w:val="nil"/>
            </w:tcBorders>
          </w:tcPr>
          <w:p w14:paraId="697C660B" w14:textId="77777777" w:rsidR="00FB33EF" w:rsidRPr="000635DE" w:rsidRDefault="00FB33EF" w:rsidP="006C2189">
            <w:pPr>
              <w:pStyle w:val="RequirementText"/>
            </w:pPr>
            <w:r>
              <w:t xml:space="preserve">Unsigned </w:t>
            </w:r>
            <w:r w:rsidR="006C2189">
              <w:t>16</w:t>
            </w:r>
            <w:r>
              <w:t xml:space="preserve"> bits</w:t>
            </w:r>
          </w:p>
        </w:tc>
      </w:tr>
      <w:tr w:rsidR="00FB33EF" w14:paraId="16662903" w14:textId="77777777" w:rsidTr="00447D7B">
        <w:tc>
          <w:tcPr>
            <w:tcW w:w="779" w:type="dxa"/>
            <w:tcBorders>
              <w:top w:val="nil"/>
              <w:left w:val="nil"/>
              <w:bottom w:val="nil"/>
            </w:tcBorders>
          </w:tcPr>
          <w:p w14:paraId="5C5324BF" w14:textId="77777777" w:rsidR="00FB33EF" w:rsidRDefault="00FB33EF" w:rsidP="00447D7B">
            <w:pPr>
              <w:pStyle w:val="RequirementText"/>
            </w:pPr>
          </w:p>
        </w:tc>
        <w:tc>
          <w:tcPr>
            <w:tcW w:w="1134" w:type="dxa"/>
          </w:tcPr>
          <w:p w14:paraId="7CB599E3" w14:textId="77777777" w:rsidR="00FB33EF" w:rsidRDefault="00FB33EF" w:rsidP="00447D7B">
            <w:pPr>
              <w:pStyle w:val="RequirementText"/>
            </w:pPr>
            <w:r>
              <w:t>Object</w:t>
            </w:r>
          </w:p>
        </w:tc>
        <w:tc>
          <w:tcPr>
            <w:tcW w:w="8080" w:type="dxa"/>
          </w:tcPr>
          <w:p w14:paraId="5DDD85E2" w14:textId="77777777" w:rsidR="00FB33EF" w:rsidRPr="0046647B" w:rsidRDefault="00FB33EF" w:rsidP="0090584E">
            <w:pPr>
              <w:pStyle w:val="RequirementText"/>
            </w:pPr>
            <w:r>
              <w:t xml:space="preserve">Contains the low delta threshold used to decide if the low or </w:t>
            </w:r>
            <w:r w:rsidR="0090584E">
              <w:t>no</w:t>
            </w:r>
            <w:r>
              <w:t xml:space="preserve"> offset shall be applied on the </w:t>
            </w:r>
            <w:r w:rsidR="006C2189">
              <w:t xml:space="preserve">motor power order </w:t>
            </w:r>
            <w:r>
              <w:t>during a slow current regulation</w:t>
            </w:r>
          </w:p>
        </w:tc>
      </w:tr>
      <w:tr w:rsidR="00FB33EF" w14:paraId="3AC2A462" w14:textId="77777777" w:rsidTr="00447D7B">
        <w:tc>
          <w:tcPr>
            <w:tcW w:w="779" w:type="dxa"/>
            <w:tcBorders>
              <w:top w:val="nil"/>
              <w:left w:val="nil"/>
              <w:bottom w:val="nil"/>
            </w:tcBorders>
          </w:tcPr>
          <w:p w14:paraId="68401FDE" w14:textId="77777777" w:rsidR="00FB33EF" w:rsidRDefault="00FB33EF" w:rsidP="00447D7B">
            <w:pPr>
              <w:pStyle w:val="RequirementText"/>
            </w:pPr>
          </w:p>
        </w:tc>
        <w:tc>
          <w:tcPr>
            <w:tcW w:w="1134" w:type="dxa"/>
          </w:tcPr>
          <w:p w14:paraId="7F13884C" w14:textId="77777777" w:rsidR="00FB33EF" w:rsidRDefault="00FB33EF" w:rsidP="00447D7B">
            <w:pPr>
              <w:pStyle w:val="RequirementText"/>
            </w:pPr>
            <w:r>
              <w:t>Safety</w:t>
            </w:r>
          </w:p>
        </w:tc>
        <w:tc>
          <w:tcPr>
            <w:tcW w:w="8080" w:type="dxa"/>
          </w:tcPr>
          <w:p w14:paraId="2B60C718" w14:textId="77777777" w:rsidR="00FB33EF" w:rsidRPr="000635DE" w:rsidRDefault="00FB33EF" w:rsidP="00447D7B">
            <w:pPr>
              <w:pStyle w:val="RequirementText"/>
            </w:pPr>
            <w:r>
              <w:t>NA</w:t>
            </w:r>
          </w:p>
        </w:tc>
      </w:tr>
      <w:tr w:rsidR="00FB33EF" w14:paraId="21DAED77" w14:textId="77777777" w:rsidTr="00447D7B">
        <w:tc>
          <w:tcPr>
            <w:tcW w:w="779" w:type="dxa"/>
            <w:tcBorders>
              <w:top w:val="nil"/>
              <w:left w:val="nil"/>
              <w:bottom w:val="nil"/>
            </w:tcBorders>
          </w:tcPr>
          <w:p w14:paraId="58291413" w14:textId="77777777" w:rsidR="00FB33EF" w:rsidRDefault="00FB33EF" w:rsidP="00447D7B">
            <w:pPr>
              <w:pStyle w:val="RequirementText"/>
            </w:pPr>
          </w:p>
        </w:tc>
        <w:tc>
          <w:tcPr>
            <w:tcW w:w="1134" w:type="dxa"/>
          </w:tcPr>
          <w:p w14:paraId="3AF3F9E4" w14:textId="77777777" w:rsidR="00FB33EF" w:rsidRDefault="00FB33EF" w:rsidP="00447D7B">
            <w:pPr>
              <w:pStyle w:val="RequirementText"/>
            </w:pPr>
            <w:r>
              <w:t>Constraint</w:t>
            </w:r>
          </w:p>
        </w:tc>
        <w:tc>
          <w:tcPr>
            <w:tcW w:w="8080" w:type="dxa"/>
          </w:tcPr>
          <w:p w14:paraId="3CC66344" w14:textId="77777777" w:rsidR="00FB33EF" w:rsidRPr="000635DE" w:rsidRDefault="006C2189" w:rsidP="00447D7B">
            <w:pPr>
              <w:pStyle w:val="RequirementText"/>
            </w:pPr>
            <w:r>
              <w:t>This value shall be defined in the BFE configuration file</w:t>
            </w:r>
          </w:p>
        </w:tc>
      </w:tr>
      <w:tr w:rsidR="00FB33EF" w14:paraId="703E0749" w14:textId="77777777" w:rsidTr="00447D7B">
        <w:tc>
          <w:tcPr>
            <w:tcW w:w="779" w:type="dxa"/>
            <w:tcBorders>
              <w:top w:val="nil"/>
              <w:left w:val="nil"/>
              <w:bottom w:val="nil"/>
            </w:tcBorders>
          </w:tcPr>
          <w:p w14:paraId="66D4A5D3" w14:textId="77777777" w:rsidR="00FB33EF" w:rsidRDefault="00FB33EF" w:rsidP="00447D7B">
            <w:pPr>
              <w:pStyle w:val="RequirementText"/>
            </w:pPr>
          </w:p>
        </w:tc>
        <w:tc>
          <w:tcPr>
            <w:tcW w:w="1134" w:type="dxa"/>
          </w:tcPr>
          <w:p w14:paraId="06EA8751" w14:textId="77777777" w:rsidR="00FB33EF" w:rsidRDefault="00FB33EF" w:rsidP="00447D7B">
            <w:pPr>
              <w:pStyle w:val="RequirementText"/>
            </w:pPr>
            <w:r>
              <w:t>Value</w:t>
            </w:r>
          </w:p>
        </w:tc>
        <w:tc>
          <w:tcPr>
            <w:tcW w:w="8080" w:type="dxa"/>
          </w:tcPr>
          <w:p w14:paraId="6E55E4F9" w14:textId="77777777" w:rsidR="00FB33EF" w:rsidRDefault="006C2189" w:rsidP="00447D7B">
            <w:pPr>
              <w:pStyle w:val="RequirementText"/>
            </w:pPr>
            <w:r>
              <w:t>500 (500mA)</w:t>
            </w:r>
          </w:p>
        </w:tc>
      </w:tr>
      <w:tr w:rsidR="00FB33EF" w14:paraId="50B92D1E" w14:textId="77777777" w:rsidTr="00447D7B">
        <w:tc>
          <w:tcPr>
            <w:tcW w:w="779" w:type="dxa"/>
            <w:tcBorders>
              <w:top w:val="nil"/>
              <w:left w:val="nil"/>
              <w:bottom w:val="nil"/>
            </w:tcBorders>
          </w:tcPr>
          <w:p w14:paraId="16AA6BD7" w14:textId="77777777" w:rsidR="00FB33EF" w:rsidRDefault="00FB33EF" w:rsidP="00447D7B">
            <w:pPr>
              <w:pStyle w:val="RequirementText"/>
            </w:pPr>
          </w:p>
        </w:tc>
        <w:tc>
          <w:tcPr>
            <w:tcW w:w="1134" w:type="dxa"/>
          </w:tcPr>
          <w:p w14:paraId="22F7D55F" w14:textId="77777777" w:rsidR="00FB33EF" w:rsidRDefault="00FB33EF" w:rsidP="00447D7B">
            <w:pPr>
              <w:pStyle w:val="RequirementText"/>
            </w:pPr>
            <w:r>
              <w:t>Unit</w:t>
            </w:r>
          </w:p>
        </w:tc>
        <w:tc>
          <w:tcPr>
            <w:tcW w:w="8080" w:type="dxa"/>
          </w:tcPr>
          <w:p w14:paraId="18C1752E" w14:textId="77777777" w:rsidR="00FB33EF" w:rsidRDefault="00FB33EF" w:rsidP="006C2189">
            <w:pPr>
              <w:pStyle w:val="RequirementText"/>
            </w:pPr>
            <w:r>
              <w:t xml:space="preserve">1lsb = </w:t>
            </w:r>
            <w:r w:rsidR="006C2189">
              <w:t>1mA</w:t>
            </w:r>
          </w:p>
        </w:tc>
      </w:tr>
    </w:tbl>
    <w:p w14:paraId="6B04B5B5" w14:textId="77777777" w:rsidR="00FB33EF" w:rsidRDefault="00FB33EF" w:rsidP="00FB33EF"/>
    <w:p w14:paraId="2EBBCA7B" w14:textId="77777777" w:rsidR="00102D87" w:rsidRDefault="00102D87" w:rsidP="00102D87">
      <w:pPr>
        <w:pStyle w:val="RequirementID"/>
      </w:pPr>
      <w:r>
        <w:t>DSG_BFE_</w:t>
      </w:r>
      <w:r w:rsidR="00176BEA">
        <w:t>00091</w:t>
      </w:r>
      <w:r>
        <w:t>:</w:t>
      </w:r>
    </w:p>
    <w:p w14:paraId="75538F8C" w14:textId="77777777" w:rsidR="00102D87" w:rsidRDefault="00102D87" w:rsidP="00102D87">
      <w:r>
        <w:t xml:space="preserve">[COVERS: </w:t>
      </w:r>
      <w:r w:rsidR="001955EA">
        <w:t>DES_</w:t>
      </w:r>
      <w:r>
        <w:t>TF_G_42</w:t>
      </w:r>
      <w:r w:rsidR="001955EA">
        <w:t>7</w:t>
      </w:r>
      <w:r>
        <w:t>]</w:t>
      </w: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1134"/>
        <w:gridCol w:w="8080"/>
      </w:tblGrid>
      <w:tr w:rsidR="00102D87" w14:paraId="7E5F7598" w14:textId="77777777" w:rsidTr="00447D7B">
        <w:trPr>
          <w:cantSplit/>
        </w:trPr>
        <w:tc>
          <w:tcPr>
            <w:tcW w:w="9993" w:type="dxa"/>
            <w:gridSpan w:val="3"/>
            <w:tcBorders>
              <w:bottom w:val="single" w:sz="4" w:space="0" w:color="auto"/>
            </w:tcBorders>
            <w:shd w:val="pct5" w:color="auto" w:fill="FFFFFF"/>
          </w:tcPr>
          <w:p w14:paraId="21B6D6E9" w14:textId="77777777" w:rsidR="00102D87" w:rsidRPr="003D58C0" w:rsidRDefault="001955EA" w:rsidP="00102D87">
            <w:pPr>
              <w:pStyle w:val="RequirementText"/>
              <w:rPr>
                <w:b/>
              </w:rPr>
            </w:pPr>
            <w:r>
              <w:rPr>
                <w:b/>
              </w:rPr>
              <w:t>CAL_</w:t>
            </w:r>
            <w:r w:rsidR="00102D87">
              <w:rPr>
                <w:b/>
              </w:rPr>
              <w:t>KU8_MAX_CURRENT</w:t>
            </w:r>
            <w:r>
              <w:rPr>
                <w:b/>
              </w:rPr>
              <w:t>_VALUE</w:t>
            </w:r>
          </w:p>
        </w:tc>
      </w:tr>
      <w:tr w:rsidR="00102D87" w14:paraId="4FC9DA3F" w14:textId="77777777" w:rsidTr="00447D7B">
        <w:tc>
          <w:tcPr>
            <w:tcW w:w="779" w:type="dxa"/>
            <w:tcBorders>
              <w:top w:val="nil"/>
              <w:left w:val="nil"/>
              <w:bottom w:val="nil"/>
            </w:tcBorders>
          </w:tcPr>
          <w:p w14:paraId="2F2F36F7" w14:textId="77777777" w:rsidR="00102D87" w:rsidRDefault="00102D87" w:rsidP="00447D7B">
            <w:pPr>
              <w:pStyle w:val="RequirementText"/>
            </w:pPr>
          </w:p>
        </w:tc>
        <w:tc>
          <w:tcPr>
            <w:tcW w:w="1134" w:type="dxa"/>
            <w:tcBorders>
              <w:top w:val="nil"/>
            </w:tcBorders>
          </w:tcPr>
          <w:p w14:paraId="415C6730" w14:textId="77777777" w:rsidR="00102D87" w:rsidRDefault="00102D87" w:rsidP="00447D7B">
            <w:pPr>
              <w:pStyle w:val="RequirementText"/>
            </w:pPr>
            <w:r>
              <w:t>Type</w:t>
            </w:r>
          </w:p>
        </w:tc>
        <w:tc>
          <w:tcPr>
            <w:tcW w:w="8080" w:type="dxa"/>
            <w:tcBorders>
              <w:top w:val="nil"/>
            </w:tcBorders>
          </w:tcPr>
          <w:p w14:paraId="10EF84E4" w14:textId="77777777" w:rsidR="00102D87" w:rsidRPr="000635DE" w:rsidRDefault="00102D87" w:rsidP="00447D7B">
            <w:pPr>
              <w:pStyle w:val="RequirementText"/>
            </w:pPr>
            <w:r>
              <w:t>Unsigned 8 bits</w:t>
            </w:r>
          </w:p>
        </w:tc>
      </w:tr>
      <w:tr w:rsidR="00102D87" w14:paraId="770F8F7D" w14:textId="77777777" w:rsidTr="00447D7B">
        <w:tc>
          <w:tcPr>
            <w:tcW w:w="779" w:type="dxa"/>
            <w:tcBorders>
              <w:top w:val="nil"/>
              <w:left w:val="nil"/>
              <w:bottom w:val="nil"/>
            </w:tcBorders>
          </w:tcPr>
          <w:p w14:paraId="0DC67E4D" w14:textId="77777777" w:rsidR="00102D87" w:rsidRDefault="00102D87" w:rsidP="00447D7B">
            <w:pPr>
              <w:pStyle w:val="RequirementText"/>
            </w:pPr>
          </w:p>
        </w:tc>
        <w:tc>
          <w:tcPr>
            <w:tcW w:w="1134" w:type="dxa"/>
          </w:tcPr>
          <w:p w14:paraId="12E81A88" w14:textId="77777777" w:rsidR="00102D87" w:rsidRDefault="00102D87" w:rsidP="00447D7B">
            <w:pPr>
              <w:pStyle w:val="RequirementText"/>
            </w:pPr>
            <w:r>
              <w:t>Object</w:t>
            </w:r>
          </w:p>
        </w:tc>
        <w:tc>
          <w:tcPr>
            <w:tcW w:w="8080" w:type="dxa"/>
          </w:tcPr>
          <w:p w14:paraId="6D4E7C9D" w14:textId="77777777" w:rsidR="00102D87" w:rsidRPr="0046647B" w:rsidRDefault="00102D87" w:rsidP="00102D87">
            <w:pPr>
              <w:pStyle w:val="RequirementText"/>
            </w:pPr>
            <w:r>
              <w:t>Contains the maximum acceptable current on the motor</w:t>
            </w:r>
          </w:p>
        </w:tc>
      </w:tr>
      <w:tr w:rsidR="00102D87" w14:paraId="7C91B824" w14:textId="77777777" w:rsidTr="00447D7B">
        <w:tc>
          <w:tcPr>
            <w:tcW w:w="779" w:type="dxa"/>
            <w:tcBorders>
              <w:top w:val="nil"/>
              <w:left w:val="nil"/>
              <w:bottom w:val="nil"/>
            </w:tcBorders>
          </w:tcPr>
          <w:p w14:paraId="2B00A360" w14:textId="77777777" w:rsidR="00102D87" w:rsidRDefault="00102D87" w:rsidP="00447D7B">
            <w:pPr>
              <w:pStyle w:val="RequirementText"/>
            </w:pPr>
          </w:p>
        </w:tc>
        <w:tc>
          <w:tcPr>
            <w:tcW w:w="1134" w:type="dxa"/>
          </w:tcPr>
          <w:p w14:paraId="5288622E" w14:textId="77777777" w:rsidR="00102D87" w:rsidRDefault="00102D87" w:rsidP="00447D7B">
            <w:pPr>
              <w:pStyle w:val="RequirementText"/>
            </w:pPr>
            <w:r>
              <w:t>Safety</w:t>
            </w:r>
          </w:p>
        </w:tc>
        <w:tc>
          <w:tcPr>
            <w:tcW w:w="8080" w:type="dxa"/>
          </w:tcPr>
          <w:p w14:paraId="552B636A" w14:textId="77777777" w:rsidR="00102D87" w:rsidRPr="000635DE" w:rsidRDefault="00102D87" w:rsidP="00447D7B">
            <w:pPr>
              <w:pStyle w:val="RequirementText"/>
            </w:pPr>
            <w:r>
              <w:t>NA</w:t>
            </w:r>
          </w:p>
        </w:tc>
      </w:tr>
      <w:tr w:rsidR="00102D87" w14:paraId="66D614A0" w14:textId="77777777" w:rsidTr="00447D7B">
        <w:tc>
          <w:tcPr>
            <w:tcW w:w="779" w:type="dxa"/>
            <w:tcBorders>
              <w:top w:val="nil"/>
              <w:left w:val="nil"/>
              <w:bottom w:val="nil"/>
            </w:tcBorders>
          </w:tcPr>
          <w:p w14:paraId="7D5226B9" w14:textId="77777777" w:rsidR="00102D87" w:rsidRDefault="00102D87" w:rsidP="00447D7B">
            <w:pPr>
              <w:pStyle w:val="RequirementText"/>
            </w:pPr>
          </w:p>
        </w:tc>
        <w:tc>
          <w:tcPr>
            <w:tcW w:w="1134" w:type="dxa"/>
          </w:tcPr>
          <w:p w14:paraId="53A48BE7" w14:textId="77777777" w:rsidR="00102D87" w:rsidRDefault="00102D87" w:rsidP="00447D7B">
            <w:pPr>
              <w:pStyle w:val="RequirementText"/>
            </w:pPr>
            <w:r>
              <w:t>Constraint</w:t>
            </w:r>
          </w:p>
        </w:tc>
        <w:tc>
          <w:tcPr>
            <w:tcW w:w="8080" w:type="dxa"/>
          </w:tcPr>
          <w:p w14:paraId="6A981121" w14:textId="77777777" w:rsidR="00102D87" w:rsidRPr="000635DE" w:rsidRDefault="00102D87" w:rsidP="001955EA">
            <w:pPr>
              <w:pStyle w:val="RequirementText"/>
            </w:pPr>
            <w:r>
              <w:t xml:space="preserve">This value shall be defined </w:t>
            </w:r>
            <w:r w:rsidR="001955EA">
              <w:t>in the BFE configuration file</w:t>
            </w:r>
          </w:p>
        </w:tc>
      </w:tr>
      <w:tr w:rsidR="00102D87" w14:paraId="2BB9DDAD" w14:textId="77777777" w:rsidTr="00447D7B">
        <w:tc>
          <w:tcPr>
            <w:tcW w:w="779" w:type="dxa"/>
            <w:tcBorders>
              <w:top w:val="nil"/>
              <w:left w:val="nil"/>
              <w:bottom w:val="nil"/>
            </w:tcBorders>
          </w:tcPr>
          <w:p w14:paraId="3DE21EB5" w14:textId="77777777" w:rsidR="00102D87" w:rsidRDefault="00102D87" w:rsidP="00447D7B">
            <w:pPr>
              <w:pStyle w:val="RequirementText"/>
            </w:pPr>
          </w:p>
        </w:tc>
        <w:tc>
          <w:tcPr>
            <w:tcW w:w="1134" w:type="dxa"/>
          </w:tcPr>
          <w:p w14:paraId="26C0E4C4" w14:textId="77777777" w:rsidR="00102D87" w:rsidRDefault="00102D87" w:rsidP="00447D7B">
            <w:pPr>
              <w:pStyle w:val="RequirementText"/>
            </w:pPr>
            <w:r>
              <w:t>Value</w:t>
            </w:r>
          </w:p>
        </w:tc>
        <w:tc>
          <w:tcPr>
            <w:tcW w:w="8080" w:type="dxa"/>
          </w:tcPr>
          <w:p w14:paraId="5114F2F7" w14:textId="77777777" w:rsidR="00102D87" w:rsidRDefault="001955EA" w:rsidP="00447D7B">
            <w:pPr>
              <w:pStyle w:val="RequirementText"/>
            </w:pPr>
            <w:r>
              <w:t>80 (means 40A)</w:t>
            </w:r>
          </w:p>
        </w:tc>
      </w:tr>
      <w:tr w:rsidR="00102D87" w14:paraId="20E428C0" w14:textId="77777777" w:rsidTr="00447D7B">
        <w:tc>
          <w:tcPr>
            <w:tcW w:w="779" w:type="dxa"/>
            <w:tcBorders>
              <w:top w:val="nil"/>
              <w:left w:val="nil"/>
              <w:bottom w:val="nil"/>
            </w:tcBorders>
          </w:tcPr>
          <w:p w14:paraId="1479F790" w14:textId="77777777" w:rsidR="00102D87" w:rsidRDefault="00102D87" w:rsidP="00447D7B">
            <w:pPr>
              <w:pStyle w:val="RequirementText"/>
            </w:pPr>
          </w:p>
        </w:tc>
        <w:tc>
          <w:tcPr>
            <w:tcW w:w="1134" w:type="dxa"/>
          </w:tcPr>
          <w:p w14:paraId="261B0E41" w14:textId="77777777" w:rsidR="00102D87" w:rsidRDefault="00102D87" w:rsidP="00447D7B">
            <w:pPr>
              <w:pStyle w:val="RequirementText"/>
            </w:pPr>
            <w:r>
              <w:t>Unit</w:t>
            </w:r>
          </w:p>
        </w:tc>
        <w:tc>
          <w:tcPr>
            <w:tcW w:w="8080" w:type="dxa"/>
          </w:tcPr>
          <w:p w14:paraId="76FE9D44" w14:textId="77777777" w:rsidR="00102D87" w:rsidRDefault="001955EA" w:rsidP="00447D7B">
            <w:pPr>
              <w:pStyle w:val="RequirementText"/>
            </w:pPr>
            <w:r>
              <w:t>1lsb = 0.5</w:t>
            </w:r>
            <w:r w:rsidR="00102D87">
              <w:t>A</w:t>
            </w:r>
          </w:p>
        </w:tc>
      </w:tr>
    </w:tbl>
    <w:p w14:paraId="6BFC08B7" w14:textId="77777777" w:rsidR="00D5338E" w:rsidRDefault="00D5338E" w:rsidP="00FB33EF"/>
    <w:p w14:paraId="3EE752CF" w14:textId="77777777" w:rsidR="009C25CE" w:rsidRDefault="00D5338E" w:rsidP="00D5338E">
      <w:pPr>
        <w:pStyle w:val="Heading4"/>
      </w:pPr>
      <w:bookmarkStart w:id="167" w:name="_Toc396742514"/>
      <w:r>
        <w:t>Motor current regulation with PID</w:t>
      </w:r>
      <w:bookmarkEnd w:id="167"/>
    </w:p>
    <w:p w14:paraId="4B60B2A1" w14:textId="77777777" w:rsidR="00D5338E" w:rsidRDefault="00D5338E" w:rsidP="000E0475"/>
    <w:p w14:paraId="57B1A5C0" w14:textId="77777777" w:rsidR="0090584E" w:rsidRDefault="0090584E" w:rsidP="0090584E">
      <w:pPr>
        <w:pStyle w:val="RequirementID"/>
      </w:pPr>
      <w:r>
        <w:t>DSG_BFE_</w:t>
      </w:r>
      <w:r w:rsidR="00176BEA">
        <w:t>00092</w:t>
      </w:r>
      <w:r>
        <w:t>:</w:t>
      </w:r>
    </w:p>
    <w:p w14:paraId="553099BB" w14:textId="77777777" w:rsidR="0090584E" w:rsidRDefault="0090584E" w:rsidP="0090584E">
      <w:r>
        <w:t xml:space="preserve"> [COVERS: </w:t>
      </w:r>
      <w:r w:rsidR="00F57D56">
        <w:t>DES_</w:t>
      </w:r>
      <w:r>
        <w:t>TF_G_</w:t>
      </w:r>
      <w:r w:rsidR="00B74DA9">
        <w:t>432</w:t>
      </w:r>
      <w:r>
        <w:t>]</w:t>
      </w: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1134"/>
        <w:gridCol w:w="8080"/>
      </w:tblGrid>
      <w:tr w:rsidR="0090584E" w14:paraId="74ED0517" w14:textId="77777777" w:rsidTr="00447D7B">
        <w:trPr>
          <w:cantSplit/>
        </w:trPr>
        <w:tc>
          <w:tcPr>
            <w:tcW w:w="9993" w:type="dxa"/>
            <w:gridSpan w:val="3"/>
            <w:tcBorders>
              <w:bottom w:val="single" w:sz="4" w:space="0" w:color="auto"/>
            </w:tcBorders>
            <w:shd w:val="pct5" w:color="auto" w:fill="FFFFFF"/>
          </w:tcPr>
          <w:p w14:paraId="448672C0" w14:textId="77777777" w:rsidR="0090584E" w:rsidRPr="003D58C0" w:rsidRDefault="0090584E" w:rsidP="0090584E">
            <w:pPr>
              <w:pStyle w:val="RequirementText"/>
              <w:rPr>
                <w:b/>
              </w:rPr>
            </w:pPr>
            <w:r>
              <w:rPr>
                <w:b/>
              </w:rPr>
              <w:t>KU8_PID_KP_MOTOR</w:t>
            </w:r>
          </w:p>
        </w:tc>
      </w:tr>
      <w:tr w:rsidR="0090584E" w14:paraId="69EF3D9D" w14:textId="77777777" w:rsidTr="00447D7B">
        <w:tc>
          <w:tcPr>
            <w:tcW w:w="779" w:type="dxa"/>
            <w:tcBorders>
              <w:top w:val="nil"/>
              <w:left w:val="nil"/>
              <w:bottom w:val="nil"/>
            </w:tcBorders>
          </w:tcPr>
          <w:p w14:paraId="43E93F49" w14:textId="77777777" w:rsidR="0090584E" w:rsidRDefault="0090584E" w:rsidP="00447D7B">
            <w:pPr>
              <w:pStyle w:val="RequirementText"/>
            </w:pPr>
          </w:p>
        </w:tc>
        <w:tc>
          <w:tcPr>
            <w:tcW w:w="1134" w:type="dxa"/>
            <w:tcBorders>
              <w:top w:val="nil"/>
            </w:tcBorders>
          </w:tcPr>
          <w:p w14:paraId="662DBE24" w14:textId="77777777" w:rsidR="0090584E" w:rsidRDefault="0090584E" w:rsidP="00447D7B">
            <w:pPr>
              <w:pStyle w:val="RequirementText"/>
            </w:pPr>
            <w:r>
              <w:t>Type</w:t>
            </w:r>
          </w:p>
        </w:tc>
        <w:tc>
          <w:tcPr>
            <w:tcW w:w="8080" w:type="dxa"/>
            <w:tcBorders>
              <w:top w:val="nil"/>
            </w:tcBorders>
          </w:tcPr>
          <w:p w14:paraId="03E45721" w14:textId="77777777" w:rsidR="0090584E" w:rsidRPr="000635DE" w:rsidRDefault="0090584E" w:rsidP="00447D7B">
            <w:pPr>
              <w:pStyle w:val="RequirementText"/>
            </w:pPr>
            <w:r>
              <w:t>Unsigned 8 bits</w:t>
            </w:r>
          </w:p>
        </w:tc>
      </w:tr>
      <w:tr w:rsidR="0090584E" w14:paraId="5617D8D4" w14:textId="77777777" w:rsidTr="00447D7B">
        <w:tc>
          <w:tcPr>
            <w:tcW w:w="779" w:type="dxa"/>
            <w:tcBorders>
              <w:top w:val="nil"/>
              <w:left w:val="nil"/>
              <w:bottom w:val="nil"/>
            </w:tcBorders>
          </w:tcPr>
          <w:p w14:paraId="1A1BABD2" w14:textId="77777777" w:rsidR="0090584E" w:rsidRDefault="0090584E" w:rsidP="00447D7B">
            <w:pPr>
              <w:pStyle w:val="RequirementText"/>
            </w:pPr>
          </w:p>
        </w:tc>
        <w:tc>
          <w:tcPr>
            <w:tcW w:w="1134" w:type="dxa"/>
          </w:tcPr>
          <w:p w14:paraId="329B4D77" w14:textId="77777777" w:rsidR="0090584E" w:rsidRDefault="0090584E" w:rsidP="00447D7B">
            <w:pPr>
              <w:pStyle w:val="RequirementText"/>
            </w:pPr>
            <w:r>
              <w:t>Object</w:t>
            </w:r>
          </w:p>
        </w:tc>
        <w:tc>
          <w:tcPr>
            <w:tcW w:w="8080" w:type="dxa"/>
          </w:tcPr>
          <w:p w14:paraId="0AF78E39" w14:textId="77777777" w:rsidR="0090584E" w:rsidRPr="0046647B" w:rsidRDefault="00B74DA9" w:rsidP="00447D7B">
            <w:pPr>
              <w:pStyle w:val="RequirementText"/>
            </w:pPr>
            <w:r>
              <w:t>Contains the Kp factor used for proportional control in case of PID regulation based on motor current.</w:t>
            </w:r>
          </w:p>
        </w:tc>
      </w:tr>
      <w:tr w:rsidR="0090584E" w14:paraId="207E7AE5" w14:textId="77777777" w:rsidTr="00447D7B">
        <w:tc>
          <w:tcPr>
            <w:tcW w:w="779" w:type="dxa"/>
            <w:tcBorders>
              <w:top w:val="nil"/>
              <w:left w:val="nil"/>
              <w:bottom w:val="nil"/>
            </w:tcBorders>
          </w:tcPr>
          <w:p w14:paraId="6BE618BA" w14:textId="77777777" w:rsidR="0090584E" w:rsidRDefault="0090584E" w:rsidP="00447D7B">
            <w:pPr>
              <w:pStyle w:val="RequirementText"/>
            </w:pPr>
          </w:p>
        </w:tc>
        <w:tc>
          <w:tcPr>
            <w:tcW w:w="1134" w:type="dxa"/>
          </w:tcPr>
          <w:p w14:paraId="754F7DFF" w14:textId="77777777" w:rsidR="0090584E" w:rsidRDefault="0090584E" w:rsidP="00447D7B">
            <w:pPr>
              <w:pStyle w:val="RequirementText"/>
            </w:pPr>
            <w:r>
              <w:t>Safety</w:t>
            </w:r>
          </w:p>
        </w:tc>
        <w:tc>
          <w:tcPr>
            <w:tcW w:w="8080" w:type="dxa"/>
          </w:tcPr>
          <w:p w14:paraId="05A1852B" w14:textId="77777777" w:rsidR="0090584E" w:rsidRPr="000635DE" w:rsidRDefault="0090584E" w:rsidP="00447D7B">
            <w:pPr>
              <w:pStyle w:val="RequirementText"/>
            </w:pPr>
            <w:r>
              <w:t>NA</w:t>
            </w:r>
          </w:p>
        </w:tc>
      </w:tr>
      <w:tr w:rsidR="0090584E" w14:paraId="58EC9FB9" w14:textId="77777777" w:rsidTr="00447D7B">
        <w:tc>
          <w:tcPr>
            <w:tcW w:w="779" w:type="dxa"/>
            <w:tcBorders>
              <w:top w:val="nil"/>
              <w:left w:val="nil"/>
              <w:bottom w:val="nil"/>
            </w:tcBorders>
          </w:tcPr>
          <w:p w14:paraId="2F3D667A" w14:textId="77777777" w:rsidR="0090584E" w:rsidRDefault="0090584E" w:rsidP="00447D7B">
            <w:pPr>
              <w:pStyle w:val="RequirementText"/>
            </w:pPr>
          </w:p>
        </w:tc>
        <w:tc>
          <w:tcPr>
            <w:tcW w:w="1134" w:type="dxa"/>
          </w:tcPr>
          <w:p w14:paraId="61913481" w14:textId="77777777" w:rsidR="0090584E" w:rsidRDefault="0090584E" w:rsidP="00447D7B">
            <w:pPr>
              <w:pStyle w:val="RequirementText"/>
            </w:pPr>
            <w:r>
              <w:t>Constraint</w:t>
            </w:r>
          </w:p>
        </w:tc>
        <w:tc>
          <w:tcPr>
            <w:tcW w:w="8080" w:type="dxa"/>
          </w:tcPr>
          <w:p w14:paraId="1A981F11" w14:textId="77777777" w:rsidR="0090584E" w:rsidRPr="000635DE" w:rsidRDefault="0090584E" w:rsidP="00447D7B">
            <w:pPr>
              <w:pStyle w:val="RequirementText"/>
            </w:pPr>
            <w:r>
              <w:t>This value shall be defined as post build parameters</w:t>
            </w:r>
          </w:p>
        </w:tc>
      </w:tr>
      <w:tr w:rsidR="0090584E" w14:paraId="3E229535" w14:textId="77777777" w:rsidTr="00447D7B">
        <w:tc>
          <w:tcPr>
            <w:tcW w:w="779" w:type="dxa"/>
            <w:tcBorders>
              <w:top w:val="nil"/>
              <w:left w:val="nil"/>
              <w:bottom w:val="nil"/>
            </w:tcBorders>
          </w:tcPr>
          <w:p w14:paraId="08B8602A" w14:textId="77777777" w:rsidR="0090584E" w:rsidRDefault="0090584E" w:rsidP="00447D7B">
            <w:pPr>
              <w:pStyle w:val="RequirementText"/>
            </w:pPr>
          </w:p>
        </w:tc>
        <w:tc>
          <w:tcPr>
            <w:tcW w:w="1134" w:type="dxa"/>
          </w:tcPr>
          <w:p w14:paraId="244DEA93" w14:textId="77777777" w:rsidR="0090584E" w:rsidRDefault="0090584E" w:rsidP="00447D7B">
            <w:pPr>
              <w:pStyle w:val="RequirementText"/>
            </w:pPr>
            <w:r>
              <w:t>Value</w:t>
            </w:r>
          </w:p>
        </w:tc>
        <w:tc>
          <w:tcPr>
            <w:tcW w:w="8080" w:type="dxa"/>
          </w:tcPr>
          <w:p w14:paraId="5C2CCF89" w14:textId="77777777" w:rsidR="0090584E" w:rsidRDefault="00B74DA9" w:rsidP="00447D7B">
            <w:pPr>
              <w:pStyle w:val="RequirementText"/>
            </w:pPr>
            <w:r>
              <w:t>5</w:t>
            </w:r>
          </w:p>
        </w:tc>
      </w:tr>
    </w:tbl>
    <w:p w14:paraId="4FC2F54F" w14:textId="77777777" w:rsidR="0090584E" w:rsidRDefault="0090584E" w:rsidP="0090584E"/>
    <w:p w14:paraId="0549B67D" w14:textId="77777777" w:rsidR="00B74DA9" w:rsidRDefault="00B74DA9" w:rsidP="00B74DA9">
      <w:pPr>
        <w:pStyle w:val="RequirementID"/>
      </w:pPr>
      <w:r>
        <w:t>DSG_BFE_</w:t>
      </w:r>
      <w:r w:rsidR="00176BEA">
        <w:t>00093</w:t>
      </w:r>
      <w:r>
        <w:t>:</w:t>
      </w:r>
    </w:p>
    <w:p w14:paraId="77EA8444" w14:textId="77777777" w:rsidR="00B74DA9" w:rsidRDefault="00B74DA9" w:rsidP="00B74DA9">
      <w:r>
        <w:t xml:space="preserve"> [COVERS: </w:t>
      </w:r>
      <w:r w:rsidR="00F57D56">
        <w:t>DES_</w:t>
      </w:r>
      <w:r>
        <w:t>TF_G_432]</w:t>
      </w: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1134"/>
        <w:gridCol w:w="8080"/>
      </w:tblGrid>
      <w:tr w:rsidR="00B74DA9" w14:paraId="29BC30C1" w14:textId="77777777" w:rsidTr="00447D7B">
        <w:trPr>
          <w:cantSplit/>
        </w:trPr>
        <w:tc>
          <w:tcPr>
            <w:tcW w:w="9993" w:type="dxa"/>
            <w:gridSpan w:val="3"/>
            <w:tcBorders>
              <w:bottom w:val="single" w:sz="4" w:space="0" w:color="auto"/>
            </w:tcBorders>
            <w:shd w:val="pct5" w:color="auto" w:fill="FFFFFF"/>
          </w:tcPr>
          <w:p w14:paraId="7AE12102" w14:textId="77777777" w:rsidR="00B74DA9" w:rsidRPr="003D58C0" w:rsidRDefault="00B74DA9" w:rsidP="00B74DA9">
            <w:pPr>
              <w:pStyle w:val="RequirementText"/>
              <w:rPr>
                <w:b/>
              </w:rPr>
            </w:pPr>
            <w:r>
              <w:rPr>
                <w:b/>
              </w:rPr>
              <w:t>KU8_PID_KI_MOTOR</w:t>
            </w:r>
          </w:p>
        </w:tc>
      </w:tr>
      <w:tr w:rsidR="00B74DA9" w14:paraId="49BD1039" w14:textId="77777777" w:rsidTr="00447D7B">
        <w:tc>
          <w:tcPr>
            <w:tcW w:w="779" w:type="dxa"/>
            <w:tcBorders>
              <w:top w:val="nil"/>
              <w:left w:val="nil"/>
              <w:bottom w:val="nil"/>
            </w:tcBorders>
          </w:tcPr>
          <w:p w14:paraId="33A72CAA" w14:textId="77777777" w:rsidR="00B74DA9" w:rsidRDefault="00B74DA9" w:rsidP="00447D7B">
            <w:pPr>
              <w:pStyle w:val="RequirementText"/>
            </w:pPr>
          </w:p>
        </w:tc>
        <w:tc>
          <w:tcPr>
            <w:tcW w:w="1134" w:type="dxa"/>
            <w:tcBorders>
              <w:top w:val="nil"/>
            </w:tcBorders>
          </w:tcPr>
          <w:p w14:paraId="2F69335A" w14:textId="77777777" w:rsidR="00B74DA9" w:rsidRDefault="00B74DA9" w:rsidP="00447D7B">
            <w:pPr>
              <w:pStyle w:val="RequirementText"/>
            </w:pPr>
            <w:r>
              <w:t>Type</w:t>
            </w:r>
          </w:p>
        </w:tc>
        <w:tc>
          <w:tcPr>
            <w:tcW w:w="8080" w:type="dxa"/>
            <w:tcBorders>
              <w:top w:val="nil"/>
            </w:tcBorders>
          </w:tcPr>
          <w:p w14:paraId="71E3C302" w14:textId="77777777" w:rsidR="00B74DA9" w:rsidRPr="000635DE" w:rsidRDefault="00B74DA9" w:rsidP="00447D7B">
            <w:pPr>
              <w:pStyle w:val="RequirementText"/>
            </w:pPr>
            <w:r>
              <w:t>Unsigned 8 bits</w:t>
            </w:r>
          </w:p>
        </w:tc>
      </w:tr>
      <w:tr w:rsidR="00B74DA9" w14:paraId="62BBE3B2" w14:textId="77777777" w:rsidTr="00447D7B">
        <w:tc>
          <w:tcPr>
            <w:tcW w:w="779" w:type="dxa"/>
            <w:tcBorders>
              <w:top w:val="nil"/>
              <w:left w:val="nil"/>
              <w:bottom w:val="nil"/>
            </w:tcBorders>
          </w:tcPr>
          <w:p w14:paraId="75243524" w14:textId="77777777" w:rsidR="00B74DA9" w:rsidRDefault="00B74DA9" w:rsidP="00447D7B">
            <w:pPr>
              <w:pStyle w:val="RequirementText"/>
            </w:pPr>
          </w:p>
        </w:tc>
        <w:tc>
          <w:tcPr>
            <w:tcW w:w="1134" w:type="dxa"/>
          </w:tcPr>
          <w:p w14:paraId="0917AF80" w14:textId="77777777" w:rsidR="00B74DA9" w:rsidRDefault="00B74DA9" w:rsidP="00447D7B">
            <w:pPr>
              <w:pStyle w:val="RequirementText"/>
            </w:pPr>
            <w:r>
              <w:t>Object</w:t>
            </w:r>
          </w:p>
        </w:tc>
        <w:tc>
          <w:tcPr>
            <w:tcW w:w="8080" w:type="dxa"/>
          </w:tcPr>
          <w:p w14:paraId="6CB47A12" w14:textId="77777777" w:rsidR="00B74DA9" w:rsidRPr="0046647B" w:rsidRDefault="00B74DA9" w:rsidP="00B74DA9">
            <w:pPr>
              <w:pStyle w:val="RequirementText"/>
            </w:pPr>
            <w:r>
              <w:t>Contains the Kp factor used for integral control in case of PID regulation based on motor current.</w:t>
            </w:r>
          </w:p>
        </w:tc>
      </w:tr>
      <w:tr w:rsidR="00B74DA9" w14:paraId="44023E92" w14:textId="77777777" w:rsidTr="00447D7B">
        <w:tc>
          <w:tcPr>
            <w:tcW w:w="779" w:type="dxa"/>
            <w:tcBorders>
              <w:top w:val="nil"/>
              <w:left w:val="nil"/>
              <w:bottom w:val="nil"/>
            </w:tcBorders>
          </w:tcPr>
          <w:p w14:paraId="5D1B17E0" w14:textId="77777777" w:rsidR="00B74DA9" w:rsidRDefault="00B74DA9" w:rsidP="00447D7B">
            <w:pPr>
              <w:pStyle w:val="RequirementText"/>
            </w:pPr>
          </w:p>
        </w:tc>
        <w:tc>
          <w:tcPr>
            <w:tcW w:w="1134" w:type="dxa"/>
          </w:tcPr>
          <w:p w14:paraId="736FE202" w14:textId="77777777" w:rsidR="00B74DA9" w:rsidRDefault="00B74DA9" w:rsidP="00447D7B">
            <w:pPr>
              <w:pStyle w:val="RequirementText"/>
            </w:pPr>
            <w:r>
              <w:t>Safety</w:t>
            </w:r>
          </w:p>
        </w:tc>
        <w:tc>
          <w:tcPr>
            <w:tcW w:w="8080" w:type="dxa"/>
          </w:tcPr>
          <w:p w14:paraId="263E6DAD" w14:textId="77777777" w:rsidR="00B74DA9" w:rsidRPr="000635DE" w:rsidRDefault="00B74DA9" w:rsidP="00447D7B">
            <w:pPr>
              <w:pStyle w:val="RequirementText"/>
            </w:pPr>
            <w:r>
              <w:t>NA</w:t>
            </w:r>
          </w:p>
        </w:tc>
      </w:tr>
      <w:tr w:rsidR="00B74DA9" w14:paraId="77106470" w14:textId="77777777" w:rsidTr="00447D7B">
        <w:tc>
          <w:tcPr>
            <w:tcW w:w="779" w:type="dxa"/>
            <w:tcBorders>
              <w:top w:val="nil"/>
              <w:left w:val="nil"/>
              <w:bottom w:val="nil"/>
            </w:tcBorders>
          </w:tcPr>
          <w:p w14:paraId="25272DC6" w14:textId="77777777" w:rsidR="00B74DA9" w:rsidRDefault="00B74DA9" w:rsidP="00447D7B">
            <w:pPr>
              <w:pStyle w:val="RequirementText"/>
            </w:pPr>
          </w:p>
        </w:tc>
        <w:tc>
          <w:tcPr>
            <w:tcW w:w="1134" w:type="dxa"/>
          </w:tcPr>
          <w:p w14:paraId="6B13CA63" w14:textId="77777777" w:rsidR="00B74DA9" w:rsidRDefault="00B74DA9" w:rsidP="00447D7B">
            <w:pPr>
              <w:pStyle w:val="RequirementText"/>
            </w:pPr>
            <w:r>
              <w:t>Constraint</w:t>
            </w:r>
          </w:p>
        </w:tc>
        <w:tc>
          <w:tcPr>
            <w:tcW w:w="8080" w:type="dxa"/>
          </w:tcPr>
          <w:p w14:paraId="7148206A" w14:textId="77777777" w:rsidR="00B74DA9" w:rsidRPr="000635DE" w:rsidRDefault="00B74DA9" w:rsidP="00447D7B">
            <w:pPr>
              <w:pStyle w:val="RequirementText"/>
            </w:pPr>
            <w:r>
              <w:t>This value shall be defined as post build parameters</w:t>
            </w:r>
          </w:p>
        </w:tc>
      </w:tr>
      <w:tr w:rsidR="00B74DA9" w14:paraId="36E5184E" w14:textId="77777777" w:rsidTr="00447D7B">
        <w:tc>
          <w:tcPr>
            <w:tcW w:w="779" w:type="dxa"/>
            <w:tcBorders>
              <w:top w:val="nil"/>
              <w:left w:val="nil"/>
              <w:bottom w:val="nil"/>
            </w:tcBorders>
          </w:tcPr>
          <w:p w14:paraId="4AEA061C" w14:textId="77777777" w:rsidR="00B74DA9" w:rsidRDefault="00B74DA9" w:rsidP="00447D7B">
            <w:pPr>
              <w:pStyle w:val="RequirementText"/>
            </w:pPr>
          </w:p>
        </w:tc>
        <w:tc>
          <w:tcPr>
            <w:tcW w:w="1134" w:type="dxa"/>
          </w:tcPr>
          <w:p w14:paraId="0EF94FE5" w14:textId="77777777" w:rsidR="00B74DA9" w:rsidRDefault="00B74DA9" w:rsidP="00447D7B">
            <w:pPr>
              <w:pStyle w:val="RequirementText"/>
            </w:pPr>
            <w:r>
              <w:t>Value</w:t>
            </w:r>
          </w:p>
        </w:tc>
        <w:tc>
          <w:tcPr>
            <w:tcW w:w="8080" w:type="dxa"/>
          </w:tcPr>
          <w:p w14:paraId="0D7AB100" w14:textId="77777777" w:rsidR="00B74DA9" w:rsidRDefault="00B74DA9" w:rsidP="00447D7B">
            <w:pPr>
              <w:pStyle w:val="RequirementText"/>
            </w:pPr>
            <w:r>
              <w:t>27</w:t>
            </w:r>
          </w:p>
        </w:tc>
      </w:tr>
    </w:tbl>
    <w:p w14:paraId="0DE230DF" w14:textId="77777777" w:rsidR="00B74DA9" w:rsidRDefault="00B74DA9" w:rsidP="00B74DA9"/>
    <w:p w14:paraId="397987E5" w14:textId="77777777" w:rsidR="00B74DA9" w:rsidRDefault="00B74DA9" w:rsidP="00B74DA9">
      <w:pPr>
        <w:pStyle w:val="RequirementID"/>
      </w:pPr>
      <w:r>
        <w:t>DSG_BFE_</w:t>
      </w:r>
      <w:r w:rsidR="00176BEA">
        <w:t>00094</w:t>
      </w:r>
      <w:r>
        <w:t>:</w:t>
      </w:r>
    </w:p>
    <w:p w14:paraId="065F2E77" w14:textId="77777777" w:rsidR="00B74DA9" w:rsidRDefault="00B74DA9" w:rsidP="00B74DA9">
      <w:r>
        <w:t xml:space="preserve"> [COVERS: </w:t>
      </w:r>
      <w:r w:rsidR="00F57D56">
        <w:t>DES_</w:t>
      </w:r>
      <w:r>
        <w:t>TF_G_432]</w:t>
      </w: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1134"/>
        <w:gridCol w:w="8080"/>
      </w:tblGrid>
      <w:tr w:rsidR="00B74DA9" w14:paraId="17AA1A33" w14:textId="77777777" w:rsidTr="00447D7B">
        <w:trPr>
          <w:cantSplit/>
        </w:trPr>
        <w:tc>
          <w:tcPr>
            <w:tcW w:w="9993" w:type="dxa"/>
            <w:gridSpan w:val="3"/>
            <w:tcBorders>
              <w:bottom w:val="single" w:sz="4" w:space="0" w:color="auto"/>
            </w:tcBorders>
            <w:shd w:val="pct5" w:color="auto" w:fill="FFFFFF"/>
          </w:tcPr>
          <w:p w14:paraId="0C864FA5" w14:textId="77777777" w:rsidR="00B74DA9" w:rsidRPr="003D58C0" w:rsidRDefault="00B74DA9" w:rsidP="00B74DA9">
            <w:pPr>
              <w:pStyle w:val="RequirementText"/>
              <w:rPr>
                <w:b/>
              </w:rPr>
            </w:pPr>
            <w:r>
              <w:rPr>
                <w:b/>
              </w:rPr>
              <w:t>KU8_PID_KD_MOTOR</w:t>
            </w:r>
          </w:p>
        </w:tc>
      </w:tr>
      <w:tr w:rsidR="00B74DA9" w14:paraId="0A03BF2C" w14:textId="77777777" w:rsidTr="00447D7B">
        <w:tc>
          <w:tcPr>
            <w:tcW w:w="779" w:type="dxa"/>
            <w:tcBorders>
              <w:top w:val="nil"/>
              <w:left w:val="nil"/>
              <w:bottom w:val="nil"/>
            </w:tcBorders>
          </w:tcPr>
          <w:p w14:paraId="73BBE546" w14:textId="77777777" w:rsidR="00B74DA9" w:rsidRDefault="00B74DA9" w:rsidP="00447D7B">
            <w:pPr>
              <w:pStyle w:val="RequirementText"/>
            </w:pPr>
          </w:p>
        </w:tc>
        <w:tc>
          <w:tcPr>
            <w:tcW w:w="1134" w:type="dxa"/>
            <w:tcBorders>
              <w:top w:val="nil"/>
            </w:tcBorders>
          </w:tcPr>
          <w:p w14:paraId="0A57AAF7" w14:textId="77777777" w:rsidR="00B74DA9" w:rsidRDefault="00B74DA9" w:rsidP="00447D7B">
            <w:pPr>
              <w:pStyle w:val="RequirementText"/>
            </w:pPr>
            <w:r>
              <w:t>Type</w:t>
            </w:r>
          </w:p>
        </w:tc>
        <w:tc>
          <w:tcPr>
            <w:tcW w:w="8080" w:type="dxa"/>
            <w:tcBorders>
              <w:top w:val="nil"/>
            </w:tcBorders>
          </w:tcPr>
          <w:p w14:paraId="60467502" w14:textId="77777777" w:rsidR="00B74DA9" w:rsidRPr="000635DE" w:rsidRDefault="00B74DA9" w:rsidP="00447D7B">
            <w:pPr>
              <w:pStyle w:val="RequirementText"/>
            </w:pPr>
            <w:r>
              <w:t>Unsigned 8 bits</w:t>
            </w:r>
          </w:p>
        </w:tc>
      </w:tr>
      <w:tr w:rsidR="00B74DA9" w14:paraId="40447463" w14:textId="77777777" w:rsidTr="00447D7B">
        <w:tc>
          <w:tcPr>
            <w:tcW w:w="779" w:type="dxa"/>
            <w:tcBorders>
              <w:top w:val="nil"/>
              <w:left w:val="nil"/>
              <w:bottom w:val="nil"/>
            </w:tcBorders>
          </w:tcPr>
          <w:p w14:paraId="4CC9AE9C" w14:textId="77777777" w:rsidR="00B74DA9" w:rsidRDefault="00B74DA9" w:rsidP="00447D7B">
            <w:pPr>
              <w:pStyle w:val="RequirementText"/>
            </w:pPr>
          </w:p>
        </w:tc>
        <w:tc>
          <w:tcPr>
            <w:tcW w:w="1134" w:type="dxa"/>
          </w:tcPr>
          <w:p w14:paraId="703C7647" w14:textId="77777777" w:rsidR="00B74DA9" w:rsidRDefault="00B74DA9" w:rsidP="00447D7B">
            <w:pPr>
              <w:pStyle w:val="RequirementText"/>
            </w:pPr>
            <w:r>
              <w:t>Object</w:t>
            </w:r>
          </w:p>
        </w:tc>
        <w:tc>
          <w:tcPr>
            <w:tcW w:w="8080" w:type="dxa"/>
          </w:tcPr>
          <w:p w14:paraId="5A92794D" w14:textId="77777777" w:rsidR="00B74DA9" w:rsidRPr="0046647B" w:rsidRDefault="00B74DA9" w:rsidP="00B74DA9">
            <w:pPr>
              <w:pStyle w:val="RequirementText"/>
            </w:pPr>
            <w:r>
              <w:t>Contains the Kp factor used for derivative control in case of PID regulation based on motor current.</w:t>
            </w:r>
          </w:p>
        </w:tc>
      </w:tr>
      <w:tr w:rsidR="00B74DA9" w14:paraId="2112184E" w14:textId="77777777" w:rsidTr="00447D7B">
        <w:tc>
          <w:tcPr>
            <w:tcW w:w="779" w:type="dxa"/>
            <w:tcBorders>
              <w:top w:val="nil"/>
              <w:left w:val="nil"/>
              <w:bottom w:val="nil"/>
            </w:tcBorders>
          </w:tcPr>
          <w:p w14:paraId="1D31C5A5" w14:textId="77777777" w:rsidR="00B74DA9" w:rsidRDefault="00B74DA9" w:rsidP="00447D7B">
            <w:pPr>
              <w:pStyle w:val="RequirementText"/>
            </w:pPr>
          </w:p>
        </w:tc>
        <w:tc>
          <w:tcPr>
            <w:tcW w:w="1134" w:type="dxa"/>
          </w:tcPr>
          <w:p w14:paraId="19780FF4" w14:textId="77777777" w:rsidR="00B74DA9" w:rsidRDefault="00B74DA9" w:rsidP="00447D7B">
            <w:pPr>
              <w:pStyle w:val="RequirementText"/>
            </w:pPr>
            <w:r>
              <w:t>Safety</w:t>
            </w:r>
          </w:p>
        </w:tc>
        <w:tc>
          <w:tcPr>
            <w:tcW w:w="8080" w:type="dxa"/>
          </w:tcPr>
          <w:p w14:paraId="2E08C248" w14:textId="77777777" w:rsidR="00B74DA9" w:rsidRPr="000635DE" w:rsidRDefault="00B74DA9" w:rsidP="00447D7B">
            <w:pPr>
              <w:pStyle w:val="RequirementText"/>
            </w:pPr>
            <w:r>
              <w:t>NA</w:t>
            </w:r>
          </w:p>
        </w:tc>
      </w:tr>
      <w:tr w:rsidR="00B74DA9" w14:paraId="19D074D7" w14:textId="77777777" w:rsidTr="00447D7B">
        <w:tc>
          <w:tcPr>
            <w:tcW w:w="779" w:type="dxa"/>
            <w:tcBorders>
              <w:top w:val="nil"/>
              <w:left w:val="nil"/>
              <w:bottom w:val="nil"/>
            </w:tcBorders>
          </w:tcPr>
          <w:p w14:paraId="4E3B1B23" w14:textId="77777777" w:rsidR="00B74DA9" w:rsidRDefault="00B74DA9" w:rsidP="00447D7B">
            <w:pPr>
              <w:pStyle w:val="RequirementText"/>
            </w:pPr>
          </w:p>
        </w:tc>
        <w:tc>
          <w:tcPr>
            <w:tcW w:w="1134" w:type="dxa"/>
          </w:tcPr>
          <w:p w14:paraId="4C8CED66" w14:textId="77777777" w:rsidR="00B74DA9" w:rsidRDefault="00B74DA9" w:rsidP="00447D7B">
            <w:pPr>
              <w:pStyle w:val="RequirementText"/>
            </w:pPr>
            <w:r>
              <w:t>Constraint</w:t>
            </w:r>
          </w:p>
        </w:tc>
        <w:tc>
          <w:tcPr>
            <w:tcW w:w="8080" w:type="dxa"/>
          </w:tcPr>
          <w:p w14:paraId="557C3A2B" w14:textId="77777777" w:rsidR="00B74DA9" w:rsidRPr="000635DE" w:rsidRDefault="00B74DA9" w:rsidP="00447D7B">
            <w:pPr>
              <w:pStyle w:val="RequirementText"/>
            </w:pPr>
            <w:r>
              <w:t>This value shall be defined as post build parameters</w:t>
            </w:r>
          </w:p>
        </w:tc>
      </w:tr>
      <w:tr w:rsidR="00B74DA9" w14:paraId="16D47109" w14:textId="77777777" w:rsidTr="00447D7B">
        <w:tc>
          <w:tcPr>
            <w:tcW w:w="779" w:type="dxa"/>
            <w:tcBorders>
              <w:top w:val="nil"/>
              <w:left w:val="nil"/>
              <w:bottom w:val="nil"/>
            </w:tcBorders>
          </w:tcPr>
          <w:p w14:paraId="6D1F2130" w14:textId="77777777" w:rsidR="00B74DA9" w:rsidRDefault="00B74DA9" w:rsidP="00447D7B">
            <w:pPr>
              <w:pStyle w:val="RequirementText"/>
            </w:pPr>
          </w:p>
        </w:tc>
        <w:tc>
          <w:tcPr>
            <w:tcW w:w="1134" w:type="dxa"/>
          </w:tcPr>
          <w:p w14:paraId="5E491A68" w14:textId="77777777" w:rsidR="00B74DA9" w:rsidRDefault="00B74DA9" w:rsidP="00447D7B">
            <w:pPr>
              <w:pStyle w:val="RequirementText"/>
            </w:pPr>
            <w:r>
              <w:t>Value</w:t>
            </w:r>
          </w:p>
        </w:tc>
        <w:tc>
          <w:tcPr>
            <w:tcW w:w="8080" w:type="dxa"/>
          </w:tcPr>
          <w:p w14:paraId="3586FE3E" w14:textId="77777777" w:rsidR="00B74DA9" w:rsidRDefault="00B74DA9" w:rsidP="00447D7B">
            <w:pPr>
              <w:pStyle w:val="RequirementText"/>
            </w:pPr>
            <w:r>
              <w:t>0</w:t>
            </w:r>
          </w:p>
        </w:tc>
      </w:tr>
    </w:tbl>
    <w:p w14:paraId="6F0117F2" w14:textId="77777777" w:rsidR="00B74DA9" w:rsidRDefault="00B74DA9" w:rsidP="00B74DA9"/>
    <w:p w14:paraId="1800892A" w14:textId="77777777" w:rsidR="00B74DA9" w:rsidRDefault="00B74DA9" w:rsidP="00B74DA9">
      <w:pPr>
        <w:pStyle w:val="RequirementID"/>
      </w:pPr>
      <w:r>
        <w:t>DSG_BFE_</w:t>
      </w:r>
      <w:r w:rsidR="00176BEA">
        <w:t>00095</w:t>
      </w:r>
      <w:r>
        <w:t>:</w:t>
      </w:r>
    </w:p>
    <w:p w14:paraId="679AD99C" w14:textId="77777777" w:rsidR="00B74DA9" w:rsidRDefault="00B74DA9" w:rsidP="00B74DA9">
      <w:r>
        <w:t xml:space="preserve"> [COVERS: </w:t>
      </w:r>
      <w:r w:rsidR="00F57D56">
        <w:t>DES_</w:t>
      </w:r>
      <w:r>
        <w:t>TF_G_432]</w:t>
      </w: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1134"/>
        <w:gridCol w:w="8080"/>
      </w:tblGrid>
      <w:tr w:rsidR="00B74DA9" w14:paraId="6E6ECF8E" w14:textId="77777777" w:rsidTr="00447D7B">
        <w:trPr>
          <w:cantSplit/>
        </w:trPr>
        <w:tc>
          <w:tcPr>
            <w:tcW w:w="9993" w:type="dxa"/>
            <w:gridSpan w:val="3"/>
            <w:tcBorders>
              <w:bottom w:val="single" w:sz="4" w:space="0" w:color="auto"/>
            </w:tcBorders>
            <w:shd w:val="pct5" w:color="auto" w:fill="FFFFFF"/>
          </w:tcPr>
          <w:p w14:paraId="3A9B2F35" w14:textId="77777777" w:rsidR="00B74DA9" w:rsidRPr="003D58C0" w:rsidRDefault="00B74DA9" w:rsidP="00B74DA9">
            <w:pPr>
              <w:pStyle w:val="RequirementText"/>
              <w:rPr>
                <w:b/>
              </w:rPr>
            </w:pPr>
            <w:r>
              <w:rPr>
                <w:b/>
              </w:rPr>
              <w:t>KU8_PID_KP_SUPPLY</w:t>
            </w:r>
          </w:p>
        </w:tc>
      </w:tr>
      <w:tr w:rsidR="00B74DA9" w14:paraId="6D5012DB" w14:textId="77777777" w:rsidTr="00447D7B">
        <w:tc>
          <w:tcPr>
            <w:tcW w:w="779" w:type="dxa"/>
            <w:tcBorders>
              <w:top w:val="nil"/>
              <w:left w:val="nil"/>
              <w:bottom w:val="nil"/>
            </w:tcBorders>
          </w:tcPr>
          <w:p w14:paraId="2C1D697B" w14:textId="77777777" w:rsidR="00B74DA9" w:rsidRDefault="00B74DA9" w:rsidP="00447D7B">
            <w:pPr>
              <w:pStyle w:val="RequirementText"/>
            </w:pPr>
          </w:p>
        </w:tc>
        <w:tc>
          <w:tcPr>
            <w:tcW w:w="1134" w:type="dxa"/>
            <w:tcBorders>
              <w:top w:val="nil"/>
            </w:tcBorders>
          </w:tcPr>
          <w:p w14:paraId="7F6466ED" w14:textId="77777777" w:rsidR="00B74DA9" w:rsidRDefault="00B74DA9" w:rsidP="00447D7B">
            <w:pPr>
              <w:pStyle w:val="RequirementText"/>
            </w:pPr>
            <w:r>
              <w:t>Type</w:t>
            </w:r>
          </w:p>
        </w:tc>
        <w:tc>
          <w:tcPr>
            <w:tcW w:w="8080" w:type="dxa"/>
            <w:tcBorders>
              <w:top w:val="nil"/>
            </w:tcBorders>
          </w:tcPr>
          <w:p w14:paraId="49CD8ABB" w14:textId="77777777" w:rsidR="00B74DA9" w:rsidRPr="000635DE" w:rsidRDefault="00B74DA9" w:rsidP="00447D7B">
            <w:pPr>
              <w:pStyle w:val="RequirementText"/>
            </w:pPr>
            <w:r>
              <w:t>Unsigned 8 bits</w:t>
            </w:r>
          </w:p>
        </w:tc>
      </w:tr>
      <w:tr w:rsidR="00B74DA9" w14:paraId="7EE90F41" w14:textId="77777777" w:rsidTr="00447D7B">
        <w:tc>
          <w:tcPr>
            <w:tcW w:w="779" w:type="dxa"/>
            <w:tcBorders>
              <w:top w:val="nil"/>
              <w:left w:val="nil"/>
              <w:bottom w:val="nil"/>
            </w:tcBorders>
          </w:tcPr>
          <w:p w14:paraId="33F03D1E" w14:textId="77777777" w:rsidR="00B74DA9" w:rsidRDefault="00B74DA9" w:rsidP="00447D7B">
            <w:pPr>
              <w:pStyle w:val="RequirementText"/>
            </w:pPr>
          </w:p>
        </w:tc>
        <w:tc>
          <w:tcPr>
            <w:tcW w:w="1134" w:type="dxa"/>
          </w:tcPr>
          <w:p w14:paraId="22656E8F" w14:textId="77777777" w:rsidR="00B74DA9" w:rsidRDefault="00B74DA9" w:rsidP="00447D7B">
            <w:pPr>
              <w:pStyle w:val="RequirementText"/>
            </w:pPr>
            <w:r>
              <w:t>Object</w:t>
            </w:r>
          </w:p>
        </w:tc>
        <w:tc>
          <w:tcPr>
            <w:tcW w:w="8080" w:type="dxa"/>
          </w:tcPr>
          <w:p w14:paraId="284F2271" w14:textId="77777777" w:rsidR="00B74DA9" w:rsidRPr="0046647B" w:rsidRDefault="00B74DA9" w:rsidP="00447D7B">
            <w:pPr>
              <w:pStyle w:val="RequirementText"/>
            </w:pPr>
            <w:r>
              <w:t>Contains the Kp factor used for proportional control in case of PID regulation based on battery current.</w:t>
            </w:r>
          </w:p>
        </w:tc>
      </w:tr>
      <w:tr w:rsidR="00B74DA9" w14:paraId="6F971C29" w14:textId="77777777" w:rsidTr="00447D7B">
        <w:tc>
          <w:tcPr>
            <w:tcW w:w="779" w:type="dxa"/>
            <w:tcBorders>
              <w:top w:val="nil"/>
              <w:left w:val="nil"/>
              <w:bottom w:val="nil"/>
            </w:tcBorders>
          </w:tcPr>
          <w:p w14:paraId="4DFB3862" w14:textId="77777777" w:rsidR="00B74DA9" w:rsidRDefault="00B74DA9" w:rsidP="00447D7B">
            <w:pPr>
              <w:pStyle w:val="RequirementText"/>
            </w:pPr>
          </w:p>
        </w:tc>
        <w:tc>
          <w:tcPr>
            <w:tcW w:w="1134" w:type="dxa"/>
          </w:tcPr>
          <w:p w14:paraId="39AEE689" w14:textId="77777777" w:rsidR="00B74DA9" w:rsidRDefault="00B74DA9" w:rsidP="00447D7B">
            <w:pPr>
              <w:pStyle w:val="RequirementText"/>
            </w:pPr>
            <w:r>
              <w:t>Safety</w:t>
            </w:r>
          </w:p>
        </w:tc>
        <w:tc>
          <w:tcPr>
            <w:tcW w:w="8080" w:type="dxa"/>
          </w:tcPr>
          <w:p w14:paraId="05CEF4EF" w14:textId="77777777" w:rsidR="00B74DA9" w:rsidRPr="000635DE" w:rsidRDefault="00B74DA9" w:rsidP="00447D7B">
            <w:pPr>
              <w:pStyle w:val="RequirementText"/>
            </w:pPr>
            <w:r>
              <w:t>NA</w:t>
            </w:r>
          </w:p>
        </w:tc>
      </w:tr>
      <w:tr w:rsidR="00B74DA9" w14:paraId="424AE6C9" w14:textId="77777777" w:rsidTr="00447D7B">
        <w:tc>
          <w:tcPr>
            <w:tcW w:w="779" w:type="dxa"/>
            <w:tcBorders>
              <w:top w:val="nil"/>
              <w:left w:val="nil"/>
              <w:bottom w:val="nil"/>
            </w:tcBorders>
          </w:tcPr>
          <w:p w14:paraId="13203899" w14:textId="77777777" w:rsidR="00B74DA9" w:rsidRDefault="00B74DA9" w:rsidP="00447D7B">
            <w:pPr>
              <w:pStyle w:val="RequirementText"/>
            </w:pPr>
          </w:p>
        </w:tc>
        <w:tc>
          <w:tcPr>
            <w:tcW w:w="1134" w:type="dxa"/>
          </w:tcPr>
          <w:p w14:paraId="5628080B" w14:textId="77777777" w:rsidR="00B74DA9" w:rsidRDefault="00B74DA9" w:rsidP="00447D7B">
            <w:pPr>
              <w:pStyle w:val="RequirementText"/>
            </w:pPr>
            <w:r>
              <w:t>Constraint</w:t>
            </w:r>
          </w:p>
        </w:tc>
        <w:tc>
          <w:tcPr>
            <w:tcW w:w="8080" w:type="dxa"/>
          </w:tcPr>
          <w:p w14:paraId="58C96C41" w14:textId="77777777" w:rsidR="00B74DA9" w:rsidRPr="000635DE" w:rsidRDefault="00B74DA9" w:rsidP="00447D7B">
            <w:pPr>
              <w:pStyle w:val="RequirementText"/>
            </w:pPr>
            <w:r>
              <w:t>This value shall be defined as post build parameters</w:t>
            </w:r>
          </w:p>
        </w:tc>
      </w:tr>
      <w:tr w:rsidR="00B74DA9" w14:paraId="1117A99B" w14:textId="77777777" w:rsidTr="00447D7B">
        <w:tc>
          <w:tcPr>
            <w:tcW w:w="779" w:type="dxa"/>
            <w:tcBorders>
              <w:top w:val="nil"/>
              <w:left w:val="nil"/>
              <w:bottom w:val="nil"/>
            </w:tcBorders>
          </w:tcPr>
          <w:p w14:paraId="4E847972" w14:textId="77777777" w:rsidR="00B74DA9" w:rsidRDefault="00B74DA9" w:rsidP="00447D7B">
            <w:pPr>
              <w:pStyle w:val="RequirementText"/>
            </w:pPr>
          </w:p>
        </w:tc>
        <w:tc>
          <w:tcPr>
            <w:tcW w:w="1134" w:type="dxa"/>
          </w:tcPr>
          <w:p w14:paraId="4B33EEBE" w14:textId="77777777" w:rsidR="00B74DA9" w:rsidRDefault="00B74DA9" w:rsidP="00447D7B">
            <w:pPr>
              <w:pStyle w:val="RequirementText"/>
            </w:pPr>
            <w:r>
              <w:t>Value</w:t>
            </w:r>
          </w:p>
        </w:tc>
        <w:tc>
          <w:tcPr>
            <w:tcW w:w="8080" w:type="dxa"/>
          </w:tcPr>
          <w:p w14:paraId="225AD12E" w14:textId="77777777" w:rsidR="00B74DA9" w:rsidRDefault="00B74DA9" w:rsidP="00447D7B">
            <w:pPr>
              <w:pStyle w:val="RequirementText"/>
            </w:pPr>
            <w:r>
              <w:t>5</w:t>
            </w:r>
          </w:p>
        </w:tc>
      </w:tr>
    </w:tbl>
    <w:p w14:paraId="53D25542" w14:textId="77777777" w:rsidR="00B74DA9" w:rsidRDefault="00B74DA9" w:rsidP="00B74DA9"/>
    <w:p w14:paraId="471D966C" w14:textId="77777777" w:rsidR="00B74DA9" w:rsidRDefault="00B74DA9" w:rsidP="00B74DA9">
      <w:pPr>
        <w:pStyle w:val="RequirementID"/>
      </w:pPr>
      <w:r>
        <w:t>DSG_BFE_</w:t>
      </w:r>
      <w:r w:rsidR="00176BEA">
        <w:t>00096</w:t>
      </w:r>
      <w:r>
        <w:t>:</w:t>
      </w:r>
    </w:p>
    <w:p w14:paraId="55209815" w14:textId="77777777" w:rsidR="00B74DA9" w:rsidRDefault="00B74DA9" w:rsidP="00B74DA9">
      <w:r>
        <w:t xml:space="preserve"> [COVERS: </w:t>
      </w:r>
      <w:r w:rsidR="00F57D56">
        <w:t>DES_</w:t>
      </w:r>
      <w:r>
        <w:t>TF_G_432]</w:t>
      </w: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1134"/>
        <w:gridCol w:w="8080"/>
      </w:tblGrid>
      <w:tr w:rsidR="00B74DA9" w14:paraId="1EB486FA" w14:textId="77777777" w:rsidTr="00447D7B">
        <w:trPr>
          <w:cantSplit/>
        </w:trPr>
        <w:tc>
          <w:tcPr>
            <w:tcW w:w="9993" w:type="dxa"/>
            <w:gridSpan w:val="3"/>
            <w:tcBorders>
              <w:bottom w:val="single" w:sz="4" w:space="0" w:color="auto"/>
            </w:tcBorders>
            <w:shd w:val="pct5" w:color="auto" w:fill="FFFFFF"/>
          </w:tcPr>
          <w:p w14:paraId="5E773837" w14:textId="77777777" w:rsidR="00B74DA9" w:rsidRPr="003D58C0" w:rsidRDefault="00B74DA9" w:rsidP="00B74DA9">
            <w:pPr>
              <w:pStyle w:val="RequirementText"/>
              <w:rPr>
                <w:b/>
              </w:rPr>
            </w:pPr>
            <w:r>
              <w:rPr>
                <w:b/>
              </w:rPr>
              <w:t>KU8_PID_KI_SUPPLY</w:t>
            </w:r>
          </w:p>
        </w:tc>
      </w:tr>
      <w:tr w:rsidR="00B74DA9" w14:paraId="5E050C29" w14:textId="77777777" w:rsidTr="00447D7B">
        <w:tc>
          <w:tcPr>
            <w:tcW w:w="779" w:type="dxa"/>
            <w:tcBorders>
              <w:top w:val="nil"/>
              <w:left w:val="nil"/>
              <w:bottom w:val="nil"/>
            </w:tcBorders>
          </w:tcPr>
          <w:p w14:paraId="0EAAD501" w14:textId="77777777" w:rsidR="00B74DA9" w:rsidRDefault="00B74DA9" w:rsidP="00447D7B">
            <w:pPr>
              <w:pStyle w:val="RequirementText"/>
            </w:pPr>
          </w:p>
        </w:tc>
        <w:tc>
          <w:tcPr>
            <w:tcW w:w="1134" w:type="dxa"/>
            <w:tcBorders>
              <w:top w:val="nil"/>
            </w:tcBorders>
          </w:tcPr>
          <w:p w14:paraId="4ABA32F9" w14:textId="77777777" w:rsidR="00B74DA9" w:rsidRDefault="00B74DA9" w:rsidP="00447D7B">
            <w:pPr>
              <w:pStyle w:val="RequirementText"/>
            </w:pPr>
            <w:r>
              <w:t>Type</w:t>
            </w:r>
          </w:p>
        </w:tc>
        <w:tc>
          <w:tcPr>
            <w:tcW w:w="8080" w:type="dxa"/>
            <w:tcBorders>
              <w:top w:val="nil"/>
            </w:tcBorders>
          </w:tcPr>
          <w:p w14:paraId="6442495B" w14:textId="77777777" w:rsidR="00B74DA9" w:rsidRPr="000635DE" w:rsidRDefault="00B74DA9" w:rsidP="00447D7B">
            <w:pPr>
              <w:pStyle w:val="RequirementText"/>
            </w:pPr>
            <w:r>
              <w:t>Unsigned 8 bits</w:t>
            </w:r>
          </w:p>
        </w:tc>
      </w:tr>
      <w:tr w:rsidR="00B74DA9" w14:paraId="3201BE07" w14:textId="77777777" w:rsidTr="00447D7B">
        <w:tc>
          <w:tcPr>
            <w:tcW w:w="779" w:type="dxa"/>
            <w:tcBorders>
              <w:top w:val="nil"/>
              <w:left w:val="nil"/>
              <w:bottom w:val="nil"/>
            </w:tcBorders>
          </w:tcPr>
          <w:p w14:paraId="02B07483" w14:textId="77777777" w:rsidR="00B74DA9" w:rsidRDefault="00B74DA9" w:rsidP="00447D7B">
            <w:pPr>
              <w:pStyle w:val="RequirementText"/>
            </w:pPr>
          </w:p>
        </w:tc>
        <w:tc>
          <w:tcPr>
            <w:tcW w:w="1134" w:type="dxa"/>
          </w:tcPr>
          <w:p w14:paraId="4672837B" w14:textId="77777777" w:rsidR="00B74DA9" w:rsidRDefault="00B74DA9" w:rsidP="00447D7B">
            <w:pPr>
              <w:pStyle w:val="RequirementText"/>
            </w:pPr>
            <w:r>
              <w:t>Object</w:t>
            </w:r>
          </w:p>
        </w:tc>
        <w:tc>
          <w:tcPr>
            <w:tcW w:w="8080" w:type="dxa"/>
          </w:tcPr>
          <w:p w14:paraId="322AE0E0" w14:textId="77777777" w:rsidR="00B74DA9" w:rsidRPr="0046647B" w:rsidRDefault="00B74DA9" w:rsidP="00447D7B">
            <w:pPr>
              <w:pStyle w:val="RequirementText"/>
            </w:pPr>
            <w:r>
              <w:t>Contains the Kp factor used for integral control in case of PID regulation based on battery current.</w:t>
            </w:r>
          </w:p>
        </w:tc>
      </w:tr>
      <w:tr w:rsidR="00B74DA9" w14:paraId="485A46A8" w14:textId="77777777" w:rsidTr="00447D7B">
        <w:tc>
          <w:tcPr>
            <w:tcW w:w="779" w:type="dxa"/>
            <w:tcBorders>
              <w:top w:val="nil"/>
              <w:left w:val="nil"/>
              <w:bottom w:val="nil"/>
            </w:tcBorders>
          </w:tcPr>
          <w:p w14:paraId="07E3E56B" w14:textId="77777777" w:rsidR="00B74DA9" w:rsidRDefault="00B74DA9" w:rsidP="00447D7B">
            <w:pPr>
              <w:pStyle w:val="RequirementText"/>
            </w:pPr>
          </w:p>
        </w:tc>
        <w:tc>
          <w:tcPr>
            <w:tcW w:w="1134" w:type="dxa"/>
          </w:tcPr>
          <w:p w14:paraId="4CE4E94D" w14:textId="77777777" w:rsidR="00B74DA9" w:rsidRDefault="00B74DA9" w:rsidP="00447D7B">
            <w:pPr>
              <w:pStyle w:val="RequirementText"/>
            </w:pPr>
            <w:r>
              <w:t>Safety</w:t>
            </w:r>
          </w:p>
        </w:tc>
        <w:tc>
          <w:tcPr>
            <w:tcW w:w="8080" w:type="dxa"/>
          </w:tcPr>
          <w:p w14:paraId="04D707FE" w14:textId="77777777" w:rsidR="00B74DA9" w:rsidRPr="000635DE" w:rsidRDefault="00B74DA9" w:rsidP="00447D7B">
            <w:pPr>
              <w:pStyle w:val="RequirementText"/>
            </w:pPr>
            <w:r>
              <w:t>NA</w:t>
            </w:r>
          </w:p>
        </w:tc>
      </w:tr>
      <w:tr w:rsidR="00B74DA9" w14:paraId="73E2FD98" w14:textId="77777777" w:rsidTr="00447D7B">
        <w:tc>
          <w:tcPr>
            <w:tcW w:w="779" w:type="dxa"/>
            <w:tcBorders>
              <w:top w:val="nil"/>
              <w:left w:val="nil"/>
              <w:bottom w:val="nil"/>
            </w:tcBorders>
          </w:tcPr>
          <w:p w14:paraId="4A557B64" w14:textId="77777777" w:rsidR="00B74DA9" w:rsidRDefault="00B74DA9" w:rsidP="00447D7B">
            <w:pPr>
              <w:pStyle w:val="RequirementText"/>
            </w:pPr>
          </w:p>
        </w:tc>
        <w:tc>
          <w:tcPr>
            <w:tcW w:w="1134" w:type="dxa"/>
          </w:tcPr>
          <w:p w14:paraId="4C6B756F" w14:textId="77777777" w:rsidR="00B74DA9" w:rsidRDefault="00B74DA9" w:rsidP="00447D7B">
            <w:pPr>
              <w:pStyle w:val="RequirementText"/>
            </w:pPr>
            <w:r>
              <w:t>Constraint</w:t>
            </w:r>
          </w:p>
        </w:tc>
        <w:tc>
          <w:tcPr>
            <w:tcW w:w="8080" w:type="dxa"/>
          </w:tcPr>
          <w:p w14:paraId="5184EF73" w14:textId="77777777" w:rsidR="00B74DA9" w:rsidRPr="000635DE" w:rsidRDefault="00B74DA9" w:rsidP="00447D7B">
            <w:pPr>
              <w:pStyle w:val="RequirementText"/>
            </w:pPr>
            <w:r>
              <w:t>This value shall be defined as post build parameters</w:t>
            </w:r>
          </w:p>
        </w:tc>
      </w:tr>
      <w:tr w:rsidR="00B74DA9" w14:paraId="57642CCA" w14:textId="77777777" w:rsidTr="00447D7B">
        <w:tc>
          <w:tcPr>
            <w:tcW w:w="779" w:type="dxa"/>
            <w:tcBorders>
              <w:top w:val="nil"/>
              <w:left w:val="nil"/>
              <w:bottom w:val="nil"/>
            </w:tcBorders>
          </w:tcPr>
          <w:p w14:paraId="6627A2DB" w14:textId="77777777" w:rsidR="00B74DA9" w:rsidRDefault="00B74DA9" w:rsidP="00447D7B">
            <w:pPr>
              <w:pStyle w:val="RequirementText"/>
            </w:pPr>
          </w:p>
        </w:tc>
        <w:tc>
          <w:tcPr>
            <w:tcW w:w="1134" w:type="dxa"/>
          </w:tcPr>
          <w:p w14:paraId="199FA877" w14:textId="77777777" w:rsidR="00B74DA9" w:rsidRDefault="00B74DA9" w:rsidP="00447D7B">
            <w:pPr>
              <w:pStyle w:val="RequirementText"/>
            </w:pPr>
            <w:r>
              <w:t>Value</w:t>
            </w:r>
          </w:p>
        </w:tc>
        <w:tc>
          <w:tcPr>
            <w:tcW w:w="8080" w:type="dxa"/>
          </w:tcPr>
          <w:p w14:paraId="1D0EAF34" w14:textId="77777777" w:rsidR="00B74DA9" w:rsidRDefault="00B74DA9" w:rsidP="00447D7B">
            <w:pPr>
              <w:pStyle w:val="RequirementText"/>
            </w:pPr>
            <w:r>
              <w:t>10</w:t>
            </w:r>
          </w:p>
        </w:tc>
      </w:tr>
    </w:tbl>
    <w:p w14:paraId="3917257D" w14:textId="77777777" w:rsidR="00B74DA9" w:rsidRDefault="00B74DA9" w:rsidP="00B74DA9"/>
    <w:p w14:paraId="4805F9A9" w14:textId="77777777" w:rsidR="00B74DA9" w:rsidRDefault="00B74DA9" w:rsidP="00B74DA9">
      <w:pPr>
        <w:pStyle w:val="RequirementID"/>
      </w:pPr>
      <w:r>
        <w:t>DSG_BFE_</w:t>
      </w:r>
      <w:r w:rsidR="00176BEA">
        <w:t>00097</w:t>
      </w:r>
      <w:r>
        <w:t>:</w:t>
      </w:r>
    </w:p>
    <w:p w14:paraId="2847ACA6" w14:textId="77777777" w:rsidR="00B74DA9" w:rsidRDefault="00B74DA9" w:rsidP="00B74DA9">
      <w:r>
        <w:t xml:space="preserve"> [COVERS: </w:t>
      </w:r>
      <w:r w:rsidR="00F57D56">
        <w:t>DES_</w:t>
      </w:r>
      <w:r>
        <w:t>TF_G_432]</w:t>
      </w: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1134"/>
        <w:gridCol w:w="8080"/>
      </w:tblGrid>
      <w:tr w:rsidR="00B74DA9" w14:paraId="6FD8B8C8" w14:textId="77777777" w:rsidTr="00447D7B">
        <w:trPr>
          <w:cantSplit/>
        </w:trPr>
        <w:tc>
          <w:tcPr>
            <w:tcW w:w="9993" w:type="dxa"/>
            <w:gridSpan w:val="3"/>
            <w:tcBorders>
              <w:bottom w:val="single" w:sz="4" w:space="0" w:color="auto"/>
            </w:tcBorders>
            <w:shd w:val="pct5" w:color="auto" w:fill="FFFFFF"/>
          </w:tcPr>
          <w:p w14:paraId="60B7377E" w14:textId="77777777" w:rsidR="00B74DA9" w:rsidRPr="003D58C0" w:rsidRDefault="00B74DA9" w:rsidP="00B74DA9">
            <w:pPr>
              <w:pStyle w:val="RequirementText"/>
              <w:rPr>
                <w:b/>
              </w:rPr>
            </w:pPr>
            <w:r>
              <w:rPr>
                <w:b/>
              </w:rPr>
              <w:lastRenderedPageBreak/>
              <w:t>KU8_PID_KD_SUPPLY</w:t>
            </w:r>
          </w:p>
        </w:tc>
      </w:tr>
      <w:tr w:rsidR="00B74DA9" w14:paraId="2A595F9E" w14:textId="77777777" w:rsidTr="00447D7B">
        <w:tc>
          <w:tcPr>
            <w:tcW w:w="779" w:type="dxa"/>
            <w:tcBorders>
              <w:top w:val="nil"/>
              <w:left w:val="nil"/>
              <w:bottom w:val="nil"/>
            </w:tcBorders>
          </w:tcPr>
          <w:p w14:paraId="6835D2F4" w14:textId="77777777" w:rsidR="00B74DA9" w:rsidRDefault="00B74DA9" w:rsidP="00447D7B">
            <w:pPr>
              <w:pStyle w:val="RequirementText"/>
            </w:pPr>
          </w:p>
        </w:tc>
        <w:tc>
          <w:tcPr>
            <w:tcW w:w="1134" w:type="dxa"/>
            <w:tcBorders>
              <w:top w:val="nil"/>
            </w:tcBorders>
          </w:tcPr>
          <w:p w14:paraId="73EAD60B" w14:textId="77777777" w:rsidR="00B74DA9" w:rsidRDefault="00B74DA9" w:rsidP="00447D7B">
            <w:pPr>
              <w:pStyle w:val="RequirementText"/>
            </w:pPr>
            <w:r>
              <w:t>Type</w:t>
            </w:r>
          </w:p>
        </w:tc>
        <w:tc>
          <w:tcPr>
            <w:tcW w:w="8080" w:type="dxa"/>
            <w:tcBorders>
              <w:top w:val="nil"/>
            </w:tcBorders>
          </w:tcPr>
          <w:p w14:paraId="13226A6C" w14:textId="77777777" w:rsidR="00B74DA9" w:rsidRPr="000635DE" w:rsidRDefault="00B74DA9" w:rsidP="00447D7B">
            <w:pPr>
              <w:pStyle w:val="RequirementText"/>
            </w:pPr>
            <w:r>
              <w:t>Unsigned 8 bits</w:t>
            </w:r>
          </w:p>
        </w:tc>
      </w:tr>
      <w:tr w:rsidR="00B74DA9" w14:paraId="69DB8C31" w14:textId="77777777" w:rsidTr="00447D7B">
        <w:tc>
          <w:tcPr>
            <w:tcW w:w="779" w:type="dxa"/>
            <w:tcBorders>
              <w:top w:val="nil"/>
              <w:left w:val="nil"/>
              <w:bottom w:val="nil"/>
            </w:tcBorders>
          </w:tcPr>
          <w:p w14:paraId="41B5F495" w14:textId="77777777" w:rsidR="00B74DA9" w:rsidRDefault="00B74DA9" w:rsidP="00447D7B">
            <w:pPr>
              <w:pStyle w:val="RequirementText"/>
            </w:pPr>
          </w:p>
        </w:tc>
        <w:tc>
          <w:tcPr>
            <w:tcW w:w="1134" w:type="dxa"/>
          </w:tcPr>
          <w:p w14:paraId="7C74DD34" w14:textId="77777777" w:rsidR="00B74DA9" w:rsidRDefault="00B74DA9" w:rsidP="00447D7B">
            <w:pPr>
              <w:pStyle w:val="RequirementText"/>
            </w:pPr>
            <w:r>
              <w:t>Object</w:t>
            </w:r>
          </w:p>
        </w:tc>
        <w:tc>
          <w:tcPr>
            <w:tcW w:w="8080" w:type="dxa"/>
          </w:tcPr>
          <w:p w14:paraId="2A57155E" w14:textId="77777777" w:rsidR="00B74DA9" w:rsidRPr="0046647B" w:rsidRDefault="00B74DA9" w:rsidP="00B74DA9">
            <w:pPr>
              <w:pStyle w:val="RequirementText"/>
            </w:pPr>
            <w:r>
              <w:t>Contains the Kp factor used for derivative control in case of PID regulation based on battery current.</w:t>
            </w:r>
          </w:p>
        </w:tc>
      </w:tr>
      <w:tr w:rsidR="00B74DA9" w14:paraId="11D5A0A3" w14:textId="77777777" w:rsidTr="00447D7B">
        <w:tc>
          <w:tcPr>
            <w:tcW w:w="779" w:type="dxa"/>
            <w:tcBorders>
              <w:top w:val="nil"/>
              <w:left w:val="nil"/>
              <w:bottom w:val="nil"/>
            </w:tcBorders>
          </w:tcPr>
          <w:p w14:paraId="269E13DC" w14:textId="77777777" w:rsidR="00B74DA9" w:rsidRDefault="00B74DA9" w:rsidP="00447D7B">
            <w:pPr>
              <w:pStyle w:val="RequirementText"/>
            </w:pPr>
          </w:p>
        </w:tc>
        <w:tc>
          <w:tcPr>
            <w:tcW w:w="1134" w:type="dxa"/>
          </w:tcPr>
          <w:p w14:paraId="196CB385" w14:textId="77777777" w:rsidR="00B74DA9" w:rsidRDefault="00B74DA9" w:rsidP="00447D7B">
            <w:pPr>
              <w:pStyle w:val="RequirementText"/>
            </w:pPr>
            <w:r>
              <w:t>Safety</w:t>
            </w:r>
          </w:p>
        </w:tc>
        <w:tc>
          <w:tcPr>
            <w:tcW w:w="8080" w:type="dxa"/>
          </w:tcPr>
          <w:p w14:paraId="7A2FAB90" w14:textId="77777777" w:rsidR="00B74DA9" w:rsidRPr="000635DE" w:rsidRDefault="00B74DA9" w:rsidP="00447D7B">
            <w:pPr>
              <w:pStyle w:val="RequirementText"/>
            </w:pPr>
            <w:r>
              <w:t>NA</w:t>
            </w:r>
          </w:p>
        </w:tc>
      </w:tr>
      <w:tr w:rsidR="00B74DA9" w14:paraId="3A7E48AE" w14:textId="77777777" w:rsidTr="00447D7B">
        <w:tc>
          <w:tcPr>
            <w:tcW w:w="779" w:type="dxa"/>
            <w:tcBorders>
              <w:top w:val="nil"/>
              <w:left w:val="nil"/>
              <w:bottom w:val="nil"/>
            </w:tcBorders>
          </w:tcPr>
          <w:p w14:paraId="4B80414A" w14:textId="77777777" w:rsidR="00B74DA9" w:rsidRDefault="00B74DA9" w:rsidP="00447D7B">
            <w:pPr>
              <w:pStyle w:val="RequirementText"/>
            </w:pPr>
          </w:p>
        </w:tc>
        <w:tc>
          <w:tcPr>
            <w:tcW w:w="1134" w:type="dxa"/>
          </w:tcPr>
          <w:p w14:paraId="125596F1" w14:textId="77777777" w:rsidR="00B74DA9" w:rsidRDefault="00B74DA9" w:rsidP="00447D7B">
            <w:pPr>
              <w:pStyle w:val="RequirementText"/>
            </w:pPr>
            <w:r>
              <w:t>Constraint</w:t>
            </w:r>
          </w:p>
        </w:tc>
        <w:tc>
          <w:tcPr>
            <w:tcW w:w="8080" w:type="dxa"/>
          </w:tcPr>
          <w:p w14:paraId="788C53F8" w14:textId="77777777" w:rsidR="00B74DA9" w:rsidRPr="000635DE" w:rsidRDefault="00B74DA9" w:rsidP="00447D7B">
            <w:pPr>
              <w:pStyle w:val="RequirementText"/>
            </w:pPr>
            <w:r>
              <w:t>This value shall be defined as post build parameters</w:t>
            </w:r>
          </w:p>
        </w:tc>
      </w:tr>
      <w:tr w:rsidR="00B74DA9" w14:paraId="29698250" w14:textId="77777777" w:rsidTr="00447D7B">
        <w:tc>
          <w:tcPr>
            <w:tcW w:w="779" w:type="dxa"/>
            <w:tcBorders>
              <w:top w:val="nil"/>
              <w:left w:val="nil"/>
              <w:bottom w:val="nil"/>
            </w:tcBorders>
          </w:tcPr>
          <w:p w14:paraId="19B71128" w14:textId="77777777" w:rsidR="00B74DA9" w:rsidRDefault="00B74DA9" w:rsidP="00447D7B">
            <w:pPr>
              <w:pStyle w:val="RequirementText"/>
            </w:pPr>
          </w:p>
        </w:tc>
        <w:tc>
          <w:tcPr>
            <w:tcW w:w="1134" w:type="dxa"/>
          </w:tcPr>
          <w:p w14:paraId="1F19EC1F" w14:textId="77777777" w:rsidR="00B74DA9" w:rsidRDefault="00B74DA9" w:rsidP="00447D7B">
            <w:pPr>
              <w:pStyle w:val="RequirementText"/>
            </w:pPr>
            <w:r>
              <w:t>Value</w:t>
            </w:r>
          </w:p>
        </w:tc>
        <w:tc>
          <w:tcPr>
            <w:tcW w:w="8080" w:type="dxa"/>
          </w:tcPr>
          <w:p w14:paraId="40842AC4" w14:textId="77777777" w:rsidR="00B74DA9" w:rsidRDefault="00B74DA9" w:rsidP="00447D7B">
            <w:pPr>
              <w:pStyle w:val="RequirementText"/>
            </w:pPr>
            <w:r>
              <w:t>0</w:t>
            </w:r>
          </w:p>
        </w:tc>
      </w:tr>
    </w:tbl>
    <w:p w14:paraId="4FB8FA1F" w14:textId="77777777" w:rsidR="00B74DA9" w:rsidRDefault="00B74DA9" w:rsidP="00B74DA9"/>
    <w:p w14:paraId="066066E9" w14:textId="77777777" w:rsidR="00001B13" w:rsidRDefault="00001B13" w:rsidP="00001B13">
      <w:pPr>
        <w:pStyle w:val="RequirementID"/>
      </w:pPr>
      <w:r>
        <w:t>DSG_BFE_</w:t>
      </w:r>
      <w:r w:rsidR="00176BEA">
        <w:t>00098</w:t>
      </w:r>
      <w:r>
        <w:t>:</w:t>
      </w:r>
    </w:p>
    <w:p w14:paraId="3B589E7C" w14:textId="77777777" w:rsidR="00001B13" w:rsidRDefault="00001B13" w:rsidP="00001B13">
      <w:r>
        <w:t xml:space="preserve"> [COVERS: </w:t>
      </w:r>
      <w:r w:rsidR="00F57D56">
        <w:t>DES_</w:t>
      </w:r>
      <w:r>
        <w:t>TF_G_43</w:t>
      </w:r>
      <w:r w:rsidR="00683458">
        <w:t>5</w:t>
      </w:r>
      <w:r>
        <w:t>]</w:t>
      </w: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1134"/>
        <w:gridCol w:w="8080"/>
      </w:tblGrid>
      <w:tr w:rsidR="00001B13" w14:paraId="05984C1E" w14:textId="77777777" w:rsidTr="00447D7B">
        <w:trPr>
          <w:cantSplit/>
        </w:trPr>
        <w:tc>
          <w:tcPr>
            <w:tcW w:w="9993" w:type="dxa"/>
            <w:gridSpan w:val="3"/>
            <w:tcBorders>
              <w:bottom w:val="single" w:sz="4" w:space="0" w:color="auto"/>
            </w:tcBorders>
            <w:shd w:val="pct5" w:color="auto" w:fill="FFFFFF"/>
          </w:tcPr>
          <w:p w14:paraId="51C4CA78" w14:textId="77777777" w:rsidR="00001B13" w:rsidRPr="003D58C0" w:rsidRDefault="00001B13" w:rsidP="00001B13">
            <w:pPr>
              <w:pStyle w:val="RequirementText"/>
              <w:rPr>
                <w:b/>
              </w:rPr>
            </w:pPr>
            <w:r>
              <w:rPr>
                <w:b/>
              </w:rPr>
              <w:t>KU16_PID_VREF</w:t>
            </w:r>
          </w:p>
        </w:tc>
      </w:tr>
      <w:tr w:rsidR="00001B13" w14:paraId="22AF6B2A" w14:textId="77777777" w:rsidTr="00447D7B">
        <w:tc>
          <w:tcPr>
            <w:tcW w:w="779" w:type="dxa"/>
            <w:tcBorders>
              <w:top w:val="nil"/>
              <w:left w:val="nil"/>
              <w:bottom w:val="nil"/>
            </w:tcBorders>
          </w:tcPr>
          <w:p w14:paraId="3EACCB4D" w14:textId="77777777" w:rsidR="00001B13" w:rsidRDefault="00001B13" w:rsidP="00447D7B">
            <w:pPr>
              <w:pStyle w:val="RequirementText"/>
            </w:pPr>
          </w:p>
        </w:tc>
        <w:tc>
          <w:tcPr>
            <w:tcW w:w="1134" w:type="dxa"/>
            <w:tcBorders>
              <w:top w:val="nil"/>
            </w:tcBorders>
          </w:tcPr>
          <w:p w14:paraId="06002FDA" w14:textId="77777777" w:rsidR="00001B13" w:rsidRDefault="00001B13" w:rsidP="00447D7B">
            <w:pPr>
              <w:pStyle w:val="RequirementText"/>
            </w:pPr>
            <w:r>
              <w:t>Type</w:t>
            </w:r>
          </w:p>
        </w:tc>
        <w:tc>
          <w:tcPr>
            <w:tcW w:w="8080" w:type="dxa"/>
            <w:tcBorders>
              <w:top w:val="nil"/>
            </w:tcBorders>
          </w:tcPr>
          <w:p w14:paraId="503880BB" w14:textId="77777777" w:rsidR="00001B13" w:rsidRPr="000635DE" w:rsidRDefault="00001B13" w:rsidP="00001B13">
            <w:pPr>
              <w:pStyle w:val="RequirementText"/>
            </w:pPr>
            <w:r>
              <w:t>Unsigned 16 bits</w:t>
            </w:r>
          </w:p>
        </w:tc>
      </w:tr>
      <w:tr w:rsidR="00001B13" w14:paraId="5C4A096F" w14:textId="77777777" w:rsidTr="00447D7B">
        <w:tc>
          <w:tcPr>
            <w:tcW w:w="779" w:type="dxa"/>
            <w:tcBorders>
              <w:top w:val="nil"/>
              <w:left w:val="nil"/>
              <w:bottom w:val="nil"/>
            </w:tcBorders>
          </w:tcPr>
          <w:p w14:paraId="3EAEECF2" w14:textId="77777777" w:rsidR="00001B13" w:rsidRDefault="00001B13" w:rsidP="00447D7B">
            <w:pPr>
              <w:pStyle w:val="RequirementText"/>
            </w:pPr>
          </w:p>
        </w:tc>
        <w:tc>
          <w:tcPr>
            <w:tcW w:w="1134" w:type="dxa"/>
          </w:tcPr>
          <w:p w14:paraId="57C4CCB7" w14:textId="77777777" w:rsidR="00001B13" w:rsidRDefault="00001B13" w:rsidP="00447D7B">
            <w:pPr>
              <w:pStyle w:val="RequirementText"/>
            </w:pPr>
            <w:r>
              <w:t>Object</w:t>
            </w:r>
          </w:p>
        </w:tc>
        <w:tc>
          <w:tcPr>
            <w:tcW w:w="8080" w:type="dxa"/>
          </w:tcPr>
          <w:p w14:paraId="33EE694A" w14:textId="77777777" w:rsidR="00001B13" w:rsidRPr="0046647B" w:rsidRDefault="00001B13" w:rsidP="00447D7B">
            <w:pPr>
              <w:pStyle w:val="RequirementText"/>
            </w:pPr>
            <w:r>
              <w:t>Battery voltage reference used to compute the Correction factor to apply during the PID regulation.</w:t>
            </w:r>
          </w:p>
        </w:tc>
      </w:tr>
      <w:tr w:rsidR="00001B13" w14:paraId="74238137" w14:textId="77777777" w:rsidTr="00447D7B">
        <w:tc>
          <w:tcPr>
            <w:tcW w:w="779" w:type="dxa"/>
            <w:tcBorders>
              <w:top w:val="nil"/>
              <w:left w:val="nil"/>
              <w:bottom w:val="nil"/>
            </w:tcBorders>
          </w:tcPr>
          <w:p w14:paraId="1F58C117" w14:textId="77777777" w:rsidR="00001B13" w:rsidRDefault="00001B13" w:rsidP="00447D7B">
            <w:pPr>
              <w:pStyle w:val="RequirementText"/>
            </w:pPr>
          </w:p>
        </w:tc>
        <w:tc>
          <w:tcPr>
            <w:tcW w:w="1134" w:type="dxa"/>
          </w:tcPr>
          <w:p w14:paraId="2AF45A10" w14:textId="77777777" w:rsidR="00001B13" w:rsidRDefault="00001B13" w:rsidP="00447D7B">
            <w:pPr>
              <w:pStyle w:val="RequirementText"/>
            </w:pPr>
            <w:r>
              <w:t>Safety</w:t>
            </w:r>
          </w:p>
        </w:tc>
        <w:tc>
          <w:tcPr>
            <w:tcW w:w="8080" w:type="dxa"/>
          </w:tcPr>
          <w:p w14:paraId="7B2FCEF5" w14:textId="77777777" w:rsidR="00001B13" w:rsidRPr="000635DE" w:rsidRDefault="00001B13" w:rsidP="00447D7B">
            <w:pPr>
              <w:pStyle w:val="RequirementText"/>
            </w:pPr>
            <w:r>
              <w:t>NA</w:t>
            </w:r>
          </w:p>
        </w:tc>
      </w:tr>
      <w:tr w:rsidR="00001B13" w14:paraId="45570905" w14:textId="77777777" w:rsidTr="00447D7B">
        <w:tc>
          <w:tcPr>
            <w:tcW w:w="779" w:type="dxa"/>
            <w:tcBorders>
              <w:top w:val="nil"/>
              <w:left w:val="nil"/>
              <w:bottom w:val="nil"/>
            </w:tcBorders>
          </w:tcPr>
          <w:p w14:paraId="112110B2" w14:textId="77777777" w:rsidR="00001B13" w:rsidRDefault="00001B13" w:rsidP="00447D7B">
            <w:pPr>
              <w:pStyle w:val="RequirementText"/>
            </w:pPr>
          </w:p>
        </w:tc>
        <w:tc>
          <w:tcPr>
            <w:tcW w:w="1134" w:type="dxa"/>
          </w:tcPr>
          <w:p w14:paraId="3C8A3DED" w14:textId="77777777" w:rsidR="00001B13" w:rsidRDefault="00001B13" w:rsidP="00447D7B">
            <w:pPr>
              <w:pStyle w:val="RequirementText"/>
            </w:pPr>
            <w:r>
              <w:t>Constraint</w:t>
            </w:r>
          </w:p>
        </w:tc>
        <w:tc>
          <w:tcPr>
            <w:tcW w:w="8080" w:type="dxa"/>
          </w:tcPr>
          <w:p w14:paraId="1E768EF5" w14:textId="77777777" w:rsidR="00001B13" w:rsidRPr="000635DE" w:rsidRDefault="00001B13" w:rsidP="00447D7B">
            <w:pPr>
              <w:pStyle w:val="RequirementText"/>
            </w:pPr>
            <w:r>
              <w:t>This value shall be defined as post build parameters</w:t>
            </w:r>
          </w:p>
        </w:tc>
      </w:tr>
      <w:tr w:rsidR="00001B13" w14:paraId="060D182F" w14:textId="77777777" w:rsidTr="00447D7B">
        <w:tc>
          <w:tcPr>
            <w:tcW w:w="779" w:type="dxa"/>
            <w:tcBorders>
              <w:top w:val="nil"/>
              <w:left w:val="nil"/>
              <w:bottom w:val="nil"/>
            </w:tcBorders>
          </w:tcPr>
          <w:p w14:paraId="3701F19D" w14:textId="77777777" w:rsidR="00001B13" w:rsidRDefault="00001B13" w:rsidP="00447D7B">
            <w:pPr>
              <w:pStyle w:val="RequirementText"/>
            </w:pPr>
          </w:p>
        </w:tc>
        <w:tc>
          <w:tcPr>
            <w:tcW w:w="1134" w:type="dxa"/>
          </w:tcPr>
          <w:p w14:paraId="609EE3FB" w14:textId="77777777" w:rsidR="00001B13" w:rsidRDefault="00001B13" w:rsidP="00447D7B">
            <w:pPr>
              <w:pStyle w:val="RequirementText"/>
            </w:pPr>
            <w:r>
              <w:t>Value</w:t>
            </w:r>
          </w:p>
        </w:tc>
        <w:tc>
          <w:tcPr>
            <w:tcW w:w="8080" w:type="dxa"/>
          </w:tcPr>
          <w:p w14:paraId="4A9D0D1E" w14:textId="77777777" w:rsidR="00001B13" w:rsidRDefault="00001B13" w:rsidP="00447D7B">
            <w:pPr>
              <w:pStyle w:val="RequirementText"/>
            </w:pPr>
            <w:r>
              <w:t>13500</w:t>
            </w:r>
          </w:p>
        </w:tc>
      </w:tr>
      <w:tr w:rsidR="00001B13" w14:paraId="5B4B2EBB" w14:textId="77777777" w:rsidTr="00447D7B">
        <w:tc>
          <w:tcPr>
            <w:tcW w:w="779" w:type="dxa"/>
            <w:tcBorders>
              <w:top w:val="nil"/>
              <w:left w:val="nil"/>
              <w:bottom w:val="nil"/>
            </w:tcBorders>
          </w:tcPr>
          <w:p w14:paraId="3F658636" w14:textId="77777777" w:rsidR="00001B13" w:rsidRDefault="00001B13" w:rsidP="00447D7B">
            <w:pPr>
              <w:pStyle w:val="RequirementText"/>
            </w:pPr>
          </w:p>
        </w:tc>
        <w:tc>
          <w:tcPr>
            <w:tcW w:w="1134" w:type="dxa"/>
          </w:tcPr>
          <w:p w14:paraId="34DA95DE" w14:textId="77777777" w:rsidR="00001B13" w:rsidRDefault="00001B13" w:rsidP="00447D7B">
            <w:pPr>
              <w:pStyle w:val="RequirementText"/>
            </w:pPr>
            <w:r>
              <w:t>Unit</w:t>
            </w:r>
          </w:p>
        </w:tc>
        <w:tc>
          <w:tcPr>
            <w:tcW w:w="8080" w:type="dxa"/>
          </w:tcPr>
          <w:p w14:paraId="40B42DBB" w14:textId="77777777" w:rsidR="00001B13" w:rsidRDefault="00001B13" w:rsidP="00447D7B">
            <w:pPr>
              <w:pStyle w:val="RequirementText"/>
            </w:pPr>
            <w:r>
              <w:t>1lsb = 1mV</w:t>
            </w:r>
          </w:p>
        </w:tc>
      </w:tr>
    </w:tbl>
    <w:p w14:paraId="6E4CA6EE" w14:textId="77777777" w:rsidR="00001B13" w:rsidRDefault="00001B13" w:rsidP="00001B13"/>
    <w:p w14:paraId="0DACE0FD" w14:textId="77777777" w:rsidR="00D5338E" w:rsidRDefault="00D5338E" w:rsidP="000E0475"/>
    <w:p w14:paraId="3C400C5F" w14:textId="77777777" w:rsidR="00342336" w:rsidRDefault="00342336">
      <w:pPr>
        <w:jc w:val="left"/>
        <w:rPr>
          <w:rFonts w:ascii="Arial (W1)" w:hAnsi="Arial (W1)"/>
          <w:b/>
        </w:rPr>
      </w:pPr>
      <w:r>
        <w:br w:type="page"/>
      </w:r>
    </w:p>
    <w:p w14:paraId="002776C7" w14:textId="77777777" w:rsidR="00342336" w:rsidRDefault="00342336" w:rsidP="00342336">
      <w:pPr>
        <w:pStyle w:val="Heading4"/>
      </w:pPr>
      <w:bookmarkStart w:id="168" w:name="_Toc396742515"/>
      <w:r>
        <w:lastRenderedPageBreak/>
        <w:t>Emergency motor braking sequence</w:t>
      </w:r>
      <w:bookmarkEnd w:id="168"/>
    </w:p>
    <w:p w14:paraId="050450BE" w14:textId="77777777" w:rsidR="00342336" w:rsidRDefault="00342336" w:rsidP="000E0475"/>
    <w:p w14:paraId="119A2F17" w14:textId="77777777" w:rsidR="00342336" w:rsidRDefault="00342336" w:rsidP="00342336">
      <w:pPr>
        <w:pStyle w:val="RequirementID"/>
      </w:pPr>
      <w:r>
        <w:t>DSG_BFE_</w:t>
      </w:r>
      <w:r w:rsidR="00176BEA">
        <w:t>00099</w:t>
      </w:r>
      <w:r>
        <w:t>:</w:t>
      </w:r>
    </w:p>
    <w:p w14:paraId="630D51B1" w14:textId="77777777" w:rsidR="00342336" w:rsidRDefault="00342336" w:rsidP="00342336">
      <w:r>
        <w:t>[COVERS: DES_TF_G_1408]</w:t>
      </w: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1134"/>
        <w:gridCol w:w="8080"/>
      </w:tblGrid>
      <w:tr w:rsidR="00342336" w:rsidRPr="00B7625F" w14:paraId="5CBA5F00" w14:textId="77777777" w:rsidTr="004B3E37">
        <w:trPr>
          <w:cantSplit/>
        </w:trPr>
        <w:tc>
          <w:tcPr>
            <w:tcW w:w="9993" w:type="dxa"/>
            <w:gridSpan w:val="3"/>
            <w:tcBorders>
              <w:bottom w:val="single" w:sz="4" w:space="0" w:color="auto"/>
            </w:tcBorders>
            <w:shd w:val="pct5" w:color="auto" w:fill="FFFFFF"/>
          </w:tcPr>
          <w:p w14:paraId="1103E023" w14:textId="77777777" w:rsidR="00342336" w:rsidRPr="009E19C4" w:rsidRDefault="00342336" w:rsidP="00342336">
            <w:pPr>
              <w:pStyle w:val="RequirementText"/>
              <w:rPr>
                <w:b/>
                <w:lang w:val="fr-FR"/>
              </w:rPr>
            </w:pPr>
            <w:r w:rsidRPr="009E19C4">
              <w:rPr>
                <w:b/>
                <w:lang w:val="fr-FR"/>
              </w:rPr>
              <w:t>KU8_PYRO_SEQ_RAMPUP_DURATION</w:t>
            </w:r>
          </w:p>
        </w:tc>
      </w:tr>
      <w:tr w:rsidR="00342336" w14:paraId="2F92FBCD" w14:textId="77777777" w:rsidTr="004B3E37">
        <w:tc>
          <w:tcPr>
            <w:tcW w:w="779" w:type="dxa"/>
            <w:tcBorders>
              <w:top w:val="nil"/>
              <w:left w:val="nil"/>
              <w:bottom w:val="nil"/>
            </w:tcBorders>
          </w:tcPr>
          <w:p w14:paraId="74DB7D5B" w14:textId="77777777" w:rsidR="00342336" w:rsidRPr="009E19C4" w:rsidRDefault="00342336" w:rsidP="004B3E37">
            <w:pPr>
              <w:pStyle w:val="RequirementText"/>
              <w:rPr>
                <w:lang w:val="fr-FR"/>
              </w:rPr>
            </w:pPr>
          </w:p>
        </w:tc>
        <w:tc>
          <w:tcPr>
            <w:tcW w:w="1134" w:type="dxa"/>
            <w:tcBorders>
              <w:top w:val="nil"/>
            </w:tcBorders>
          </w:tcPr>
          <w:p w14:paraId="2364FDA7" w14:textId="77777777" w:rsidR="00342336" w:rsidRDefault="00342336" w:rsidP="004B3E37">
            <w:pPr>
              <w:pStyle w:val="RequirementText"/>
            </w:pPr>
            <w:r>
              <w:t>Type</w:t>
            </w:r>
          </w:p>
        </w:tc>
        <w:tc>
          <w:tcPr>
            <w:tcW w:w="8080" w:type="dxa"/>
            <w:tcBorders>
              <w:top w:val="nil"/>
            </w:tcBorders>
          </w:tcPr>
          <w:p w14:paraId="7463B13A" w14:textId="77777777" w:rsidR="00342336" w:rsidRPr="000635DE" w:rsidRDefault="00342336" w:rsidP="00342336">
            <w:pPr>
              <w:pStyle w:val="RequirementText"/>
            </w:pPr>
            <w:r>
              <w:t>Unsigned 8 bits</w:t>
            </w:r>
          </w:p>
        </w:tc>
      </w:tr>
      <w:tr w:rsidR="00342336" w14:paraId="4340ED13" w14:textId="77777777" w:rsidTr="004B3E37">
        <w:tc>
          <w:tcPr>
            <w:tcW w:w="779" w:type="dxa"/>
            <w:tcBorders>
              <w:top w:val="nil"/>
              <w:left w:val="nil"/>
              <w:bottom w:val="nil"/>
            </w:tcBorders>
          </w:tcPr>
          <w:p w14:paraId="34D2B985" w14:textId="77777777" w:rsidR="00342336" w:rsidRDefault="00342336" w:rsidP="004B3E37">
            <w:pPr>
              <w:pStyle w:val="RequirementText"/>
            </w:pPr>
          </w:p>
        </w:tc>
        <w:tc>
          <w:tcPr>
            <w:tcW w:w="1134" w:type="dxa"/>
          </w:tcPr>
          <w:p w14:paraId="1323F930" w14:textId="77777777" w:rsidR="00342336" w:rsidRDefault="00342336" w:rsidP="004B3E37">
            <w:pPr>
              <w:pStyle w:val="RequirementText"/>
            </w:pPr>
            <w:r>
              <w:t>Object</w:t>
            </w:r>
          </w:p>
        </w:tc>
        <w:tc>
          <w:tcPr>
            <w:tcW w:w="8080" w:type="dxa"/>
          </w:tcPr>
          <w:p w14:paraId="661B600E" w14:textId="77777777" w:rsidR="00342336" w:rsidRPr="0046647B" w:rsidRDefault="00342336" w:rsidP="004B3E37">
            <w:pPr>
              <w:pStyle w:val="RequirementText"/>
            </w:pPr>
            <w:r>
              <w:t>Duration of the ramp up in number of function call ticks.</w:t>
            </w:r>
          </w:p>
        </w:tc>
      </w:tr>
      <w:tr w:rsidR="00342336" w14:paraId="328378F7" w14:textId="77777777" w:rsidTr="004B3E37">
        <w:tc>
          <w:tcPr>
            <w:tcW w:w="779" w:type="dxa"/>
            <w:tcBorders>
              <w:top w:val="nil"/>
              <w:left w:val="nil"/>
              <w:bottom w:val="nil"/>
            </w:tcBorders>
          </w:tcPr>
          <w:p w14:paraId="2CD3D2A3" w14:textId="77777777" w:rsidR="00342336" w:rsidRDefault="00342336" w:rsidP="004B3E37">
            <w:pPr>
              <w:pStyle w:val="RequirementText"/>
            </w:pPr>
          </w:p>
        </w:tc>
        <w:tc>
          <w:tcPr>
            <w:tcW w:w="1134" w:type="dxa"/>
          </w:tcPr>
          <w:p w14:paraId="55447DCC" w14:textId="77777777" w:rsidR="00342336" w:rsidRDefault="00342336" w:rsidP="004B3E37">
            <w:pPr>
              <w:pStyle w:val="RequirementText"/>
            </w:pPr>
            <w:r>
              <w:t>Safety</w:t>
            </w:r>
          </w:p>
        </w:tc>
        <w:tc>
          <w:tcPr>
            <w:tcW w:w="8080" w:type="dxa"/>
          </w:tcPr>
          <w:p w14:paraId="3F9AD8FF" w14:textId="77777777" w:rsidR="00342336" w:rsidRPr="000635DE" w:rsidRDefault="00342336" w:rsidP="004B3E37">
            <w:pPr>
              <w:pStyle w:val="RequirementText"/>
            </w:pPr>
            <w:r>
              <w:t>NA</w:t>
            </w:r>
          </w:p>
        </w:tc>
      </w:tr>
      <w:tr w:rsidR="00342336" w14:paraId="29D76AA9" w14:textId="77777777" w:rsidTr="004B3E37">
        <w:tc>
          <w:tcPr>
            <w:tcW w:w="779" w:type="dxa"/>
            <w:tcBorders>
              <w:top w:val="nil"/>
              <w:left w:val="nil"/>
              <w:bottom w:val="nil"/>
            </w:tcBorders>
          </w:tcPr>
          <w:p w14:paraId="78C47CC2" w14:textId="77777777" w:rsidR="00342336" w:rsidRDefault="00342336" w:rsidP="004B3E37">
            <w:pPr>
              <w:pStyle w:val="RequirementText"/>
            </w:pPr>
          </w:p>
        </w:tc>
        <w:tc>
          <w:tcPr>
            <w:tcW w:w="1134" w:type="dxa"/>
          </w:tcPr>
          <w:p w14:paraId="24F3274C" w14:textId="77777777" w:rsidR="00342336" w:rsidRDefault="00342336" w:rsidP="004B3E37">
            <w:pPr>
              <w:pStyle w:val="RequirementText"/>
            </w:pPr>
            <w:r>
              <w:t>Constraint</w:t>
            </w:r>
          </w:p>
        </w:tc>
        <w:tc>
          <w:tcPr>
            <w:tcW w:w="8080" w:type="dxa"/>
          </w:tcPr>
          <w:p w14:paraId="1F375C2A" w14:textId="77777777" w:rsidR="00342336" w:rsidRPr="000635DE" w:rsidRDefault="00342336" w:rsidP="004B3E37">
            <w:pPr>
              <w:pStyle w:val="RequirementText"/>
            </w:pPr>
            <w:r>
              <w:t>NA</w:t>
            </w:r>
          </w:p>
        </w:tc>
      </w:tr>
      <w:tr w:rsidR="00342336" w14:paraId="44033ED0" w14:textId="77777777" w:rsidTr="004B3E37">
        <w:tc>
          <w:tcPr>
            <w:tcW w:w="779" w:type="dxa"/>
            <w:tcBorders>
              <w:top w:val="nil"/>
              <w:left w:val="nil"/>
              <w:bottom w:val="nil"/>
            </w:tcBorders>
          </w:tcPr>
          <w:p w14:paraId="4823A019" w14:textId="77777777" w:rsidR="00342336" w:rsidRDefault="00342336" w:rsidP="004B3E37">
            <w:pPr>
              <w:pStyle w:val="RequirementText"/>
            </w:pPr>
          </w:p>
        </w:tc>
        <w:tc>
          <w:tcPr>
            <w:tcW w:w="1134" w:type="dxa"/>
          </w:tcPr>
          <w:p w14:paraId="19C1BC98" w14:textId="77777777" w:rsidR="00342336" w:rsidRDefault="00342336" w:rsidP="004B3E37">
            <w:pPr>
              <w:pStyle w:val="RequirementText"/>
            </w:pPr>
            <w:r>
              <w:t>Value</w:t>
            </w:r>
          </w:p>
        </w:tc>
        <w:tc>
          <w:tcPr>
            <w:tcW w:w="8080" w:type="dxa"/>
          </w:tcPr>
          <w:p w14:paraId="386CE112" w14:textId="77777777" w:rsidR="00342336" w:rsidRDefault="00342336" w:rsidP="004B3E37">
            <w:pPr>
              <w:pStyle w:val="RequirementText"/>
            </w:pPr>
            <w:r>
              <w:t>25 lsb (means 10ms)</w:t>
            </w:r>
          </w:p>
        </w:tc>
      </w:tr>
      <w:tr w:rsidR="00342336" w14:paraId="47929EDC" w14:textId="77777777" w:rsidTr="004B3E37">
        <w:tc>
          <w:tcPr>
            <w:tcW w:w="779" w:type="dxa"/>
            <w:tcBorders>
              <w:top w:val="nil"/>
              <w:left w:val="nil"/>
              <w:bottom w:val="nil"/>
            </w:tcBorders>
          </w:tcPr>
          <w:p w14:paraId="4B8D9225" w14:textId="77777777" w:rsidR="00342336" w:rsidRDefault="00342336" w:rsidP="004B3E37">
            <w:pPr>
              <w:pStyle w:val="RequirementText"/>
            </w:pPr>
          </w:p>
        </w:tc>
        <w:tc>
          <w:tcPr>
            <w:tcW w:w="1134" w:type="dxa"/>
          </w:tcPr>
          <w:p w14:paraId="112C7474" w14:textId="77777777" w:rsidR="00342336" w:rsidRDefault="00342336" w:rsidP="004B3E37">
            <w:pPr>
              <w:pStyle w:val="RequirementText"/>
            </w:pPr>
            <w:r>
              <w:t>Unit</w:t>
            </w:r>
          </w:p>
        </w:tc>
        <w:tc>
          <w:tcPr>
            <w:tcW w:w="8080" w:type="dxa"/>
          </w:tcPr>
          <w:p w14:paraId="717C45E7" w14:textId="77777777" w:rsidR="00342336" w:rsidRDefault="00342336" w:rsidP="00342336">
            <w:pPr>
              <w:pStyle w:val="RequirementText"/>
            </w:pPr>
            <w:r>
              <w:t>1lsb = 400µs</w:t>
            </w:r>
          </w:p>
        </w:tc>
      </w:tr>
    </w:tbl>
    <w:p w14:paraId="5EE54625" w14:textId="77777777" w:rsidR="00342336" w:rsidRDefault="00342336" w:rsidP="00342336"/>
    <w:p w14:paraId="1CC0ECAF" w14:textId="77777777" w:rsidR="00342336" w:rsidRDefault="00342336" w:rsidP="00342336">
      <w:pPr>
        <w:pStyle w:val="RequirementID"/>
      </w:pPr>
      <w:r>
        <w:t>DSG_BFE_</w:t>
      </w:r>
      <w:r w:rsidR="00176BEA">
        <w:t>00100</w:t>
      </w:r>
      <w:r>
        <w:t>:</w:t>
      </w:r>
    </w:p>
    <w:p w14:paraId="3044B6FD" w14:textId="77777777" w:rsidR="00342336" w:rsidRDefault="00342336" w:rsidP="00342336">
      <w:r>
        <w:t>[COVERS: DES_TF_G_1370]</w:t>
      </w: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1134"/>
        <w:gridCol w:w="8080"/>
      </w:tblGrid>
      <w:tr w:rsidR="00342336" w:rsidRPr="00B7625F" w14:paraId="6D67D0BE" w14:textId="77777777" w:rsidTr="004B3E37">
        <w:trPr>
          <w:cantSplit/>
        </w:trPr>
        <w:tc>
          <w:tcPr>
            <w:tcW w:w="9993" w:type="dxa"/>
            <w:gridSpan w:val="3"/>
            <w:tcBorders>
              <w:bottom w:val="single" w:sz="4" w:space="0" w:color="auto"/>
            </w:tcBorders>
            <w:shd w:val="pct5" w:color="auto" w:fill="FFFFFF"/>
          </w:tcPr>
          <w:p w14:paraId="572CD157" w14:textId="77777777" w:rsidR="00342336" w:rsidRPr="009E19C4" w:rsidRDefault="00342336" w:rsidP="00342336">
            <w:pPr>
              <w:pStyle w:val="RequirementText"/>
              <w:rPr>
                <w:b/>
                <w:lang w:val="pt-BR"/>
              </w:rPr>
            </w:pPr>
            <w:r w:rsidRPr="009E19C4">
              <w:rPr>
                <w:b/>
                <w:lang w:val="pt-BR"/>
              </w:rPr>
              <w:t>KU8_PYRO_SEQ_CORR_FACTOR_LIMIT</w:t>
            </w:r>
          </w:p>
        </w:tc>
      </w:tr>
      <w:tr w:rsidR="00342336" w14:paraId="25438B07" w14:textId="77777777" w:rsidTr="004B3E37">
        <w:tc>
          <w:tcPr>
            <w:tcW w:w="779" w:type="dxa"/>
            <w:tcBorders>
              <w:top w:val="nil"/>
              <w:left w:val="nil"/>
              <w:bottom w:val="nil"/>
            </w:tcBorders>
          </w:tcPr>
          <w:p w14:paraId="42BFF692" w14:textId="77777777" w:rsidR="00342336" w:rsidRPr="009E19C4" w:rsidRDefault="00342336" w:rsidP="004B3E37">
            <w:pPr>
              <w:pStyle w:val="RequirementText"/>
              <w:rPr>
                <w:lang w:val="pt-BR"/>
              </w:rPr>
            </w:pPr>
          </w:p>
        </w:tc>
        <w:tc>
          <w:tcPr>
            <w:tcW w:w="1134" w:type="dxa"/>
            <w:tcBorders>
              <w:top w:val="nil"/>
            </w:tcBorders>
          </w:tcPr>
          <w:p w14:paraId="59630818" w14:textId="77777777" w:rsidR="00342336" w:rsidRDefault="00342336" w:rsidP="004B3E37">
            <w:pPr>
              <w:pStyle w:val="RequirementText"/>
            </w:pPr>
            <w:r>
              <w:t>Type</w:t>
            </w:r>
          </w:p>
        </w:tc>
        <w:tc>
          <w:tcPr>
            <w:tcW w:w="8080" w:type="dxa"/>
            <w:tcBorders>
              <w:top w:val="nil"/>
            </w:tcBorders>
          </w:tcPr>
          <w:p w14:paraId="473A5E61" w14:textId="77777777" w:rsidR="00342336" w:rsidRPr="000635DE" w:rsidRDefault="00342336" w:rsidP="004B3E37">
            <w:pPr>
              <w:pStyle w:val="RequirementText"/>
            </w:pPr>
            <w:r>
              <w:t>Unsigned 8 bits</w:t>
            </w:r>
          </w:p>
        </w:tc>
      </w:tr>
      <w:tr w:rsidR="00342336" w14:paraId="7174239E" w14:textId="77777777" w:rsidTr="004B3E37">
        <w:tc>
          <w:tcPr>
            <w:tcW w:w="779" w:type="dxa"/>
            <w:tcBorders>
              <w:top w:val="nil"/>
              <w:left w:val="nil"/>
              <w:bottom w:val="nil"/>
            </w:tcBorders>
          </w:tcPr>
          <w:p w14:paraId="2B395294" w14:textId="77777777" w:rsidR="00342336" w:rsidRDefault="00342336" w:rsidP="004B3E37">
            <w:pPr>
              <w:pStyle w:val="RequirementText"/>
            </w:pPr>
          </w:p>
        </w:tc>
        <w:tc>
          <w:tcPr>
            <w:tcW w:w="1134" w:type="dxa"/>
          </w:tcPr>
          <w:p w14:paraId="5121B2BC" w14:textId="77777777" w:rsidR="00342336" w:rsidRDefault="00342336" w:rsidP="004B3E37">
            <w:pPr>
              <w:pStyle w:val="RequirementText"/>
            </w:pPr>
            <w:r>
              <w:t>Object</w:t>
            </w:r>
          </w:p>
        </w:tc>
        <w:tc>
          <w:tcPr>
            <w:tcW w:w="8080" w:type="dxa"/>
          </w:tcPr>
          <w:p w14:paraId="14D2AE44" w14:textId="77777777" w:rsidR="00342336" w:rsidRPr="0046647B" w:rsidRDefault="00342336" w:rsidP="00342336">
            <w:pPr>
              <w:pStyle w:val="RequirementText"/>
            </w:pPr>
            <w:r>
              <w:t>Upper limit for the full range of correction factor</w:t>
            </w:r>
            <w:r w:rsidR="00F4263A">
              <w:t>s</w:t>
            </w:r>
            <w:r>
              <w:t xml:space="preserve"> Alpha and Beta applied during the motor braking sequence.</w:t>
            </w:r>
          </w:p>
        </w:tc>
      </w:tr>
      <w:tr w:rsidR="00342336" w14:paraId="669030BE" w14:textId="77777777" w:rsidTr="004B3E37">
        <w:tc>
          <w:tcPr>
            <w:tcW w:w="779" w:type="dxa"/>
            <w:tcBorders>
              <w:top w:val="nil"/>
              <w:left w:val="nil"/>
              <w:bottom w:val="nil"/>
            </w:tcBorders>
          </w:tcPr>
          <w:p w14:paraId="0F875817" w14:textId="77777777" w:rsidR="00342336" w:rsidRDefault="00342336" w:rsidP="004B3E37">
            <w:pPr>
              <w:pStyle w:val="RequirementText"/>
            </w:pPr>
          </w:p>
        </w:tc>
        <w:tc>
          <w:tcPr>
            <w:tcW w:w="1134" w:type="dxa"/>
          </w:tcPr>
          <w:p w14:paraId="564B2F37" w14:textId="77777777" w:rsidR="00342336" w:rsidRDefault="00342336" w:rsidP="004B3E37">
            <w:pPr>
              <w:pStyle w:val="RequirementText"/>
            </w:pPr>
            <w:r>
              <w:t>Safety</w:t>
            </w:r>
          </w:p>
        </w:tc>
        <w:tc>
          <w:tcPr>
            <w:tcW w:w="8080" w:type="dxa"/>
          </w:tcPr>
          <w:p w14:paraId="1D5F280D" w14:textId="77777777" w:rsidR="00342336" w:rsidRPr="000635DE" w:rsidRDefault="00342336" w:rsidP="004B3E37">
            <w:pPr>
              <w:pStyle w:val="RequirementText"/>
            </w:pPr>
            <w:r>
              <w:t>NA</w:t>
            </w:r>
          </w:p>
        </w:tc>
      </w:tr>
      <w:tr w:rsidR="00342336" w14:paraId="67DD2607" w14:textId="77777777" w:rsidTr="004B3E37">
        <w:tc>
          <w:tcPr>
            <w:tcW w:w="779" w:type="dxa"/>
            <w:tcBorders>
              <w:top w:val="nil"/>
              <w:left w:val="nil"/>
              <w:bottom w:val="nil"/>
            </w:tcBorders>
          </w:tcPr>
          <w:p w14:paraId="44AAE7CD" w14:textId="77777777" w:rsidR="00342336" w:rsidRDefault="00342336" w:rsidP="004B3E37">
            <w:pPr>
              <w:pStyle w:val="RequirementText"/>
            </w:pPr>
          </w:p>
        </w:tc>
        <w:tc>
          <w:tcPr>
            <w:tcW w:w="1134" w:type="dxa"/>
          </w:tcPr>
          <w:p w14:paraId="6B8B8A32" w14:textId="77777777" w:rsidR="00342336" w:rsidRDefault="00342336" w:rsidP="004B3E37">
            <w:pPr>
              <w:pStyle w:val="RequirementText"/>
            </w:pPr>
            <w:r>
              <w:t>Constraint</w:t>
            </w:r>
          </w:p>
        </w:tc>
        <w:tc>
          <w:tcPr>
            <w:tcW w:w="8080" w:type="dxa"/>
          </w:tcPr>
          <w:p w14:paraId="6341A17D" w14:textId="77777777" w:rsidR="00342336" w:rsidRPr="000635DE" w:rsidRDefault="00342336" w:rsidP="004B3E37">
            <w:pPr>
              <w:pStyle w:val="RequirementText"/>
            </w:pPr>
            <w:r>
              <w:t>NA</w:t>
            </w:r>
          </w:p>
        </w:tc>
      </w:tr>
      <w:tr w:rsidR="00342336" w14:paraId="1C060E5D" w14:textId="77777777" w:rsidTr="004B3E37">
        <w:tc>
          <w:tcPr>
            <w:tcW w:w="779" w:type="dxa"/>
            <w:tcBorders>
              <w:top w:val="nil"/>
              <w:left w:val="nil"/>
              <w:bottom w:val="nil"/>
            </w:tcBorders>
          </w:tcPr>
          <w:p w14:paraId="2A08D0C8" w14:textId="77777777" w:rsidR="00342336" w:rsidRDefault="00342336" w:rsidP="004B3E37">
            <w:pPr>
              <w:pStyle w:val="RequirementText"/>
            </w:pPr>
          </w:p>
        </w:tc>
        <w:tc>
          <w:tcPr>
            <w:tcW w:w="1134" w:type="dxa"/>
          </w:tcPr>
          <w:p w14:paraId="2F3E5443" w14:textId="77777777" w:rsidR="00342336" w:rsidRDefault="00342336" w:rsidP="004B3E37">
            <w:pPr>
              <w:pStyle w:val="RequirementText"/>
            </w:pPr>
            <w:r>
              <w:t>Value</w:t>
            </w:r>
          </w:p>
        </w:tc>
        <w:tc>
          <w:tcPr>
            <w:tcW w:w="8080" w:type="dxa"/>
          </w:tcPr>
          <w:p w14:paraId="05334C62" w14:textId="77777777" w:rsidR="00342336" w:rsidRDefault="00342336" w:rsidP="004B3E37">
            <w:pPr>
              <w:pStyle w:val="RequirementText"/>
            </w:pPr>
            <w:r>
              <w:t>64</w:t>
            </w:r>
          </w:p>
        </w:tc>
      </w:tr>
      <w:tr w:rsidR="00342336" w14:paraId="7F86394C" w14:textId="77777777" w:rsidTr="004B3E37">
        <w:tc>
          <w:tcPr>
            <w:tcW w:w="779" w:type="dxa"/>
            <w:tcBorders>
              <w:top w:val="nil"/>
              <w:left w:val="nil"/>
              <w:bottom w:val="nil"/>
            </w:tcBorders>
          </w:tcPr>
          <w:p w14:paraId="2F61D98E" w14:textId="77777777" w:rsidR="00342336" w:rsidRDefault="00342336" w:rsidP="004B3E37">
            <w:pPr>
              <w:pStyle w:val="RequirementText"/>
            </w:pPr>
          </w:p>
        </w:tc>
        <w:tc>
          <w:tcPr>
            <w:tcW w:w="1134" w:type="dxa"/>
          </w:tcPr>
          <w:p w14:paraId="57E3F945" w14:textId="77777777" w:rsidR="00342336" w:rsidRDefault="00342336" w:rsidP="004B3E37">
            <w:pPr>
              <w:pStyle w:val="RequirementText"/>
            </w:pPr>
            <w:r>
              <w:t>Unit</w:t>
            </w:r>
          </w:p>
        </w:tc>
        <w:tc>
          <w:tcPr>
            <w:tcW w:w="8080" w:type="dxa"/>
          </w:tcPr>
          <w:p w14:paraId="5FDEC05A" w14:textId="77777777" w:rsidR="00342336" w:rsidRDefault="00342336" w:rsidP="004B3E37">
            <w:pPr>
              <w:pStyle w:val="RequirementText"/>
            </w:pPr>
            <w:r>
              <w:t>NA</w:t>
            </w:r>
          </w:p>
        </w:tc>
      </w:tr>
    </w:tbl>
    <w:p w14:paraId="5B511B6F" w14:textId="77777777" w:rsidR="00342336" w:rsidRDefault="00342336" w:rsidP="00342336"/>
    <w:p w14:paraId="519650DB" w14:textId="77777777" w:rsidR="00342336" w:rsidRDefault="00342336" w:rsidP="00342336">
      <w:pPr>
        <w:pStyle w:val="RequirementID"/>
      </w:pPr>
      <w:r>
        <w:t>DSG_BFE_</w:t>
      </w:r>
      <w:r w:rsidR="00176BEA">
        <w:t>00101</w:t>
      </w:r>
      <w:r>
        <w:t>:</w:t>
      </w:r>
    </w:p>
    <w:p w14:paraId="0EA8D21B" w14:textId="77777777" w:rsidR="00342336" w:rsidRDefault="00342336" w:rsidP="00342336">
      <w:r>
        <w:t>[COVERS: DES_TF_G_1408]</w:t>
      </w: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1134"/>
        <w:gridCol w:w="8080"/>
      </w:tblGrid>
      <w:tr w:rsidR="00342336" w14:paraId="3F1B52D5" w14:textId="77777777" w:rsidTr="004B3E37">
        <w:trPr>
          <w:cantSplit/>
        </w:trPr>
        <w:tc>
          <w:tcPr>
            <w:tcW w:w="9993" w:type="dxa"/>
            <w:gridSpan w:val="3"/>
            <w:tcBorders>
              <w:bottom w:val="single" w:sz="4" w:space="0" w:color="auto"/>
            </w:tcBorders>
            <w:shd w:val="pct5" w:color="auto" w:fill="FFFFFF"/>
          </w:tcPr>
          <w:p w14:paraId="7D91028A" w14:textId="77777777" w:rsidR="00342336" w:rsidRPr="003D58C0" w:rsidRDefault="00342336" w:rsidP="00342336">
            <w:pPr>
              <w:pStyle w:val="RequirementText"/>
              <w:rPr>
                <w:b/>
              </w:rPr>
            </w:pPr>
            <w:r>
              <w:rPr>
                <w:b/>
              </w:rPr>
              <w:t>KU8_PYRO_SEQ_BRAKING_DURATION</w:t>
            </w:r>
          </w:p>
        </w:tc>
      </w:tr>
      <w:tr w:rsidR="00342336" w14:paraId="041DA403" w14:textId="77777777" w:rsidTr="004B3E37">
        <w:tc>
          <w:tcPr>
            <w:tcW w:w="779" w:type="dxa"/>
            <w:tcBorders>
              <w:top w:val="nil"/>
              <w:left w:val="nil"/>
              <w:bottom w:val="nil"/>
            </w:tcBorders>
          </w:tcPr>
          <w:p w14:paraId="16458209" w14:textId="77777777" w:rsidR="00342336" w:rsidRDefault="00342336" w:rsidP="004B3E37">
            <w:pPr>
              <w:pStyle w:val="RequirementText"/>
            </w:pPr>
          </w:p>
        </w:tc>
        <w:tc>
          <w:tcPr>
            <w:tcW w:w="1134" w:type="dxa"/>
            <w:tcBorders>
              <w:top w:val="nil"/>
            </w:tcBorders>
          </w:tcPr>
          <w:p w14:paraId="039A3FC8" w14:textId="77777777" w:rsidR="00342336" w:rsidRDefault="00342336" w:rsidP="004B3E37">
            <w:pPr>
              <w:pStyle w:val="RequirementText"/>
            </w:pPr>
            <w:r>
              <w:t>Type</w:t>
            </w:r>
          </w:p>
        </w:tc>
        <w:tc>
          <w:tcPr>
            <w:tcW w:w="8080" w:type="dxa"/>
            <w:tcBorders>
              <w:top w:val="nil"/>
            </w:tcBorders>
          </w:tcPr>
          <w:p w14:paraId="4F8D8B16" w14:textId="77777777" w:rsidR="00342336" w:rsidRPr="000635DE" w:rsidRDefault="00342336" w:rsidP="004B3E37">
            <w:pPr>
              <w:pStyle w:val="RequirementText"/>
            </w:pPr>
            <w:r w:rsidRPr="00016F3E">
              <w:rPr>
                <w:highlight w:val="yellow"/>
              </w:rPr>
              <w:t>Unsigned 8 bits</w:t>
            </w:r>
            <w:r w:rsidR="00016F3E" w:rsidRPr="00016F3E">
              <w:rPr>
                <w:highlight w:val="yellow"/>
              </w:rPr>
              <w:t xml:space="preserve"> (TBC)</w:t>
            </w:r>
          </w:p>
        </w:tc>
      </w:tr>
      <w:tr w:rsidR="00342336" w14:paraId="1E1060EC" w14:textId="77777777" w:rsidTr="004B3E37">
        <w:tc>
          <w:tcPr>
            <w:tcW w:w="779" w:type="dxa"/>
            <w:tcBorders>
              <w:top w:val="nil"/>
              <w:left w:val="nil"/>
              <w:bottom w:val="nil"/>
            </w:tcBorders>
          </w:tcPr>
          <w:p w14:paraId="0029B27A" w14:textId="77777777" w:rsidR="00342336" w:rsidRDefault="00342336" w:rsidP="004B3E37">
            <w:pPr>
              <w:pStyle w:val="RequirementText"/>
            </w:pPr>
          </w:p>
        </w:tc>
        <w:tc>
          <w:tcPr>
            <w:tcW w:w="1134" w:type="dxa"/>
          </w:tcPr>
          <w:p w14:paraId="5AB0AC50" w14:textId="77777777" w:rsidR="00342336" w:rsidRDefault="00342336" w:rsidP="004B3E37">
            <w:pPr>
              <w:pStyle w:val="RequirementText"/>
            </w:pPr>
            <w:r>
              <w:t>Object</w:t>
            </w:r>
          </w:p>
        </w:tc>
        <w:tc>
          <w:tcPr>
            <w:tcW w:w="8080" w:type="dxa"/>
          </w:tcPr>
          <w:p w14:paraId="46CF6988" w14:textId="77777777" w:rsidR="00342336" w:rsidRPr="0046647B" w:rsidRDefault="00342336" w:rsidP="00342336">
            <w:pPr>
              <w:pStyle w:val="RequirementText"/>
            </w:pPr>
            <w:r>
              <w:t>Duration of the motor braking and releasing step in number of function call ticks.</w:t>
            </w:r>
          </w:p>
        </w:tc>
      </w:tr>
      <w:tr w:rsidR="00342336" w14:paraId="0D798D46" w14:textId="77777777" w:rsidTr="004B3E37">
        <w:tc>
          <w:tcPr>
            <w:tcW w:w="779" w:type="dxa"/>
            <w:tcBorders>
              <w:top w:val="nil"/>
              <w:left w:val="nil"/>
              <w:bottom w:val="nil"/>
            </w:tcBorders>
          </w:tcPr>
          <w:p w14:paraId="75630164" w14:textId="77777777" w:rsidR="00342336" w:rsidRDefault="00342336" w:rsidP="004B3E37">
            <w:pPr>
              <w:pStyle w:val="RequirementText"/>
            </w:pPr>
          </w:p>
        </w:tc>
        <w:tc>
          <w:tcPr>
            <w:tcW w:w="1134" w:type="dxa"/>
          </w:tcPr>
          <w:p w14:paraId="72395A5A" w14:textId="77777777" w:rsidR="00342336" w:rsidRDefault="00342336" w:rsidP="004B3E37">
            <w:pPr>
              <w:pStyle w:val="RequirementText"/>
            </w:pPr>
            <w:r>
              <w:t>Safety</w:t>
            </w:r>
          </w:p>
        </w:tc>
        <w:tc>
          <w:tcPr>
            <w:tcW w:w="8080" w:type="dxa"/>
          </w:tcPr>
          <w:p w14:paraId="1D4C26CF" w14:textId="77777777" w:rsidR="00342336" w:rsidRPr="000635DE" w:rsidRDefault="00342336" w:rsidP="004B3E37">
            <w:pPr>
              <w:pStyle w:val="RequirementText"/>
            </w:pPr>
            <w:r>
              <w:t>NA</w:t>
            </w:r>
          </w:p>
        </w:tc>
      </w:tr>
      <w:tr w:rsidR="00342336" w14:paraId="3124E569" w14:textId="77777777" w:rsidTr="004B3E37">
        <w:tc>
          <w:tcPr>
            <w:tcW w:w="779" w:type="dxa"/>
            <w:tcBorders>
              <w:top w:val="nil"/>
              <w:left w:val="nil"/>
              <w:bottom w:val="nil"/>
            </w:tcBorders>
          </w:tcPr>
          <w:p w14:paraId="0B2D6124" w14:textId="77777777" w:rsidR="00342336" w:rsidRDefault="00342336" w:rsidP="004B3E37">
            <w:pPr>
              <w:pStyle w:val="RequirementText"/>
            </w:pPr>
          </w:p>
        </w:tc>
        <w:tc>
          <w:tcPr>
            <w:tcW w:w="1134" w:type="dxa"/>
          </w:tcPr>
          <w:p w14:paraId="66F46A15" w14:textId="77777777" w:rsidR="00342336" w:rsidRDefault="00342336" w:rsidP="004B3E37">
            <w:pPr>
              <w:pStyle w:val="RequirementText"/>
            </w:pPr>
            <w:r>
              <w:t>Constraint</w:t>
            </w:r>
          </w:p>
        </w:tc>
        <w:tc>
          <w:tcPr>
            <w:tcW w:w="8080" w:type="dxa"/>
          </w:tcPr>
          <w:p w14:paraId="499696D2" w14:textId="77777777" w:rsidR="00342336" w:rsidRPr="000635DE" w:rsidRDefault="00342336" w:rsidP="006318AF">
            <w:pPr>
              <w:pStyle w:val="RequirementText"/>
            </w:pPr>
            <w:r w:rsidRPr="006318AF">
              <w:rPr>
                <w:highlight w:val="yellow"/>
              </w:rPr>
              <w:t xml:space="preserve">This value </w:t>
            </w:r>
            <w:r w:rsidR="006318AF" w:rsidRPr="006318AF">
              <w:rPr>
                <w:highlight w:val="yellow"/>
              </w:rPr>
              <w:t>can</w:t>
            </w:r>
            <w:r w:rsidRPr="006318AF">
              <w:rPr>
                <w:highlight w:val="yellow"/>
              </w:rPr>
              <w:t xml:space="preserve"> be defined as POST BUILD parameter</w:t>
            </w:r>
            <w:r w:rsidR="006318AF" w:rsidRPr="006318AF">
              <w:rPr>
                <w:highlight w:val="yellow"/>
              </w:rPr>
              <w:t xml:space="preserve"> (TBC)</w:t>
            </w:r>
          </w:p>
        </w:tc>
      </w:tr>
      <w:tr w:rsidR="00342336" w14:paraId="16314D4F" w14:textId="77777777" w:rsidTr="004B3E37">
        <w:tc>
          <w:tcPr>
            <w:tcW w:w="779" w:type="dxa"/>
            <w:tcBorders>
              <w:top w:val="nil"/>
              <w:left w:val="nil"/>
              <w:bottom w:val="nil"/>
            </w:tcBorders>
          </w:tcPr>
          <w:p w14:paraId="6F81AEEE" w14:textId="77777777" w:rsidR="00342336" w:rsidRDefault="00342336" w:rsidP="004B3E37">
            <w:pPr>
              <w:pStyle w:val="RequirementText"/>
            </w:pPr>
          </w:p>
        </w:tc>
        <w:tc>
          <w:tcPr>
            <w:tcW w:w="1134" w:type="dxa"/>
          </w:tcPr>
          <w:p w14:paraId="5D20CCBB" w14:textId="77777777" w:rsidR="00342336" w:rsidRDefault="00342336" w:rsidP="004B3E37">
            <w:pPr>
              <w:pStyle w:val="RequirementText"/>
            </w:pPr>
            <w:r>
              <w:t>Value</w:t>
            </w:r>
          </w:p>
        </w:tc>
        <w:tc>
          <w:tcPr>
            <w:tcW w:w="8080" w:type="dxa"/>
          </w:tcPr>
          <w:p w14:paraId="4E5B0DE8" w14:textId="77777777" w:rsidR="00342336" w:rsidRDefault="00342336" w:rsidP="00342336">
            <w:pPr>
              <w:pStyle w:val="RequirementText"/>
            </w:pPr>
            <w:r>
              <w:t>125 lsb (means 50ms) – Default value</w:t>
            </w:r>
          </w:p>
        </w:tc>
      </w:tr>
      <w:tr w:rsidR="00342336" w14:paraId="0FC1726A" w14:textId="77777777" w:rsidTr="004B3E37">
        <w:tc>
          <w:tcPr>
            <w:tcW w:w="779" w:type="dxa"/>
            <w:tcBorders>
              <w:top w:val="nil"/>
              <w:left w:val="nil"/>
              <w:bottom w:val="nil"/>
            </w:tcBorders>
          </w:tcPr>
          <w:p w14:paraId="7C6F82DF" w14:textId="77777777" w:rsidR="00342336" w:rsidRDefault="00342336" w:rsidP="004B3E37">
            <w:pPr>
              <w:pStyle w:val="RequirementText"/>
            </w:pPr>
          </w:p>
        </w:tc>
        <w:tc>
          <w:tcPr>
            <w:tcW w:w="1134" w:type="dxa"/>
          </w:tcPr>
          <w:p w14:paraId="5CFCA789" w14:textId="77777777" w:rsidR="00342336" w:rsidRDefault="00342336" w:rsidP="004B3E37">
            <w:pPr>
              <w:pStyle w:val="RequirementText"/>
            </w:pPr>
            <w:r>
              <w:t>Unit</w:t>
            </w:r>
          </w:p>
        </w:tc>
        <w:tc>
          <w:tcPr>
            <w:tcW w:w="8080" w:type="dxa"/>
          </w:tcPr>
          <w:p w14:paraId="63B41CCB" w14:textId="77777777" w:rsidR="00342336" w:rsidRDefault="00342336" w:rsidP="004B3E37">
            <w:pPr>
              <w:pStyle w:val="RequirementText"/>
            </w:pPr>
            <w:r>
              <w:t>1lsb = 400µs</w:t>
            </w:r>
          </w:p>
        </w:tc>
      </w:tr>
    </w:tbl>
    <w:p w14:paraId="0B4EF7BF" w14:textId="77777777" w:rsidR="00342336" w:rsidRDefault="00342336" w:rsidP="00342336"/>
    <w:p w14:paraId="6F830671" w14:textId="77777777" w:rsidR="00342336" w:rsidRDefault="00342336" w:rsidP="000E0475"/>
    <w:p w14:paraId="109B15C3" w14:textId="77777777" w:rsidR="00342336" w:rsidRDefault="00342336">
      <w:pPr>
        <w:jc w:val="left"/>
        <w:rPr>
          <w:rFonts w:ascii="Arial (W1)" w:hAnsi="Arial (W1)"/>
          <w:b/>
        </w:rPr>
      </w:pPr>
      <w:r>
        <w:br w:type="page"/>
      </w:r>
    </w:p>
    <w:p w14:paraId="289EA54B" w14:textId="77777777" w:rsidR="00D5338E" w:rsidRDefault="00D5338E" w:rsidP="00D5338E">
      <w:pPr>
        <w:pStyle w:val="Heading4"/>
      </w:pPr>
      <w:bookmarkStart w:id="169" w:name="_Toc396742516"/>
      <w:r>
        <w:lastRenderedPageBreak/>
        <w:t>Cycle scheduling</w:t>
      </w:r>
      <w:bookmarkEnd w:id="169"/>
    </w:p>
    <w:p w14:paraId="693804B6" w14:textId="77777777" w:rsidR="00D5338E" w:rsidRDefault="00D5338E" w:rsidP="000E0475"/>
    <w:p w14:paraId="2519AB7C" w14:textId="77777777" w:rsidR="003D1723" w:rsidRDefault="003D1723" w:rsidP="003D1723">
      <w:pPr>
        <w:pStyle w:val="RequirementID"/>
      </w:pPr>
      <w:r>
        <w:t>DSG_BFE_</w:t>
      </w:r>
      <w:r w:rsidR="00176BEA">
        <w:t>00102</w:t>
      </w:r>
      <w:r>
        <w:t>:</w:t>
      </w:r>
    </w:p>
    <w:p w14:paraId="64D48711" w14:textId="77777777" w:rsidR="003D1723" w:rsidRDefault="003D1723" w:rsidP="003D1723">
      <w:r>
        <w:t xml:space="preserve"> [COVERS:]</w:t>
      </w: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1134"/>
        <w:gridCol w:w="8080"/>
      </w:tblGrid>
      <w:tr w:rsidR="003D1723" w14:paraId="05CDE70F" w14:textId="77777777" w:rsidTr="00447D7B">
        <w:trPr>
          <w:cantSplit/>
        </w:trPr>
        <w:tc>
          <w:tcPr>
            <w:tcW w:w="9993" w:type="dxa"/>
            <w:gridSpan w:val="3"/>
            <w:tcBorders>
              <w:bottom w:val="single" w:sz="4" w:space="0" w:color="auto"/>
            </w:tcBorders>
            <w:shd w:val="pct5" w:color="auto" w:fill="FFFFFF"/>
          </w:tcPr>
          <w:p w14:paraId="484E7AE8" w14:textId="77777777" w:rsidR="003D1723" w:rsidRPr="003D58C0" w:rsidRDefault="00FE6E88" w:rsidP="00E85ACC">
            <w:pPr>
              <w:pStyle w:val="RequirementText"/>
              <w:rPr>
                <w:b/>
              </w:rPr>
            </w:pPr>
            <w:r w:rsidRPr="00FE6E88">
              <w:rPr>
                <w:b/>
              </w:rPr>
              <w:t>KU8_NB_MAX_BELT_FCT_LIBRARY</w:t>
            </w:r>
          </w:p>
        </w:tc>
      </w:tr>
      <w:tr w:rsidR="003D1723" w14:paraId="126C055C" w14:textId="77777777" w:rsidTr="00447D7B">
        <w:tc>
          <w:tcPr>
            <w:tcW w:w="779" w:type="dxa"/>
            <w:tcBorders>
              <w:top w:val="nil"/>
              <w:left w:val="nil"/>
              <w:bottom w:val="nil"/>
            </w:tcBorders>
          </w:tcPr>
          <w:p w14:paraId="4725D695" w14:textId="77777777" w:rsidR="003D1723" w:rsidRDefault="003D1723" w:rsidP="00447D7B">
            <w:pPr>
              <w:pStyle w:val="RequirementText"/>
            </w:pPr>
          </w:p>
        </w:tc>
        <w:tc>
          <w:tcPr>
            <w:tcW w:w="1134" w:type="dxa"/>
            <w:tcBorders>
              <w:top w:val="nil"/>
            </w:tcBorders>
          </w:tcPr>
          <w:p w14:paraId="11A5EB72" w14:textId="77777777" w:rsidR="003D1723" w:rsidRDefault="003D1723" w:rsidP="00447D7B">
            <w:pPr>
              <w:pStyle w:val="RequirementText"/>
            </w:pPr>
            <w:r>
              <w:t>Type</w:t>
            </w:r>
          </w:p>
        </w:tc>
        <w:tc>
          <w:tcPr>
            <w:tcW w:w="8080" w:type="dxa"/>
            <w:tcBorders>
              <w:top w:val="nil"/>
            </w:tcBorders>
          </w:tcPr>
          <w:p w14:paraId="25463BAC" w14:textId="77777777" w:rsidR="003D1723" w:rsidRPr="000635DE" w:rsidRDefault="003D1723" w:rsidP="003D1723">
            <w:pPr>
              <w:pStyle w:val="RequirementText"/>
            </w:pPr>
            <w:r>
              <w:t>Unsigned 8 bits</w:t>
            </w:r>
          </w:p>
        </w:tc>
      </w:tr>
      <w:tr w:rsidR="003D1723" w14:paraId="0F075263" w14:textId="77777777" w:rsidTr="00447D7B">
        <w:tc>
          <w:tcPr>
            <w:tcW w:w="779" w:type="dxa"/>
            <w:tcBorders>
              <w:top w:val="nil"/>
              <w:left w:val="nil"/>
              <w:bottom w:val="nil"/>
            </w:tcBorders>
          </w:tcPr>
          <w:p w14:paraId="55166606" w14:textId="77777777" w:rsidR="003D1723" w:rsidRDefault="003D1723" w:rsidP="00447D7B">
            <w:pPr>
              <w:pStyle w:val="RequirementText"/>
            </w:pPr>
          </w:p>
        </w:tc>
        <w:tc>
          <w:tcPr>
            <w:tcW w:w="1134" w:type="dxa"/>
          </w:tcPr>
          <w:p w14:paraId="5754D895" w14:textId="77777777" w:rsidR="003D1723" w:rsidRDefault="003D1723" w:rsidP="00447D7B">
            <w:pPr>
              <w:pStyle w:val="RequirementText"/>
            </w:pPr>
            <w:r>
              <w:t>Object</w:t>
            </w:r>
          </w:p>
        </w:tc>
        <w:tc>
          <w:tcPr>
            <w:tcW w:w="8080" w:type="dxa"/>
          </w:tcPr>
          <w:p w14:paraId="6D05B540" w14:textId="77777777" w:rsidR="003D1723" w:rsidRPr="0046647B" w:rsidRDefault="00FE6E88" w:rsidP="00447D7B">
            <w:pPr>
              <w:pStyle w:val="RequirementText"/>
            </w:pPr>
            <w:r>
              <w:t>Number of belt functions which are available</w:t>
            </w:r>
            <w:r w:rsidR="003D1723">
              <w:t>.</w:t>
            </w:r>
          </w:p>
        </w:tc>
      </w:tr>
      <w:tr w:rsidR="003D1723" w14:paraId="701EACFD" w14:textId="77777777" w:rsidTr="00447D7B">
        <w:tc>
          <w:tcPr>
            <w:tcW w:w="779" w:type="dxa"/>
            <w:tcBorders>
              <w:top w:val="nil"/>
              <w:left w:val="nil"/>
              <w:bottom w:val="nil"/>
            </w:tcBorders>
          </w:tcPr>
          <w:p w14:paraId="26F05671" w14:textId="77777777" w:rsidR="003D1723" w:rsidRDefault="003D1723" w:rsidP="00447D7B">
            <w:pPr>
              <w:pStyle w:val="RequirementText"/>
            </w:pPr>
          </w:p>
        </w:tc>
        <w:tc>
          <w:tcPr>
            <w:tcW w:w="1134" w:type="dxa"/>
          </w:tcPr>
          <w:p w14:paraId="6D30E28C" w14:textId="77777777" w:rsidR="003D1723" w:rsidRDefault="003D1723" w:rsidP="00447D7B">
            <w:pPr>
              <w:pStyle w:val="RequirementText"/>
            </w:pPr>
            <w:r>
              <w:t>Safety</w:t>
            </w:r>
          </w:p>
        </w:tc>
        <w:tc>
          <w:tcPr>
            <w:tcW w:w="8080" w:type="dxa"/>
          </w:tcPr>
          <w:p w14:paraId="0770093A" w14:textId="77777777" w:rsidR="003D1723" w:rsidRPr="000635DE" w:rsidRDefault="003D1723" w:rsidP="00447D7B">
            <w:pPr>
              <w:pStyle w:val="RequirementText"/>
            </w:pPr>
            <w:r>
              <w:t>NA</w:t>
            </w:r>
          </w:p>
        </w:tc>
      </w:tr>
      <w:tr w:rsidR="003D1723" w14:paraId="47FAC0F8" w14:textId="77777777" w:rsidTr="00447D7B">
        <w:tc>
          <w:tcPr>
            <w:tcW w:w="779" w:type="dxa"/>
            <w:tcBorders>
              <w:top w:val="nil"/>
              <w:left w:val="nil"/>
              <w:bottom w:val="nil"/>
            </w:tcBorders>
          </w:tcPr>
          <w:p w14:paraId="63DF6B95" w14:textId="77777777" w:rsidR="003D1723" w:rsidRDefault="003D1723" w:rsidP="00447D7B">
            <w:pPr>
              <w:pStyle w:val="RequirementText"/>
            </w:pPr>
          </w:p>
        </w:tc>
        <w:tc>
          <w:tcPr>
            <w:tcW w:w="1134" w:type="dxa"/>
          </w:tcPr>
          <w:p w14:paraId="0D2F0EC5" w14:textId="77777777" w:rsidR="003D1723" w:rsidRDefault="003D1723" w:rsidP="00447D7B">
            <w:pPr>
              <w:pStyle w:val="RequirementText"/>
            </w:pPr>
            <w:r>
              <w:t>Constraint</w:t>
            </w:r>
          </w:p>
        </w:tc>
        <w:tc>
          <w:tcPr>
            <w:tcW w:w="8080" w:type="dxa"/>
          </w:tcPr>
          <w:p w14:paraId="615654A9" w14:textId="77777777" w:rsidR="00E85ACC" w:rsidRPr="000635DE" w:rsidRDefault="00FE6E88" w:rsidP="00FE6E88">
            <w:pPr>
              <w:pStyle w:val="RequirementText"/>
            </w:pPr>
            <w:r>
              <w:t>This parameter is a PRE BUILD parameter that shall be defined on the configuration file of the BFE.</w:t>
            </w:r>
          </w:p>
        </w:tc>
      </w:tr>
      <w:tr w:rsidR="003D1723" w14:paraId="16C1B00B" w14:textId="77777777" w:rsidTr="00447D7B">
        <w:tc>
          <w:tcPr>
            <w:tcW w:w="779" w:type="dxa"/>
            <w:tcBorders>
              <w:top w:val="nil"/>
              <w:left w:val="nil"/>
              <w:bottom w:val="nil"/>
            </w:tcBorders>
          </w:tcPr>
          <w:p w14:paraId="79C9C14F" w14:textId="77777777" w:rsidR="003D1723" w:rsidRDefault="003D1723" w:rsidP="00447D7B">
            <w:pPr>
              <w:pStyle w:val="RequirementText"/>
            </w:pPr>
          </w:p>
        </w:tc>
        <w:tc>
          <w:tcPr>
            <w:tcW w:w="1134" w:type="dxa"/>
          </w:tcPr>
          <w:p w14:paraId="4C09DE06" w14:textId="77777777" w:rsidR="003D1723" w:rsidRDefault="003D1723" w:rsidP="00447D7B">
            <w:pPr>
              <w:pStyle w:val="RequirementText"/>
            </w:pPr>
            <w:r>
              <w:t>Value</w:t>
            </w:r>
          </w:p>
        </w:tc>
        <w:tc>
          <w:tcPr>
            <w:tcW w:w="8080" w:type="dxa"/>
          </w:tcPr>
          <w:p w14:paraId="31975C6E" w14:textId="77777777" w:rsidR="003D1723" w:rsidRDefault="00FE6E88" w:rsidP="00447D7B">
            <w:pPr>
              <w:pStyle w:val="RequirementText"/>
            </w:pPr>
            <w:r>
              <w:t>By default</w:t>
            </w:r>
            <w:r w:rsidR="00871F8F">
              <w:t>:</w:t>
            </w:r>
            <w:r>
              <w:t xml:space="preserve"> 17</w:t>
            </w:r>
          </w:p>
        </w:tc>
      </w:tr>
    </w:tbl>
    <w:p w14:paraId="1F8B65CC" w14:textId="77777777" w:rsidR="003D1723" w:rsidRDefault="003D1723" w:rsidP="003D1723"/>
    <w:p w14:paraId="41CD07BE" w14:textId="77777777" w:rsidR="00D14992" w:rsidRDefault="00D14992" w:rsidP="00D14992">
      <w:pPr>
        <w:pStyle w:val="RequirementID"/>
      </w:pPr>
      <w:r>
        <w:t>DSG_BFE_</w:t>
      </w:r>
      <w:r w:rsidR="00176BEA">
        <w:t>00103</w:t>
      </w:r>
      <w:r>
        <w:t>:</w:t>
      </w:r>
    </w:p>
    <w:p w14:paraId="71AEEC8C" w14:textId="77777777" w:rsidR="00D14992" w:rsidRDefault="00D14992" w:rsidP="00D14992">
      <w:r>
        <w:t xml:space="preserve"> [COVERS:]</w:t>
      </w: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1134"/>
        <w:gridCol w:w="8080"/>
      </w:tblGrid>
      <w:tr w:rsidR="00D14992" w14:paraId="78B8FB1C" w14:textId="77777777" w:rsidTr="00FA7235">
        <w:trPr>
          <w:cantSplit/>
        </w:trPr>
        <w:tc>
          <w:tcPr>
            <w:tcW w:w="9993" w:type="dxa"/>
            <w:gridSpan w:val="3"/>
            <w:tcBorders>
              <w:bottom w:val="single" w:sz="4" w:space="0" w:color="auto"/>
            </w:tcBorders>
            <w:shd w:val="pct5" w:color="auto" w:fill="FFFFFF"/>
          </w:tcPr>
          <w:p w14:paraId="5EB59F9C" w14:textId="77777777" w:rsidR="00D14992" w:rsidRPr="003D58C0" w:rsidRDefault="00D14992" w:rsidP="00FA7235">
            <w:pPr>
              <w:pStyle w:val="RequirementText"/>
              <w:rPr>
                <w:b/>
              </w:rPr>
            </w:pPr>
            <w:r w:rsidRPr="00D14992">
              <w:rPr>
                <w:b/>
              </w:rPr>
              <w:t>KU8_NB_MAX_STEP_LIBRARY</w:t>
            </w:r>
          </w:p>
        </w:tc>
      </w:tr>
      <w:tr w:rsidR="00D14992" w14:paraId="5FAFC37D" w14:textId="77777777" w:rsidTr="00FA7235">
        <w:tc>
          <w:tcPr>
            <w:tcW w:w="779" w:type="dxa"/>
            <w:tcBorders>
              <w:top w:val="nil"/>
              <w:left w:val="nil"/>
              <w:bottom w:val="nil"/>
            </w:tcBorders>
          </w:tcPr>
          <w:p w14:paraId="6B866066" w14:textId="77777777" w:rsidR="00D14992" w:rsidRDefault="00D14992" w:rsidP="00FA7235">
            <w:pPr>
              <w:pStyle w:val="RequirementText"/>
            </w:pPr>
          </w:p>
        </w:tc>
        <w:tc>
          <w:tcPr>
            <w:tcW w:w="1134" w:type="dxa"/>
            <w:tcBorders>
              <w:top w:val="nil"/>
            </w:tcBorders>
          </w:tcPr>
          <w:p w14:paraId="1D2D1361" w14:textId="77777777" w:rsidR="00D14992" w:rsidRDefault="00D14992" w:rsidP="00FA7235">
            <w:pPr>
              <w:pStyle w:val="RequirementText"/>
            </w:pPr>
            <w:r>
              <w:t>Type</w:t>
            </w:r>
          </w:p>
        </w:tc>
        <w:tc>
          <w:tcPr>
            <w:tcW w:w="8080" w:type="dxa"/>
            <w:tcBorders>
              <w:top w:val="nil"/>
            </w:tcBorders>
          </w:tcPr>
          <w:p w14:paraId="654D407C" w14:textId="77777777" w:rsidR="00D14992" w:rsidRPr="000635DE" w:rsidRDefault="00D14992" w:rsidP="00FA7235">
            <w:pPr>
              <w:pStyle w:val="RequirementText"/>
            </w:pPr>
            <w:r>
              <w:t>Unsigned 8 bits</w:t>
            </w:r>
          </w:p>
        </w:tc>
      </w:tr>
      <w:tr w:rsidR="00D14992" w14:paraId="22C6C57F" w14:textId="77777777" w:rsidTr="00FA7235">
        <w:tc>
          <w:tcPr>
            <w:tcW w:w="779" w:type="dxa"/>
            <w:tcBorders>
              <w:top w:val="nil"/>
              <w:left w:val="nil"/>
              <w:bottom w:val="nil"/>
            </w:tcBorders>
          </w:tcPr>
          <w:p w14:paraId="74EB8892" w14:textId="77777777" w:rsidR="00D14992" w:rsidRDefault="00D14992" w:rsidP="00FA7235">
            <w:pPr>
              <w:pStyle w:val="RequirementText"/>
            </w:pPr>
          </w:p>
        </w:tc>
        <w:tc>
          <w:tcPr>
            <w:tcW w:w="1134" w:type="dxa"/>
          </w:tcPr>
          <w:p w14:paraId="0AE3340A" w14:textId="77777777" w:rsidR="00D14992" w:rsidRDefault="00D14992" w:rsidP="00FA7235">
            <w:pPr>
              <w:pStyle w:val="RequirementText"/>
            </w:pPr>
            <w:r>
              <w:t>Object</w:t>
            </w:r>
          </w:p>
        </w:tc>
        <w:tc>
          <w:tcPr>
            <w:tcW w:w="8080" w:type="dxa"/>
          </w:tcPr>
          <w:p w14:paraId="495025CB" w14:textId="77777777" w:rsidR="00D14992" w:rsidRPr="0046647B" w:rsidRDefault="00D14992" w:rsidP="00DA56B0">
            <w:pPr>
              <w:pStyle w:val="RequirementText"/>
            </w:pPr>
            <w:r>
              <w:t xml:space="preserve">Number of </w:t>
            </w:r>
            <w:r w:rsidR="00DA56B0">
              <w:t>steps</w:t>
            </w:r>
            <w:r>
              <w:t xml:space="preserve"> which are available</w:t>
            </w:r>
            <w:r w:rsidR="00DA56B0">
              <w:t xml:space="preserve"> in the step library</w:t>
            </w:r>
            <w:r>
              <w:t>.</w:t>
            </w:r>
          </w:p>
        </w:tc>
      </w:tr>
      <w:tr w:rsidR="00D14992" w14:paraId="4CCD2397" w14:textId="77777777" w:rsidTr="00FA7235">
        <w:tc>
          <w:tcPr>
            <w:tcW w:w="779" w:type="dxa"/>
            <w:tcBorders>
              <w:top w:val="nil"/>
              <w:left w:val="nil"/>
              <w:bottom w:val="nil"/>
            </w:tcBorders>
          </w:tcPr>
          <w:p w14:paraId="3E93706E" w14:textId="77777777" w:rsidR="00D14992" w:rsidRDefault="00D14992" w:rsidP="00FA7235">
            <w:pPr>
              <w:pStyle w:val="RequirementText"/>
            </w:pPr>
          </w:p>
        </w:tc>
        <w:tc>
          <w:tcPr>
            <w:tcW w:w="1134" w:type="dxa"/>
          </w:tcPr>
          <w:p w14:paraId="394CF6E4" w14:textId="77777777" w:rsidR="00D14992" w:rsidRDefault="00D14992" w:rsidP="00FA7235">
            <w:pPr>
              <w:pStyle w:val="RequirementText"/>
            </w:pPr>
            <w:r>
              <w:t>Safety</w:t>
            </w:r>
          </w:p>
        </w:tc>
        <w:tc>
          <w:tcPr>
            <w:tcW w:w="8080" w:type="dxa"/>
          </w:tcPr>
          <w:p w14:paraId="58A854E1" w14:textId="77777777" w:rsidR="00D14992" w:rsidRPr="000635DE" w:rsidRDefault="00D14992" w:rsidP="00FA7235">
            <w:pPr>
              <w:pStyle w:val="RequirementText"/>
            </w:pPr>
            <w:r>
              <w:t>NA</w:t>
            </w:r>
          </w:p>
        </w:tc>
      </w:tr>
      <w:tr w:rsidR="00D14992" w14:paraId="0B6ECA88" w14:textId="77777777" w:rsidTr="00FA7235">
        <w:tc>
          <w:tcPr>
            <w:tcW w:w="779" w:type="dxa"/>
            <w:tcBorders>
              <w:top w:val="nil"/>
              <w:left w:val="nil"/>
              <w:bottom w:val="nil"/>
            </w:tcBorders>
          </w:tcPr>
          <w:p w14:paraId="74DB2840" w14:textId="77777777" w:rsidR="00D14992" w:rsidRDefault="00D14992" w:rsidP="00FA7235">
            <w:pPr>
              <w:pStyle w:val="RequirementText"/>
            </w:pPr>
          </w:p>
        </w:tc>
        <w:tc>
          <w:tcPr>
            <w:tcW w:w="1134" w:type="dxa"/>
          </w:tcPr>
          <w:p w14:paraId="16A41BA2" w14:textId="77777777" w:rsidR="00D14992" w:rsidRDefault="00D14992" w:rsidP="00FA7235">
            <w:pPr>
              <w:pStyle w:val="RequirementText"/>
            </w:pPr>
            <w:r>
              <w:t>Constraint</w:t>
            </w:r>
          </w:p>
        </w:tc>
        <w:tc>
          <w:tcPr>
            <w:tcW w:w="8080" w:type="dxa"/>
          </w:tcPr>
          <w:p w14:paraId="30C4DD69" w14:textId="77777777" w:rsidR="00D14992" w:rsidRPr="000635DE" w:rsidRDefault="00D14992" w:rsidP="00FA7235">
            <w:pPr>
              <w:pStyle w:val="RequirementText"/>
            </w:pPr>
            <w:r>
              <w:t>This parameter is a PRE BUILD parameter that shall be defined on the configuration file of the BFE.</w:t>
            </w:r>
          </w:p>
        </w:tc>
      </w:tr>
      <w:tr w:rsidR="00D14992" w14:paraId="7D8A12B1" w14:textId="77777777" w:rsidTr="00FA7235">
        <w:tc>
          <w:tcPr>
            <w:tcW w:w="779" w:type="dxa"/>
            <w:tcBorders>
              <w:top w:val="nil"/>
              <w:left w:val="nil"/>
              <w:bottom w:val="nil"/>
            </w:tcBorders>
          </w:tcPr>
          <w:p w14:paraId="345C7E87" w14:textId="77777777" w:rsidR="00D14992" w:rsidRDefault="00D14992" w:rsidP="00FA7235">
            <w:pPr>
              <w:pStyle w:val="RequirementText"/>
            </w:pPr>
          </w:p>
        </w:tc>
        <w:tc>
          <w:tcPr>
            <w:tcW w:w="1134" w:type="dxa"/>
          </w:tcPr>
          <w:p w14:paraId="5B6EC095" w14:textId="77777777" w:rsidR="00D14992" w:rsidRDefault="00D14992" w:rsidP="00FA7235">
            <w:pPr>
              <w:pStyle w:val="RequirementText"/>
            </w:pPr>
            <w:r>
              <w:t>Value</w:t>
            </w:r>
          </w:p>
        </w:tc>
        <w:tc>
          <w:tcPr>
            <w:tcW w:w="8080" w:type="dxa"/>
          </w:tcPr>
          <w:p w14:paraId="42DEEF2B" w14:textId="77777777" w:rsidR="00D14992" w:rsidRDefault="00D14992" w:rsidP="00DA56B0">
            <w:pPr>
              <w:pStyle w:val="RequirementText"/>
            </w:pPr>
            <w:r>
              <w:t>By default</w:t>
            </w:r>
            <w:r w:rsidR="00871F8F">
              <w:t>:</w:t>
            </w:r>
            <w:r>
              <w:t xml:space="preserve"> </w:t>
            </w:r>
            <w:r w:rsidR="00DA56B0">
              <w:t>80</w:t>
            </w:r>
          </w:p>
        </w:tc>
      </w:tr>
    </w:tbl>
    <w:p w14:paraId="34FC1AD8" w14:textId="77777777" w:rsidR="00D14992" w:rsidRDefault="00D14992" w:rsidP="003D1723"/>
    <w:p w14:paraId="469EA4C3" w14:textId="77777777" w:rsidR="00203940" w:rsidRDefault="00203940" w:rsidP="00203940">
      <w:pPr>
        <w:pStyle w:val="RequirementID"/>
      </w:pPr>
      <w:r>
        <w:t>DSG_BFE_</w:t>
      </w:r>
      <w:r w:rsidR="00176BEA">
        <w:t>00104</w:t>
      </w:r>
      <w:r>
        <w:t>:</w:t>
      </w:r>
    </w:p>
    <w:p w14:paraId="4F23B3F1" w14:textId="77777777" w:rsidR="00203940" w:rsidRPr="009E19C4" w:rsidRDefault="00203940" w:rsidP="00203940">
      <w:pPr>
        <w:rPr>
          <w:lang w:val="fr-FR"/>
        </w:rPr>
      </w:pPr>
      <w:r w:rsidRPr="009E19C4">
        <w:rPr>
          <w:lang w:val="fr-FR"/>
        </w:rPr>
        <w:t xml:space="preserve">[COVERS: </w:t>
      </w:r>
      <w:r w:rsidR="003B196C" w:rsidRPr="009E19C4">
        <w:rPr>
          <w:lang w:val="fr-FR"/>
        </w:rPr>
        <w:t>DES_</w:t>
      </w:r>
      <w:r w:rsidR="00E40B03" w:rsidRPr="009E19C4">
        <w:rPr>
          <w:lang w:val="fr-FR"/>
        </w:rPr>
        <w:t>TF_G_</w:t>
      </w:r>
      <w:r w:rsidR="003B196C" w:rsidRPr="009E19C4">
        <w:rPr>
          <w:lang w:val="fr-FR"/>
        </w:rPr>
        <w:t>822, DES_TF_G_837</w:t>
      </w:r>
      <w:r w:rsidRPr="009E19C4">
        <w:rPr>
          <w:lang w:val="fr-FR"/>
        </w:rPr>
        <w:t>]</w:t>
      </w: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1134"/>
        <w:gridCol w:w="8080"/>
      </w:tblGrid>
      <w:tr w:rsidR="00203940" w14:paraId="4B621823" w14:textId="77777777" w:rsidTr="00447D7B">
        <w:trPr>
          <w:cantSplit/>
        </w:trPr>
        <w:tc>
          <w:tcPr>
            <w:tcW w:w="9993" w:type="dxa"/>
            <w:gridSpan w:val="3"/>
            <w:tcBorders>
              <w:bottom w:val="single" w:sz="4" w:space="0" w:color="auto"/>
            </w:tcBorders>
            <w:shd w:val="pct5" w:color="auto" w:fill="FFFFFF"/>
          </w:tcPr>
          <w:p w14:paraId="27BAFBFE" w14:textId="77777777" w:rsidR="00203940" w:rsidRPr="003D58C0" w:rsidRDefault="00203940" w:rsidP="00447D7B">
            <w:pPr>
              <w:pStyle w:val="RequirementText"/>
              <w:rPr>
                <w:b/>
              </w:rPr>
            </w:pPr>
            <w:r>
              <w:rPr>
                <w:b/>
              </w:rPr>
              <w:t>KU8_</w:t>
            </w:r>
            <w:r w:rsidR="00042D47">
              <w:rPr>
                <w:b/>
              </w:rPr>
              <w:t>NO_BELT_FUNCTION</w:t>
            </w:r>
          </w:p>
        </w:tc>
      </w:tr>
      <w:tr w:rsidR="00203940" w14:paraId="377A8A94" w14:textId="77777777" w:rsidTr="00447D7B">
        <w:tc>
          <w:tcPr>
            <w:tcW w:w="779" w:type="dxa"/>
            <w:tcBorders>
              <w:top w:val="nil"/>
              <w:left w:val="nil"/>
              <w:bottom w:val="nil"/>
            </w:tcBorders>
          </w:tcPr>
          <w:p w14:paraId="0D44E0E4" w14:textId="77777777" w:rsidR="00203940" w:rsidRDefault="00203940" w:rsidP="00447D7B">
            <w:pPr>
              <w:pStyle w:val="RequirementText"/>
            </w:pPr>
          </w:p>
        </w:tc>
        <w:tc>
          <w:tcPr>
            <w:tcW w:w="1134" w:type="dxa"/>
            <w:tcBorders>
              <w:top w:val="nil"/>
            </w:tcBorders>
          </w:tcPr>
          <w:p w14:paraId="26744D11" w14:textId="77777777" w:rsidR="00203940" w:rsidRDefault="00203940" w:rsidP="00447D7B">
            <w:pPr>
              <w:pStyle w:val="RequirementText"/>
            </w:pPr>
            <w:r>
              <w:t>Type</w:t>
            </w:r>
          </w:p>
        </w:tc>
        <w:tc>
          <w:tcPr>
            <w:tcW w:w="8080" w:type="dxa"/>
            <w:tcBorders>
              <w:top w:val="nil"/>
            </w:tcBorders>
          </w:tcPr>
          <w:p w14:paraId="56BD4E88" w14:textId="77777777" w:rsidR="00203940" w:rsidRPr="000635DE" w:rsidRDefault="00203940" w:rsidP="00447D7B">
            <w:pPr>
              <w:pStyle w:val="RequirementText"/>
            </w:pPr>
            <w:r>
              <w:t>Unsigned 8 bits</w:t>
            </w:r>
          </w:p>
        </w:tc>
      </w:tr>
      <w:tr w:rsidR="00203940" w14:paraId="1D4A5C4B" w14:textId="77777777" w:rsidTr="00447D7B">
        <w:tc>
          <w:tcPr>
            <w:tcW w:w="779" w:type="dxa"/>
            <w:tcBorders>
              <w:top w:val="nil"/>
              <w:left w:val="nil"/>
              <w:bottom w:val="nil"/>
            </w:tcBorders>
          </w:tcPr>
          <w:p w14:paraId="73231B11" w14:textId="77777777" w:rsidR="00203940" w:rsidRDefault="00203940" w:rsidP="00447D7B">
            <w:pPr>
              <w:pStyle w:val="RequirementText"/>
            </w:pPr>
          </w:p>
        </w:tc>
        <w:tc>
          <w:tcPr>
            <w:tcW w:w="1134" w:type="dxa"/>
          </w:tcPr>
          <w:p w14:paraId="24D24A12" w14:textId="77777777" w:rsidR="00203940" w:rsidRDefault="00203940" w:rsidP="00447D7B">
            <w:pPr>
              <w:pStyle w:val="RequirementText"/>
            </w:pPr>
            <w:r>
              <w:t>Object</w:t>
            </w:r>
          </w:p>
        </w:tc>
        <w:tc>
          <w:tcPr>
            <w:tcW w:w="8080" w:type="dxa"/>
          </w:tcPr>
          <w:p w14:paraId="327067C9" w14:textId="77777777" w:rsidR="00203940" w:rsidRPr="0046647B" w:rsidRDefault="00042D47" w:rsidP="00447D7B">
            <w:pPr>
              <w:pStyle w:val="RequirementText"/>
            </w:pPr>
            <w:r>
              <w:t>Value for belt cycle number in case of no belt function selected or in case of invalid cycle number (higher than KU8_MAX_BELT_FUNCTION)</w:t>
            </w:r>
            <w:r w:rsidR="00326BA4">
              <w:t>.</w:t>
            </w:r>
          </w:p>
        </w:tc>
      </w:tr>
      <w:tr w:rsidR="00203940" w14:paraId="64486109" w14:textId="77777777" w:rsidTr="00447D7B">
        <w:tc>
          <w:tcPr>
            <w:tcW w:w="779" w:type="dxa"/>
            <w:tcBorders>
              <w:top w:val="nil"/>
              <w:left w:val="nil"/>
              <w:bottom w:val="nil"/>
            </w:tcBorders>
          </w:tcPr>
          <w:p w14:paraId="48C36DA8" w14:textId="77777777" w:rsidR="00203940" w:rsidRDefault="00203940" w:rsidP="00447D7B">
            <w:pPr>
              <w:pStyle w:val="RequirementText"/>
            </w:pPr>
          </w:p>
        </w:tc>
        <w:tc>
          <w:tcPr>
            <w:tcW w:w="1134" w:type="dxa"/>
          </w:tcPr>
          <w:p w14:paraId="0C5299A8" w14:textId="77777777" w:rsidR="00203940" w:rsidRDefault="00203940" w:rsidP="00447D7B">
            <w:pPr>
              <w:pStyle w:val="RequirementText"/>
            </w:pPr>
            <w:r>
              <w:t>Safety</w:t>
            </w:r>
          </w:p>
        </w:tc>
        <w:tc>
          <w:tcPr>
            <w:tcW w:w="8080" w:type="dxa"/>
          </w:tcPr>
          <w:p w14:paraId="57DD6A6B" w14:textId="77777777" w:rsidR="00203940" w:rsidRPr="000635DE" w:rsidRDefault="00203940" w:rsidP="00447D7B">
            <w:pPr>
              <w:pStyle w:val="RequirementText"/>
            </w:pPr>
            <w:r>
              <w:t>NA</w:t>
            </w:r>
          </w:p>
        </w:tc>
      </w:tr>
      <w:tr w:rsidR="00203940" w14:paraId="5CEA8834" w14:textId="77777777" w:rsidTr="00447D7B">
        <w:tc>
          <w:tcPr>
            <w:tcW w:w="779" w:type="dxa"/>
            <w:tcBorders>
              <w:top w:val="nil"/>
              <w:left w:val="nil"/>
              <w:bottom w:val="nil"/>
            </w:tcBorders>
          </w:tcPr>
          <w:p w14:paraId="47BF9220" w14:textId="77777777" w:rsidR="00203940" w:rsidRDefault="00203940" w:rsidP="00447D7B">
            <w:pPr>
              <w:pStyle w:val="RequirementText"/>
            </w:pPr>
          </w:p>
        </w:tc>
        <w:tc>
          <w:tcPr>
            <w:tcW w:w="1134" w:type="dxa"/>
          </w:tcPr>
          <w:p w14:paraId="1B55B922" w14:textId="77777777" w:rsidR="00203940" w:rsidRDefault="00203940" w:rsidP="00447D7B">
            <w:pPr>
              <w:pStyle w:val="RequirementText"/>
            </w:pPr>
            <w:r>
              <w:t>Constraint</w:t>
            </w:r>
          </w:p>
        </w:tc>
        <w:tc>
          <w:tcPr>
            <w:tcW w:w="8080" w:type="dxa"/>
          </w:tcPr>
          <w:p w14:paraId="42AC0938" w14:textId="77777777" w:rsidR="00203940" w:rsidRPr="000635DE" w:rsidRDefault="00042D47" w:rsidP="00447D7B">
            <w:pPr>
              <w:pStyle w:val="RequirementText"/>
            </w:pPr>
            <w:r>
              <w:t>NA</w:t>
            </w:r>
          </w:p>
        </w:tc>
      </w:tr>
      <w:tr w:rsidR="00203940" w14:paraId="7809AECA" w14:textId="77777777" w:rsidTr="00447D7B">
        <w:tc>
          <w:tcPr>
            <w:tcW w:w="779" w:type="dxa"/>
            <w:tcBorders>
              <w:top w:val="nil"/>
              <w:left w:val="nil"/>
              <w:bottom w:val="nil"/>
            </w:tcBorders>
          </w:tcPr>
          <w:p w14:paraId="2C780B15" w14:textId="77777777" w:rsidR="00203940" w:rsidRDefault="00203940" w:rsidP="00447D7B">
            <w:pPr>
              <w:pStyle w:val="RequirementText"/>
            </w:pPr>
          </w:p>
        </w:tc>
        <w:tc>
          <w:tcPr>
            <w:tcW w:w="1134" w:type="dxa"/>
          </w:tcPr>
          <w:p w14:paraId="144DF674" w14:textId="77777777" w:rsidR="00203940" w:rsidRDefault="00203940" w:rsidP="00447D7B">
            <w:pPr>
              <w:pStyle w:val="RequirementText"/>
            </w:pPr>
            <w:r>
              <w:t>Value</w:t>
            </w:r>
          </w:p>
        </w:tc>
        <w:tc>
          <w:tcPr>
            <w:tcW w:w="8080" w:type="dxa"/>
          </w:tcPr>
          <w:p w14:paraId="0DF4811B" w14:textId="77777777" w:rsidR="00203940" w:rsidRDefault="00042D47" w:rsidP="00447D7B">
            <w:pPr>
              <w:pStyle w:val="RequirementText"/>
            </w:pPr>
            <w:r>
              <w:t>0xFF</w:t>
            </w:r>
          </w:p>
        </w:tc>
      </w:tr>
    </w:tbl>
    <w:p w14:paraId="26836E40" w14:textId="77777777" w:rsidR="00326BA4" w:rsidRDefault="00326BA4" w:rsidP="00326BA4"/>
    <w:p w14:paraId="1B295243" w14:textId="77777777" w:rsidR="00B75EA5" w:rsidRDefault="00B75EA5" w:rsidP="00B75EA5">
      <w:pPr>
        <w:pStyle w:val="RequirementID"/>
      </w:pPr>
      <w:r>
        <w:t>DSG_BFE_</w:t>
      </w:r>
      <w:r w:rsidR="00176BEA">
        <w:t>00105</w:t>
      </w:r>
      <w:r>
        <w:t>:</w:t>
      </w:r>
    </w:p>
    <w:p w14:paraId="1B4592FC" w14:textId="77777777" w:rsidR="00B75EA5" w:rsidRPr="009E19C4" w:rsidRDefault="00B75EA5" w:rsidP="00B75EA5">
      <w:pPr>
        <w:rPr>
          <w:lang w:val="fr-FR"/>
        </w:rPr>
      </w:pPr>
      <w:r w:rsidRPr="009E19C4">
        <w:rPr>
          <w:lang w:val="fr-FR"/>
        </w:rPr>
        <w:t xml:space="preserve"> [COVERS: </w:t>
      </w:r>
      <w:r w:rsidR="003B196C" w:rsidRPr="009E19C4">
        <w:rPr>
          <w:lang w:val="fr-FR"/>
        </w:rPr>
        <w:t>DES_TF_G_839, DES_TF_G_840</w:t>
      </w:r>
      <w:r w:rsidRPr="009E19C4">
        <w:rPr>
          <w:lang w:val="fr-FR"/>
        </w:rPr>
        <w:t>]</w:t>
      </w: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1134"/>
        <w:gridCol w:w="8080"/>
      </w:tblGrid>
      <w:tr w:rsidR="00B75EA5" w14:paraId="2D9C1EAF" w14:textId="77777777" w:rsidTr="00BB3A77">
        <w:trPr>
          <w:cantSplit/>
        </w:trPr>
        <w:tc>
          <w:tcPr>
            <w:tcW w:w="9993" w:type="dxa"/>
            <w:gridSpan w:val="3"/>
            <w:tcBorders>
              <w:bottom w:val="single" w:sz="4" w:space="0" w:color="auto"/>
            </w:tcBorders>
            <w:shd w:val="pct5" w:color="auto" w:fill="FFFFFF"/>
          </w:tcPr>
          <w:p w14:paraId="57247B54" w14:textId="77777777" w:rsidR="00B75EA5" w:rsidRPr="003D58C0" w:rsidRDefault="00B75EA5" w:rsidP="00B75EA5">
            <w:pPr>
              <w:pStyle w:val="RequirementText"/>
              <w:rPr>
                <w:b/>
              </w:rPr>
            </w:pPr>
            <w:r>
              <w:rPr>
                <w:b/>
              </w:rPr>
              <w:t>KU8_UNDEFINED_STEP</w:t>
            </w:r>
          </w:p>
        </w:tc>
      </w:tr>
      <w:tr w:rsidR="00B75EA5" w14:paraId="129FF2AC" w14:textId="77777777" w:rsidTr="00BB3A77">
        <w:tc>
          <w:tcPr>
            <w:tcW w:w="779" w:type="dxa"/>
            <w:tcBorders>
              <w:top w:val="nil"/>
              <w:left w:val="nil"/>
              <w:bottom w:val="nil"/>
            </w:tcBorders>
          </w:tcPr>
          <w:p w14:paraId="5951D8E5" w14:textId="77777777" w:rsidR="00B75EA5" w:rsidRDefault="00B75EA5" w:rsidP="00BB3A77">
            <w:pPr>
              <w:pStyle w:val="RequirementText"/>
            </w:pPr>
          </w:p>
        </w:tc>
        <w:tc>
          <w:tcPr>
            <w:tcW w:w="1134" w:type="dxa"/>
            <w:tcBorders>
              <w:top w:val="nil"/>
            </w:tcBorders>
          </w:tcPr>
          <w:p w14:paraId="33FAA14F" w14:textId="77777777" w:rsidR="00B75EA5" w:rsidRDefault="00B75EA5" w:rsidP="00BB3A77">
            <w:pPr>
              <w:pStyle w:val="RequirementText"/>
            </w:pPr>
            <w:r>
              <w:t>Type</w:t>
            </w:r>
          </w:p>
        </w:tc>
        <w:tc>
          <w:tcPr>
            <w:tcW w:w="8080" w:type="dxa"/>
            <w:tcBorders>
              <w:top w:val="nil"/>
            </w:tcBorders>
          </w:tcPr>
          <w:p w14:paraId="310B1E8E" w14:textId="77777777" w:rsidR="00B75EA5" w:rsidRPr="000635DE" w:rsidRDefault="00B75EA5" w:rsidP="00BB3A77">
            <w:pPr>
              <w:pStyle w:val="RequirementText"/>
            </w:pPr>
            <w:r>
              <w:t>Unsigned 8 bits</w:t>
            </w:r>
          </w:p>
        </w:tc>
      </w:tr>
      <w:tr w:rsidR="00B75EA5" w14:paraId="680E308C" w14:textId="77777777" w:rsidTr="00BB3A77">
        <w:tc>
          <w:tcPr>
            <w:tcW w:w="779" w:type="dxa"/>
            <w:tcBorders>
              <w:top w:val="nil"/>
              <w:left w:val="nil"/>
              <w:bottom w:val="nil"/>
            </w:tcBorders>
          </w:tcPr>
          <w:p w14:paraId="1D2D7618" w14:textId="77777777" w:rsidR="00B75EA5" w:rsidRDefault="00B75EA5" w:rsidP="00BB3A77">
            <w:pPr>
              <w:pStyle w:val="RequirementText"/>
            </w:pPr>
          </w:p>
        </w:tc>
        <w:tc>
          <w:tcPr>
            <w:tcW w:w="1134" w:type="dxa"/>
          </w:tcPr>
          <w:p w14:paraId="741846BD" w14:textId="77777777" w:rsidR="00B75EA5" w:rsidRDefault="00B75EA5" w:rsidP="00BB3A77">
            <w:pPr>
              <w:pStyle w:val="RequirementText"/>
            </w:pPr>
            <w:r>
              <w:t>Object</w:t>
            </w:r>
          </w:p>
        </w:tc>
        <w:tc>
          <w:tcPr>
            <w:tcW w:w="8080" w:type="dxa"/>
          </w:tcPr>
          <w:p w14:paraId="625EC090" w14:textId="77777777" w:rsidR="00B75EA5" w:rsidRPr="0046647B" w:rsidRDefault="00B75EA5" w:rsidP="00BB3A77">
            <w:pPr>
              <w:pStyle w:val="RequirementText"/>
            </w:pPr>
            <w:r>
              <w:t>Value for step number in case of no executed step.</w:t>
            </w:r>
          </w:p>
        </w:tc>
      </w:tr>
      <w:tr w:rsidR="00B75EA5" w14:paraId="1CF49959" w14:textId="77777777" w:rsidTr="00BB3A77">
        <w:tc>
          <w:tcPr>
            <w:tcW w:w="779" w:type="dxa"/>
            <w:tcBorders>
              <w:top w:val="nil"/>
              <w:left w:val="nil"/>
              <w:bottom w:val="nil"/>
            </w:tcBorders>
          </w:tcPr>
          <w:p w14:paraId="03695BB5" w14:textId="77777777" w:rsidR="00B75EA5" w:rsidRDefault="00B75EA5" w:rsidP="00BB3A77">
            <w:pPr>
              <w:pStyle w:val="RequirementText"/>
            </w:pPr>
          </w:p>
        </w:tc>
        <w:tc>
          <w:tcPr>
            <w:tcW w:w="1134" w:type="dxa"/>
          </w:tcPr>
          <w:p w14:paraId="7BEFD0FE" w14:textId="77777777" w:rsidR="00B75EA5" w:rsidRDefault="00B75EA5" w:rsidP="00BB3A77">
            <w:pPr>
              <w:pStyle w:val="RequirementText"/>
            </w:pPr>
            <w:r>
              <w:t>Safety</w:t>
            </w:r>
          </w:p>
        </w:tc>
        <w:tc>
          <w:tcPr>
            <w:tcW w:w="8080" w:type="dxa"/>
          </w:tcPr>
          <w:p w14:paraId="3A31A0DA" w14:textId="77777777" w:rsidR="00B75EA5" w:rsidRPr="000635DE" w:rsidRDefault="00B75EA5" w:rsidP="00BB3A77">
            <w:pPr>
              <w:pStyle w:val="RequirementText"/>
            </w:pPr>
            <w:r>
              <w:t>NA</w:t>
            </w:r>
          </w:p>
        </w:tc>
      </w:tr>
      <w:tr w:rsidR="00B75EA5" w14:paraId="26154C5B" w14:textId="77777777" w:rsidTr="00BB3A77">
        <w:tc>
          <w:tcPr>
            <w:tcW w:w="779" w:type="dxa"/>
            <w:tcBorders>
              <w:top w:val="nil"/>
              <w:left w:val="nil"/>
              <w:bottom w:val="nil"/>
            </w:tcBorders>
          </w:tcPr>
          <w:p w14:paraId="6EABB01D" w14:textId="77777777" w:rsidR="00B75EA5" w:rsidRDefault="00B75EA5" w:rsidP="00BB3A77">
            <w:pPr>
              <w:pStyle w:val="RequirementText"/>
            </w:pPr>
          </w:p>
        </w:tc>
        <w:tc>
          <w:tcPr>
            <w:tcW w:w="1134" w:type="dxa"/>
          </w:tcPr>
          <w:p w14:paraId="4B903EFF" w14:textId="77777777" w:rsidR="00B75EA5" w:rsidRDefault="00B75EA5" w:rsidP="00BB3A77">
            <w:pPr>
              <w:pStyle w:val="RequirementText"/>
            </w:pPr>
            <w:r>
              <w:t>Constraint</w:t>
            </w:r>
          </w:p>
        </w:tc>
        <w:tc>
          <w:tcPr>
            <w:tcW w:w="8080" w:type="dxa"/>
          </w:tcPr>
          <w:p w14:paraId="77CD9D37" w14:textId="77777777" w:rsidR="00B75EA5" w:rsidRPr="000635DE" w:rsidRDefault="00B75EA5" w:rsidP="00BB3A77">
            <w:pPr>
              <w:pStyle w:val="RequirementText"/>
            </w:pPr>
            <w:r>
              <w:t>NA</w:t>
            </w:r>
          </w:p>
        </w:tc>
      </w:tr>
      <w:tr w:rsidR="00B75EA5" w14:paraId="76116187" w14:textId="77777777" w:rsidTr="00BB3A77">
        <w:tc>
          <w:tcPr>
            <w:tcW w:w="779" w:type="dxa"/>
            <w:tcBorders>
              <w:top w:val="nil"/>
              <w:left w:val="nil"/>
              <w:bottom w:val="nil"/>
            </w:tcBorders>
          </w:tcPr>
          <w:p w14:paraId="1A1EFED3" w14:textId="77777777" w:rsidR="00B75EA5" w:rsidRDefault="00B75EA5" w:rsidP="00BB3A77">
            <w:pPr>
              <w:pStyle w:val="RequirementText"/>
            </w:pPr>
          </w:p>
        </w:tc>
        <w:tc>
          <w:tcPr>
            <w:tcW w:w="1134" w:type="dxa"/>
          </w:tcPr>
          <w:p w14:paraId="3222AE3C" w14:textId="77777777" w:rsidR="00B75EA5" w:rsidRDefault="00B75EA5" w:rsidP="00BB3A77">
            <w:pPr>
              <w:pStyle w:val="RequirementText"/>
            </w:pPr>
            <w:r>
              <w:t>Value</w:t>
            </w:r>
          </w:p>
        </w:tc>
        <w:tc>
          <w:tcPr>
            <w:tcW w:w="8080" w:type="dxa"/>
          </w:tcPr>
          <w:p w14:paraId="7782F582" w14:textId="77777777" w:rsidR="00B75EA5" w:rsidRDefault="00B75EA5" w:rsidP="00BB3A77">
            <w:pPr>
              <w:pStyle w:val="RequirementText"/>
            </w:pPr>
            <w:r>
              <w:t>0xFF</w:t>
            </w:r>
          </w:p>
        </w:tc>
      </w:tr>
    </w:tbl>
    <w:p w14:paraId="13D76810" w14:textId="77777777" w:rsidR="00D5338E" w:rsidRDefault="00D5338E" w:rsidP="000E0475"/>
    <w:p w14:paraId="49BFF691" w14:textId="77777777" w:rsidR="00AC5894" w:rsidRDefault="00AC5894" w:rsidP="00AC5894">
      <w:pPr>
        <w:pStyle w:val="RequirementID"/>
      </w:pPr>
      <w:r>
        <w:t>DSG_BFE_</w:t>
      </w:r>
      <w:r w:rsidR="00176BEA">
        <w:t>00106</w:t>
      </w:r>
      <w:r>
        <w:t>:</w:t>
      </w:r>
    </w:p>
    <w:p w14:paraId="646300D3" w14:textId="77777777" w:rsidR="00AC5894" w:rsidRDefault="00AC5894" w:rsidP="00AC5894">
      <w:r>
        <w:t>[COVERS:]</w:t>
      </w: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1134"/>
        <w:gridCol w:w="8080"/>
      </w:tblGrid>
      <w:tr w:rsidR="00AC5894" w14:paraId="7F956BA1" w14:textId="77777777" w:rsidTr="00FA7235">
        <w:trPr>
          <w:cantSplit/>
        </w:trPr>
        <w:tc>
          <w:tcPr>
            <w:tcW w:w="9993" w:type="dxa"/>
            <w:gridSpan w:val="3"/>
            <w:tcBorders>
              <w:bottom w:val="single" w:sz="4" w:space="0" w:color="auto"/>
            </w:tcBorders>
            <w:shd w:val="pct5" w:color="auto" w:fill="FFFFFF"/>
          </w:tcPr>
          <w:p w14:paraId="45238AEC" w14:textId="77777777" w:rsidR="00AC5894" w:rsidRPr="003D58C0" w:rsidRDefault="00AC5894" w:rsidP="00AC5894">
            <w:pPr>
              <w:pStyle w:val="RequirementText"/>
              <w:rPr>
                <w:b/>
              </w:rPr>
            </w:pPr>
            <w:r>
              <w:rPr>
                <w:b/>
              </w:rPr>
              <w:t>KU8_CYCLE_SIZE</w:t>
            </w:r>
          </w:p>
        </w:tc>
      </w:tr>
      <w:tr w:rsidR="00AC5894" w14:paraId="4FDDBE87" w14:textId="77777777" w:rsidTr="00FA7235">
        <w:tc>
          <w:tcPr>
            <w:tcW w:w="779" w:type="dxa"/>
            <w:tcBorders>
              <w:top w:val="nil"/>
              <w:left w:val="nil"/>
              <w:bottom w:val="nil"/>
            </w:tcBorders>
          </w:tcPr>
          <w:p w14:paraId="224EEEE9" w14:textId="77777777" w:rsidR="00AC5894" w:rsidRDefault="00AC5894" w:rsidP="00FA7235">
            <w:pPr>
              <w:pStyle w:val="RequirementText"/>
            </w:pPr>
          </w:p>
        </w:tc>
        <w:tc>
          <w:tcPr>
            <w:tcW w:w="1134" w:type="dxa"/>
            <w:tcBorders>
              <w:top w:val="nil"/>
            </w:tcBorders>
          </w:tcPr>
          <w:p w14:paraId="49301804" w14:textId="77777777" w:rsidR="00AC5894" w:rsidRDefault="00AC5894" w:rsidP="00FA7235">
            <w:pPr>
              <w:pStyle w:val="RequirementText"/>
            </w:pPr>
            <w:r>
              <w:t>Type</w:t>
            </w:r>
          </w:p>
        </w:tc>
        <w:tc>
          <w:tcPr>
            <w:tcW w:w="8080" w:type="dxa"/>
            <w:tcBorders>
              <w:top w:val="nil"/>
            </w:tcBorders>
          </w:tcPr>
          <w:p w14:paraId="55163435" w14:textId="77777777" w:rsidR="00AC5894" w:rsidRPr="000635DE" w:rsidRDefault="00AC5894" w:rsidP="00FA7235">
            <w:pPr>
              <w:pStyle w:val="RequirementText"/>
            </w:pPr>
            <w:r>
              <w:t>Unsigned 8 bits</w:t>
            </w:r>
          </w:p>
        </w:tc>
      </w:tr>
      <w:tr w:rsidR="00AC5894" w14:paraId="0A30374F" w14:textId="77777777" w:rsidTr="00FA7235">
        <w:tc>
          <w:tcPr>
            <w:tcW w:w="779" w:type="dxa"/>
            <w:tcBorders>
              <w:top w:val="nil"/>
              <w:left w:val="nil"/>
              <w:bottom w:val="nil"/>
            </w:tcBorders>
          </w:tcPr>
          <w:p w14:paraId="08E322C1" w14:textId="77777777" w:rsidR="00AC5894" w:rsidRDefault="00AC5894" w:rsidP="00FA7235">
            <w:pPr>
              <w:pStyle w:val="RequirementText"/>
            </w:pPr>
          </w:p>
        </w:tc>
        <w:tc>
          <w:tcPr>
            <w:tcW w:w="1134" w:type="dxa"/>
          </w:tcPr>
          <w:p w14:paraId="0CB8F433" w14:textId="77777777" w:rsidR="00AC5894" w:rsidRDefault="00AC5894" w:rsidP="00FA7235">
            <w:pPr>
              <w:pStyle w:val="RequirementText"/>
            </w:pPr>
            <w:r>
              <w:t>Object</w:t>
            </w:r>
          </w:p>
        </w:tc>
        <w:tc>
          <w:tcPr>
            <w:tcW w:w="8080" w:type="dxa"/>
          </w:tcPr>
          <w:p w14:paraId="2E7CF0D7" w14:textId="77777777" w:rsidR="00AC5894" w:rsidRPr="0046647B" w:rsidRDefault="00AC5894" w:rsidP="00FA7235">
            <w:pPr>
              <w:pStyle w:val="RequirementText"/>
            </w:pPr>
            <w:r>
              <w:t>Size of one belt function parameters in the table.</w:t>
            </w:r>
          </w:p>
        </w:tc>
      </w:tr>
      <w:tr w:rsidR="00AC5894" w14:paraId="164DECBF" w14:textId="77777777" w:rsidTr="00FA7235">
        <w:tc>
          <w:tcPr>
            <w:tcW w:w="779" w:type="dxa"/>
            <w:tcBorders>
              <w:top w:val="nil"/>
              <w:left w:val="nil"/>
              <w:bottom w:val="nil"/>
            </w:tcBorders>
          </w:tcPr>
          <w:p w14:paraId="76C684F2" w14:textId="77777777" w:rsidR="00AC5894" w:rsidRDefault="00AC5894" w:rsidP="00FA7235">
            <w:pPr>
              <w:pStyle w:val="RequirementText"/>
            </w:pPr>
          </w:p>
        </w:tc>
        <w:tc>
          <w:tcPr>
            <w:tcW w:w="1134" w:type="dxa"/>
          </w:tcPr>
          <w:p w14:paraId="38E74169" w14:textId="77777777" w:rsidR="00AC5894" w:rsidRDefault="00AC5894" w:rsidP="00FA7235">
            <w:pPr>
              <w:pStyle w:val="RequirementText"/>
            </w:pPr>
            <w:r>
              <w:t>Safety</w:t>
            </w:r>
          </w:p>
        </w:tc>
        <w:tc>
          <w:tcPr>
            <w:tcW w:w="8080" w:type="dxa"/>
          </w:tcPr>
          <w:p w14:paraId="1AC5189D" w14:textId="77777777" w:rsidR="00AC5894" w:rsidRPr="000635DE" w:rsidRDefault="00AC5894" w:rsidP="00FA7235">
            <w:pPr>
              <w:pStyle w:val="RequirementText"/>
            </w:pPr>
            <w:r>
              <w:t>NA</w:t>
            </w:r>
          </w:p>
        </w:tc>
      </w:tr>
      <w:tr w:rsidR="00AC5894" w14:paraId="0E09393D" w14:textId="77777777" w:rsidTr="00FA7235">
        <w:tc>
          <w:tcPr>
            <w:tcW w:w="779" w:type="dxa"/>
            <w:tcBorders>
              <w:top w:val="nil"/>
              <w:left w:val="nil"/>
              <w:bottom w:val="nil"/>
            </w:tcBorders>
          </w:tcPr>
          <w:p w14:paraId="46800738" w14:textId="77777777" w:rsidR="00AC5894" w:rsidRDefault="00AC5894" w:rsidP="00FA7235">
            <w:pPr>
              <w:pStyle w:val="RequirementText"/>
            </w:pPr>
          </w:p>
        </w:tc>
        <w:tc>
          <w:tcPr>
            <w:tcW w:w="1134" w:type="dxa"/>
          </w:tcPr>
          <w:p w14:paraId="38A1D326" w14:textId="77777777" w:rsidR="00AC5894" w:rsidRDefault="00AC5894" w:rsidP="00FA7235">
            <w:pPr>
              <w:pStyle w:val="RequirementText"/>
            </w:pPr>
            <w:r>
              <w:t>Constraint</w:t>
            </w:r>
          </w:p>
        </w:tc>
        <w:tc>
          <w:tcPr>
            <w:tcW w:w="8080" w:type="dxa"/>
          </w:tcPr>
          <w:p w14:paraId="332E308C" w14:textId="77777777" w:rsidR="00AC5894" w:rsidRPr="000635DE" w:rsidRDefault="00AC5894" w:rsidP="00FA7235">
            <w:pPr>
              <w:pStyle w:val="RequirementText"/>
            </w:pPr>
            <w:r>
              <w:t>NA</w:t>
            </w:r>
          </w:p>
        </w:tc>
      </w:tr>
      <w:tr w:rsidR="00AC5894" w14:paraId="1248B262" w14:textId="77777777" w:rsidTr="00FA7235">
        <w:tc>
          <w:tcPr>
            <w:tcW w:w="779" w:type="dxa"/>
            <w:tcBorders>
              <w:top w:val="nil"/>
              <w:left w:val="nil"/>
              <w:bottom w:val="nil"/>
            </w:tcBorders>
          </w:tcPr>
          <w:p w14:paraId="12E58C7D" w14:textId="77777777" w:rsidR="00AC5894" w:rsidRDefault="00AC5894" w:rsidP="00FA7235">
            <w:pPr>
              <w:pStyle w:val="RequirementText"/>
            </w:pPr>
          </w:p>
        </w:tc>
        <w:tc>
          <w:tcPr>
            <w:tcW w:w="1134" w:type="dxa"/>
          </w:tcPr>
          <w:p w14:paraId="0B4B5B26" w14:textId="77777777" w:rsidR="00AC5894" w:rsidRDefault="00AC5894" w:rsidP="00FA7235">
            <w:pPr>
              <w:pStyle w:val="RequirementText"/>
            </w:pPr>
            <w:r>
              <w:t>Value</w:t>
            </w:r>
          </w:p>
        </w:tc>
        <w:tc>
          <w:tcPr>
            <w:tcW w:w="8080" w:type="dxa"/>
          </w:tcPr>
          <w:p w14:paraId="64F47C12" w14:textId="77777777" w:rsidR="00AC5894" w:rsidRDefault="00AC5894" w:rsidP="00FA7235">
            <w:pPr>
              <w:pStyle w:val="RequirementText"/>
            </w:pPr>
            <w:r>
              <w:t>12</w:t>
            </w:r>
          </w:p>
        </w:tc>
      </w:tr>
    </w:tbl>
    <w:p w14:paraId="09F0060A" w14:textId="77777777" w:rsidR="00D5338E" w:rsidRPr="000E0475" w:rsidRDefault="00D5338E" w:rsidP="000E0475"/>
    <w:p w14:paraId="58245618" w14:textId="77777777" w:rsidR="00F16D57" w:rsidRDefault="00F16D57" w:rsidP="00F16D57">
      <w:pPr>
        <w:pStyle w:val="RequirementID"/>
      </w:pPr>
      <w:bookmarkStart w:id="170" w:name="_Toc315252682"/>
      <w:r>
        <w:t>DSG_BFE_</w:t>
      </w:r>
      <w:r w:rsidR="00176BEA">
        <w:t>00107</w:t>
      </w:r>
      <w:r>
        <w:t>:</w:t>
      </w:r>
    </w:p>
    <w:p w14:paraId="0507B3DC" w14:textId="77777777" w:rsidR="00F16D57" w:rsidRDefault="00F16D57" w:rsidP="00F16D57">
      <w:r>
        <w:t>[COVERS:]</w:t>
      </w: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1134"/>
        <w:gridCol w:w="8080"/>
      </w:tblGrid>
      <w:tr w:rsidR="00F16D57" w14:paraId="7002F356" w14:textId="77777777" w:rsidTr="00FA7235">
        <w:trPr>
          <w:cantSplit/>
        </w:trPr>
        <w:tc>
          <w:tcPr>
            <w:tcW w:w="9993" w:type="dxa"/>
            <w:gridSpan w:val="3"/>
            <w:tcBorders>
              <w:bottom w:val="single" w:sz="4" w:space="0" w:color="auto"/>
            </w:tcBorders>
            <w:shd w:val="pct5" w:color="auto" w:fill="FFFFFF"/>
          </w:tcPr>
          <w:p w14:paraId="138BA9EF" w14:textId="77777777" w:rsidR="00F16D57" w:rsidRPr="003D58C0" w:rsidRDefault="00F16D57" w:rsidP="00F16D57">
            <w:pPr>
              <w:pStyle w:val="RequirementText"/>
              <w:rPr>
                <w:b/>
              </w:rPr>
            </w:pPr>
            <w:r>
              <w:rPr>
                <w:b/>
              </w:rPr>
              <w:t>KU8_INDEX_OF_FIRST_STEP</w:t>
            </w:r>
          </w:p>
        </w:tc>
      </w:tr>
      <w:tr w:rsidR="00F16D57" w14:paraId="3EE37D02" w14:textId="77777777" w:rsidTr="00FA7235">
        <w:tc>
          <w:tcPr>
            <w:tcW w:w="779" w:type="dxa"/>
            <w:tcBorders>
              <w:top w:val="nil"/>
              <w:left w:val="nil"/>
              <w:bottom w:val="nil"/>
            </w:tcBorders>
          </w:tcPr>
          <w:p w14:paraId="3C3E2F51" w14:textId="77777777" w:rsidR="00F16D57" w:rsidRDefault="00F16D57" w:rsidP="00FA7235">
            <w:pPr>
              <w:pStyle w:val="RequirementText"/>
            </w:pPr>
          </w:p>
        </w:tc>
        <w:tc>
          <w:tcPr>
            <w:tcW w:w="1134" w:type="dxa"/>
            <w:tcBorders>
              <w:top w:val="nil"/>
            </w:tcBorders>
          </w:tcPr>
          <w:p w14:paraId="38AA00AE" w14:textId="77777777" w:rsidR="00F16D57" w:rsidRDefault="00F16D57" w:rsidP="00FA7235">
            <w:pPr>
              <w:pStyle w:val="RequirementText"/>
            </w:pPr>
            <w:r>
              <w:t>Type</w:t>
            </w:r>
          </w:p>
        </w:tc>
        <w:tc>
          <w:tcPr>
            <w:tcW w:w="8080" w:type="dxa"/>
            <w:tcBorders>
              <w:top w:val="nil"/>
            </w:tcBorders>
          </w:tcPr>
          <w:p w14:paraId="6CE8ED46" w14:textId="77777777" w:rsidR="00F16D57" w:rsidRPr="000635DE" w:rsidRDefault="00F16D57" w:rsidP="00FA7235">
            <w:pPr>
              <w:pStyle w:val="RequirementText"/>
            </w:pPr>
            <w:r>
              <w:t>Unsigned 8 bits</w:t>
            </w:r>
          </w:p>
        </w:tc>
      </w:tr>
      <w:tr w:rsidR="00F16D57" w14:paraId="076A0F0A" w14:textId="77777777" w:rsidTr="00FA7235">
        <w:tc>
          <w:tcPr>
            <w:tcW w:w="779" w:type="dxa"/>
            <w:tcBorders>
              <w:top w:val="nil"/>
              <w:left w:val="nil"/>
              <w:bottom w:val="nil"/>
            </w:tcBorders>
          </w:tcPr>
          <w:p w14:paraId="383F82D4" w14:textId="77777777" w:rsidR="00F16D57" w:rsidRDefault="00F16D57" w:rsidP="00FA7235">
            <w:pPr>
              <w:pStyle w:val="RequirementText"/>
            </w:pPr>
          </w:p>
        </w:tc>
        <w:tc>
          <w:tcPr>
            <w:tcW w:w="1134" w:type="dxa"/>
          </w:tcPr>
          <w:p w14:paraId="778AD554" w14:textId="77777777" w:rsidR="00F16D57" w:rsidRDefault="00F16D57" w:rsidP="00FA7235">
            <w:pPr>
              <w:pStyle w:val="RequirementText"/>
            </w:pPr>
            <w:r>
              <w:t>Object</w:t>
            </w:r>
          </w:p>
        </w:tc>
        <w:tc>
          <w:tcPr>
            <w:tcW w:w="8080" w:type="dxa"/>
          </w:tcPr>
          <w:p w14:paraId="24270150" w14:textId="77777777" w:rsidR="00F16D57" w:rsidRPr="0046647B" w:rsidRDefault="00F16D57" w:rsidP="00FA7235">
            <w:pPr>
              <w:pStyle w:val="RequirementText"/>
            </w:pPr>
            <w:r>
              <w:t>Byte position for the first step in a belt function parameters.</w:t>
            </w:r>
          </w:p>
        </w:tc>
      </w:tr>
      <w:tr w:rsidR="00F16D57" w14:paraId="442CB5BE" w14:textId="77777777" w:rsidTr="00FA7235">
        <w:tc>
          <w:tcPr>
            <w:tcW w:w="779" w:type="dxa"/>
            <w:tcBorders>
              <w:top w:val="nil"/>
              <w:left w:val="nil"/>
              <w:bottom w:val="nil"/>
            </w:tcBorders>
          </w:tcPr>
          <w:p w14:paraId="0ACFB639" w14:textId="77777777" w:rsidR="00F16D57" w:rsidRDefault="00F16D57" w:rsidP="00FA7235">
            <w:pPr>
              <w:pStyle w:val="RequirementText"/>
            </w:pPr>
          </w:p>
        </w:tc>
        <w:tc>
          <w:tcPr>
            <w:tcW w:w="1134" w:type="dxa"/>
          </w:tcPr>
          <w:p w14:paraId="5D8E560A" w14:textId="77777777" w:rsidR="00F16D57" w:rsidRDefault="00F16D57" w:rsidP="00FA7235">
            <w:pPr>
              <w:pStyle w:val="RequirementText"/>
            </w:pPr>
            <w:r>
              <w:t>Safety</w:t>
            </w:r>
          </w:p>
        </w:tc>
        <w:tc>
          <w:tcPr>
            <w:tcW w:w="8080" w:type="dxa"/>
          </w:tcPr>
          <w:p w14:paraId="3887935A" w14:textId="77777777" w:rsidR="00F16D57" w:rsidRPr="000635DE" w:rsidRDefault="00F16D57" w:rsidP="00FA7235">
            <w:pPr>
              <w:pStyle w:val="RequirementText"/>
            </w:pPr>
            <w:r>
              <w:t>NA</w:t>
            </w:r>
          </w:p>
        </w:tc>
      </w:tr>
      <w:tr w:rsidR="00F16D57" w14:paraId="6565C32C" w14:textId="77777777" w:rsidTr="00FA7235">
        <w:tc>
          <w:tcPr>
            <w:tcW w:w="779" w:type="dxa"/>
            <w:tcBorders>
              <w:top w:val="nil"/>
              <w:left w:val="nil"/>
              <w:bottom w:val="nil"/>
            </w:tcBorders>
          </w:tcPr>
          <w:p w14:paraId="02450FE5" w14:textId="77777777" w:rsidR="00F16D57" w:rsidRDefault="00F16D57" w:rsidP="00FA7235">
            <w:pPr>
              <w:pStyle w:val="RequirementText"/>
            </w:pPr>
          </w:p>
        </w:tc>
        <w:tc>
          <w:tcPr>
            <w:tcW w:w="1134" w:type="dxa"/>
          </w:tcPr>
          <w:p w14:paraId="2E7F7DD0" w14:textId="77777777" w:rsidR="00F16D57" w:rsidRDefault="00F16D57" w:rsidP="00FA7235">
            <w:pPr>
              <w:pStyle w:val="RequirementText"/>
            </w:pPr>
            <w:r>
              <w:t>Constraint</w:t>
            </w:r>
          </w:p>
        </w:tc>
        <w:tc>
          <w:tcPr>
            <w:tcW w:w="8080" w:type="dxa"/>
          </w:tcPr>
          <w:p w14:paraId="6C0A6230" w14:textId="77777777" w:rsidR="00F16D57" w:rsidRPr="000635DE" w:rsidRDefault="00F16D57" w:rsidP="00FA7235">
            <w:pPr>
              <w:pStyle w:val="RequirementText"/>
            </w:pPr>
            <w:r>
              <w:t>NA</w:t>
            </w:r>
          </w:p>
        </w:tc>
      </w:tr>
      <w:tr w:rsidR="00F16D57" w14:paraId="1D781B4D" w14:textId="77777777" w:rsidTr="00FA7235">
        <w:tc>
          <w:tcPr>
            <w:tcW w:w="779" w:type="dxa"/>
            <w:tcBorders>
              <w:top w:val="nil"/>
              <w:left w:val="nil"/>
              <w:bottom w:val="nil"/>
            </w:tcBorders>
          </w:tcPr>
          <w:p w14:paraId="0BFD5304" w14:textId="77777777" w:rsidR="00F16D57" w:rsidRDefault="00F16D57" w:rsidP="00FA7235">
            <w:pPr>
              <w:pStyle w:val="RequirementText"/>
            </w:pPr>
          </w:p>
        </w:tc>
        <w:tc>
          <w:tcPr>
            <w:tcW w:w="1134" w:type="dxa"/>
          </w:tcPr>
          <w:p w14:paraId="106686BD" w14:textId="77777777" w:rsidR="00F16D57" w:rsidRDefault="00F16D57" w:rsidP="00FA7235">
            <w:pPr>
              <w:pStyle w:val="RequirementText"/>
            </w:pPr>
            <w:r>
              <w:t>Value</w:t>
            </w:r>
          </w:p>
        </w:tc>
        <w:tc>
          <w:tcPr>
            <w:tcW w:w="8080" w:type="dxa"/>
          </w:tcPr>
          <w:p w14:paraId="484BC2AC" w14:textId="77777777" w:rsidR="00F16D57" w:rsidRDefault="00F16D57" w:rsidP="00FA7235">
            <w:pPr>
              <w:pStyle w:val="RequirementText"/>
            </w:pPr>
            <w:r>
              <w:t>4</w:t>
            </w:r>
          </w:p>
        </w:tc>
      </w:tr>
    </w:tbl>
    <w:p w14:paraId="23BC1225" w14:textId="77777777" w:rsidR="00F16D57" w:rsidRPr="000E0475" w:rsidRDefault="00F16D57" w:rsidP="00F16D57"/>
    <w:p w14:paraId="0110DFA0" w14:textId="77777777" w:rsidR="00D14992" w:rsidRDefault="00D14992" w:rsidP="00D14992">
      <w:pPr>
        <w:pStyle w:val="RequirementID"/>
      </w:pPr>
      <w:r>
        <w:t>DSG_BFE_</w:t>
      </w:r>
      <w:r w:rsidR="00176BEA">
        <w:t>00108</w:t>
      </w:r>
      <w:r>
        <w:t>:</w:t>
      </w:r>
    </w:p>
    <w:p w14:paraId="7F5FA9DB" w14:textId="77777777" w:rsidR="00D14992" w:rsidRDefault="00D14992" w:rsidP="00D14992">
      <w:r>
        <w:t>[COVERS:]</w:t>
      </w: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1134"/>
        <w:gridCol w:w="8080"/>
      </w:tblGrid>
      <w:tr w:rsidR="00D14992" w14:paraId="7D7CB92A" w14:textId="77777777" w:rsidTr="00FA7235">
        <w:trPr>
          <w:cantSplit/>
        </w:trPr>
        <w:tc>
          <w:tcPr>
            <w:tcW w:w="9993" w:type="dxa"/>
            <w:gridSpan w:val="3"/>
            <w:tcBorders>
              <w:bottom w:val="single" w:sz="4" w:space="0" w:color="auto"/>
            </w:tcBorders>
            <w:shd w:val="pct5" w:color="auto" w:fill="FFFFFF"/>
          </w:tcPr>
          <w:p w14:paraId="14042143" w14:textId="77777777" w:rsidR="00D14992" w:rsidRPr="003D58C0" w:rsidRDefault="00D14992" w:rsidP="00FA7235">
            <w:pPr>
              <w:pStyle w:val="RequirementText"/>
              <w:rPr>
                <w:b/>
              </w:rPr>
            </w:pPr>
            <w:r w:rsidRPr="00D14992">
              <w:rPr>
                <w:b/>
              </w:rPr>
              <w:t>KU8_MAX_STEP_INDEX</w:t>
            </w:r>
          </w:p>
        </w:tc>
      </w:tr>
      <w:tr w:rsidR="00D14992" w14:paraId="0B20685D" w14:textId="77777777" w:rsidTr="00FA7235">
        <w:tc>
          <w:tcPr>
            <w:tcW w:w="779" w:type="dxa"/>
            <w:tcBorders>
              <w:top w:val="nil"/>
              <w:left w:val="nil"/>
              <w:bottom w:val="nil"/>
            </w:tcBorders>
          </w:tcPr>
          <w:p w14:paraId="34D87872" w14:textId="77777777" w:rsidR="00D14992" w:rsidRDefault="00D14992" w:rsidP="00FA7235">
            <w:pPr>
              <w:pStyle w:val="RequirementText"/>
            </w:pPr>
          </w:p>
        </w:tc>
        <w:tc>
          <w:tcPr>
            <w:tcW w:w="1134" w:type="dxa"/>
            <w:tcBorders>
              <w:top w:val="nil"/>
            </w:tcBorders>
          </w:tcPr>
          <w:p w14:paraId="6F916E60" w14:textId="77777777" w:rsidR="00D14992" w:rsidRDefault="00D14992" w:rsidP="00FA7235">
            <w:pPr>
              <w:pStyle w:val="RequirementText"/>
            </w:pPr>
            <w:r>
              <w:t>Type</w:t>
            </w:r>
          </w:p>
        </w:tc>
        <w:tc>
          <w:tcPr>
            <w:tcW w:w="8080" w:type="dxa"/>
            <w:tcBorders>
              <w:top w:val="nil"/>
            </w:tcBorders>
          </w:tcPr>
          <w:p w14:paraId="39444539" w14:textId="77777777" w:rsidR="00D14992" w:rsidRPr="000635DE" w:rsidRDefault="00D14992" w:rsidP="00FA7235">
            <w:pPr>
              <w:pStyle w:val="RequirementText"/>
            </w:pPr>
            <w:r>
              <w:t>Unsigned 8 bits</w:t>
            </w:r>
          </w:p>
        </w:tc>
      </w:tr>
      <w:tr w:rsidR="00D14992" w14:paraId="4E0E68EC" w14:textId="77777777" w:rsidTr="00FA7235">
        <w:tc>
          <w:tcPr>
            <w:tcW w:w="779" w:type="dxa"/>
            <w:tcBorders>
              <w:top w:val="nil"/>
              <w:left w:val="nil"/>
              <w:bottom w:val="nil"/>
            </w:tcBorders>
          </w:tcPr>
          <w:p w14:paraId="7550644A" w14:textId="77777777" w:rsidR="00D14992" w:rsidRDefault="00D14992" w:rsidP="00FA7235">
            <w:pPr>
              <w:pStyle w:val="RequirementText"/>
            </w:pPr>
          </w:p>
        </w:tc>
        <w:tc>
          <w:tcPr>
            <w:tcW w:w="1134" w:type="dxa"/>
          </w:tcPr>
          <w:p w14:paraId="2824670A" w14:textId="77777777" w:rsidR="00D14992" w:rsidRDefault="00D14992" w:rsidP="00FA7235">
            <w:pPr>
              <w:pStyle w:val="RequirementText"/>
            </w:pPr>
            <w:r>
              <w:t>Object</w:t>
            </w:r>
          </w:p>
        </w:tc>
        <w:tc>
          <w:tcPr>
            <w:tcW w:w="8080" w:type="dxa"/>
          </w:tcPr>
          <w:p w14:paraId="1791C3BA" w14:textId="77777777" w:rsidR="00D14992" w:rsidRPr="0046647B" w:rsidRDefault="00D14992" w:rsidP="00D14992">
            <w:pPr>
              <w:pStyle w:val="RequirementText"/>
            </w:pPr>
            <w:r>
              <w:t>Upper limit of the number of steps that can be managed in one belt function .</w:t>
            </w:r>
          </w:p>
        </w:tc>
      </w:tr>
      <w:tr w:rsidR="00D14992" w14:paraId="2AD717F6" w14:textId="77777777" w:rsidTr="00FA7235">
        <w:tc>
          <w:tcPr>
            <w:tcW w:w="779" w:type="dxa"/>
            <w:tcBorders>
              <w:top w:val="nil"/>
              <w:left w:val="nil"/>
              <w:bottom w:val="nil"/>
            </w:tcBorders>
          </w:tcPr>
          <w:p w14:paraId="19DC01F9" w14:textId="77777777" w:rsidR="00D14992" w:rsidRDefault="00D14992" w:rsidP="00FA7235">
            <w:pPr>
              <w:pStyle w:val="RequirementText"/>
            </w:pPr>
          </w:p>
        </w:tc>
        <w:tc>
          <w:tcPr>
            <w:tcW w:w="1134" w:type="dxa"/>
          </w:tcPr>
          <w:p w14:paraId="284477F0" w14:textId="77777777" w:rsidR="00D14992" w:rsidRDefault="00D14992" w:rsidP="00FA7235">
            <w:pPr>
              <w:pStyle w:val="RequirementText"/>
            </w:pPr>
            <w:r>
              <w:t>Safety</w:t>
            </w:r>
          </w:p>
        </w:tc>
        <w:tc>
          <w:tcPr>
            <w:tcW w:w="8080" w:type="dxa"/>
          </w:tcPr>
          <w:p w14:paraId="65B9FACB" w14:textId="77777777" w:rsidR="00D14992" w:rsidRPr="000635DE" w:rsidRDefault="00D14992" w:rsidP="00FA7235">
            <w:pPr>
              <w:pStyle w:val="RequirementText"/>
            </w:pPr>
            <w:r>
              <w:t>NA</w:t>
            </w:r>
          </w:p>
        </w:tc>
      </w:tr>
      <w:tr w:rsidR="00D14992" w14:paraId="13501F15" w14:textId="77777777" w:rsidTr="00FA7235">
        <w:tc>
          <w:tcPr>
            <w:tcW w:w="779" w:type="dxa"/>
            <w:tcBorders>
              <w:top w:val="nil"/>
              <w:left w:val="nil"/>
              <w:bottom w:val="nil"/>
            </w:tcBorders>
          </w:tcPr>
          <w:p w14:paraId="18BF0685" w14:textId="77777777" w:rsidR="00D14992" w:rsidRDefault="00D14992" w:rsidP="00FA7235">
            <w:pPr>
              <w:pStyle w:val="RequirementText"/>
            </w:pPr>
          </w:p>
        </w:tc>
        <w:tc>
          <w:tcPr>
            <w:tcW w:w="1134" w:type="dxa"/>
          </w:tcPr>
          <w:p w14:paraId="7369E119" w14:textId="77777777" w:rsidR="00D14992" w:rsidRDefault="00D14992" w:rsidP="00FA7235">
            <w:pPr>
              <w:pStyle w:val="RequirementText"/>
            </w:pPr>
            <w:r>
              <w:t>Constraint</w:t>
            </w:r>
          </w:p>
        </w:tc>
        <w:tc>
          <w:tcPr>
            <w:tcW w:w="8080" w:type="dxa"/>
          </w:tcPr>
          <w:p w14:paraId="3FED728B" w14:textId="77777777" w:rsidR="00D14992" w:rsidRPr="000635DE" w:rsidRDefault="00D14992" w:rsidP="00FA7235">
            <w:pPr>
              <w:pStyle w:val="RequirementText"/>
            </w:pPr>
            <w:r>
              <w:t>NA</w:t>
            </w:r>
          </w:p>
        </w:tc>
      </w:tr>
      <w:tr w:rsidR="00D14992" w14:paraId="38CE7E1E" w14:textId="77777777" w:rsidTr="00FA7235">
        <w:tc>
          <w:tcPr>
            <w:tcW w:w="779" w:type="dxa"/>
            <w:tcBorders>
              <w:top w:val="nil"/>
              <w:left w:val="nil"/>
              <w:bottom w:val="nil"/>
            </w:tcBorders>
          </w:tcPr>
          <w:p w14:paraId="03C52147" w14:textId="77777777" w:rsidR="00D14992" w:rsidRDefault="00D14992" w:rsidP="00FA7235">
            <w:pPr>
              <w:pStyle w:val="RequirementText"/>
            </w:pPr>
          </w:p>
        </w:tc>
        <w:tc>
          <w:tcPr>
            <w:tcW w:w="1134" w:type="dxa"/>
          </w:tcPr>
          <w:p w14:paraId="3C9A608F" w14:textId="77777777" w:rsidR="00D14992" w:rsidRDefault="00D14992" w:rsidP="00FA7235">
            <w:pPr>
              <w:pStyle w:val="RequirementText"/>
            </w:pPr>
            <w:r>
              <w:t>Value</w:t>
            </w:r>
          </w:p>
        </w:tc>
        <w:tc>
          <w:tcPr>
            <w:tcW w:w="8080" w:type="dxa"/>
          </w:tcPr>
          <w:p w14:paraId="09771788" w14:textId="77777777" w:rsidR="00D14992" w:rsidRDefault="00D14992" w:rsidP="00FA7235">
            <w:pPr>
              <w:pStyle w:val="RequirementText"/>
            </w:pPr>
            <w:r>
              <w:t>8</w:t>
            </w:r>
          </w:p>
        </w:tc>
      </w:tr>
    </w:tbl>
    <w:p w14:paraId="64C92A33" w14:textId="77777777" w:rsidR="00D14992" w:rsidRDefault="00D14992" w:rsidP="00D14992"/>
    <w:p w14:paraId="1464D68C" w14:textId="77777777" w:rsidR="00BC0AED" w:rsidRDefault="00BC0AED" w:rsidP="00BC0AED">
      <w:pPr>
        <w:pStyle w:val="RequirementID"/>
      </w:pPr>
      <w:r>
        <w:t>DSG_BFE_</w:t>
      </w:r>
      <w:r w:rsidR="00176BEA">
        <w:t>00109</w:t>
      </w:r>
      <w:r>
        <w:t>:</w:t>
      </w:r>
    </w:p>
    <w:p w14:paraId="7B878189" w14:textId="77777777" w:rsidR="00BC0AED" w:rsidRDefault="00BC0AED" w:rsidP="00BC0AED">
      <w:r>
        <w:t>[COVERS:]</w:t>
      </w: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1134"/>
        <w:gridCol w:w="8080"/>
      </w:tblGrid>
      <w:tr w:rsidR="00BC0AED" w14:paraId="38252988" w14:textId="77777777" w:rsidTr="00B41E5B">
        <w:trPr>
          <w:cantSplit/>
        </w:trPr>
        <w:tc>
          <w:tcPr>
            <w:tcW w:w="9993" w:type="dxa"/>
            <w:gridSpan w:val="3"/>
            <w:tcBorders>
              <w:bottom w:val="single" w:sz="4" w:space="0" w:color="auto"/>
            </w:tcBorders>
            <w:shd w:val="pct5" w:color="auto" w:fill="FFFFFF"/>
          </w:tcPr>
          <w:p w14:paraId="18816C51" w14:textId="77777777" w:rsidR="00BC0AED" w:rsidRPr="003D58C0" w:rsidRDefault="00BC0AED" w:rsidP="00BC0AED">
            <w:pPr>
              <w:pStyle w:val="RequirementText"/>
              <w:rPr>
                <w:b/>
              </w:rPr>
            </w:pPr>
            <w:r>
              <w:rPr>
                <w:b/>
              </w:rPr>
              <w:t>KU8_STEP_SIZE</w:t>
            </w:r>
          </w:p>
        </w:tc>
      </w:tr>
      <w:tr w:rsidR="00BC0AED" w14:paraId="2B51BFE0" w14:textId="77777777" w:rsidTr="00B41E5B">
        <w:tc>
          <w:tcPr>
            <w:tcW w:w="779" w:type="dxa"/>
            <w:tcBorders>
              <w:top w:val="nil"/>
              <w:left w:val="nil"/>
              <w:bottom w:val="nil"/>
            </w:tcBorders>
          </w:tcPr>
          <w:p w14:paraId="04B7128A" w14:textId="77777777" w:rsidR="00BC0AED" w:rsidRDefault="00BC0AED" w:rsidP="00B41E5B">
            <w:pPr>
              <w:pStyle w:val="RequirementText"/>
            </w:pPr>
          </w:p>
        </w:tc>
        <w:tc>
          <w:tcPr>
            <w:tcW w:w="1134" w:type="dxa"/>
            <w:tcBorders>
              <w:top w:val="nil"/>
            </w:tcBorders>
          </w:tcPr>
          <w:p w14:paraId="7E4EDA39" w14:textId="77777777" w:rsidR="00BC0AED" w:rsidRDefault="00BC0AED" w:rsidP="00B41E5B">
            <w:pPr>
              <w:pStyle w:val="RequirementText"/>
            </w:pPr>
            <w:r>
              <w:t>Type</w:t>
            </w:r>
          </w:p>
        </w:tc>
        <w:tc>
          <w:tcPr>
            <w:tcW w:w="8080" w:type="dxa"/>
            <w:tcBorders>
              <w:top w:val="nil"/>
            </w:tcBorders>
          </w:tcPr>
          <w:p w14:paraId="3216AF59" w14:textId="77777777" w:rsidR="00BC0AED" w:rsidRPr="000635DE" w:rsidRDefault="00BC0AED" w:rsidP="00B41E5B">
            <w:pPr>
              <w:pStyle w:val="RequirementText"/>
            </w:pPr>
            <w:r>
              <w:t>Unsigned 8 bits</w:t>
            </w:r>
          </w:p>
        </w:tc>
      </w:tr>
      <w:tr w:rsidR="00BC0AED" w14:paraId="5B793541" w14:textId="77777777" w:rsidTr="00B41E5B">
        <w:tc>
          <w:tcPr>
            <w:tcW w:w="779" w:type="dxa"/>
            <w:tcBorders>
              <w:top w:val="nil"/>
              <w:left w:val="nil"/>
              <w:bottom w:val="nil"/>
            </w:tcBorders>
          </w:tcPr>
          <w:p w14:paraId="7A3AC658" w14:textId="77777777" w:rsidR="00BC0AED" w:rsidRDefault="00BC0AED" w:rsidP="00B41E5B">
            <w:pPr>
              <w:pStyle w:val="RequirementText"/>
            </w:pPr>
          </w:p>
        </w:tc>
        <w:tc>
          <w:tcPr>
            <w:tcW w:w="1134" w:type="dxa"/>
          </w:tcPr>
          <w:p w14:paraId="3BD8133B" w14:textId="77777777" w:rsidR="00BC0AED" w:rsidRDefault="00BC0AED" w:rsidP="00B41E5B">
            <w:pPr>
              <w:pStyle w:val="RequirementText"/>
            </w:pPr>
            <w:r>
              <w:t>Object</w:t>
            </w:r>
          </w:p>
        </w:tc>
        <w:tc>
          <w:tcPr>
            <w:tcW w:w="8080" w:type="dxa"/>
          </w:tcPr>
          <w:p w14:paraId="6B66A29C" w14:textId="77777777" w:rsidR="00BC0AED" w:rsidRPr="0046647B" w:rsidRDefault="00BC0AED" w:rsidP="00BC0AED">
            <w:pPr>
              <w:pStyle w:val="RequirementText"/>
            </w:pPr>
            <w:r>
              <w:t>Size of one step parameters in the table.</w:t>
            </w:r>
          </w:p>
        </w:tc>
      </w:tr>
      <w:tr w:rsidR="00BC0AED" w14:paraId="6FDE66E5" w14:textId="77777777" w:rsidTr="00B41E5B">
        <w:tc>
          <w:tcPr>
            <w:tcW w:w="779" w:type="dxa"/>
            <w:tcBorders>
              <w:top w:val="nil"/>
              <w:left w:val="nil"/>
              <w:bottom w:val="nil"/>
            </w:tcBorders>
          </w:tcPr>
          <w:p w14:paraId="53FCDEBF" w14:textId="77777777" w:rsidR="00BC0AED" w:rsidRDefault="00BC0AED" w:rsidP="00B41E5B">
            <w:pPr>
              <w:pStyle w:val="RequirementText"/>
            </w:pPr>
          </w:p>
        </w:tc>
        <w:tc>
          <w:tcPr>
            <w:tcW w:w="1134" w:type="dxa"/>
          </w:tcPr>
          <w:p w14:paraId="26FA20F3" w14:textId="77777777" w:rsidR="00BC0AED" w:rsidRDefault="00BC0AED" w:rsidP="00B41E5B">
            <w:pPr>
              <w:pStyle w:val="RequirementText"/>
            </w:pPr>
            <w:r>
              <w:t>Safety</w:t>
            </w:r>
          </w:p>
        </w:tc>
        <w:tc>
          <w:tcPr>
            <w:tcW w:w="8080" w:type="dxa"/>
          </w:tcPr>
          <w:p w14:paraId="64CEE2C4" w14:textId="77777777" w:rsidR="00BC0AED" w:rsidRPr="000635DE" w:rsidRDefault="00BC0AED" w:rsidP="00B41E5B">
            <w:pPr>
              <w:pStyle w:val="RequirementText"/>
            </w:pPr>
            <w:r>
              <w:t>NA</w:t>
            </w:r>
          </w:p>
        </w:tc>
      </w:tr>
      <w:tr w:rsidR="00BC0AED" w14:paraId="21E4E25B" w14:textId="77777777" w:rsidTr="00B41E5B">
        <w:tc>
          <w:tcPr>
            <w:tcW w:w="779" w:type="dxa"/>
            <w:tcBorders>
              <w:top w:val="nil"/>
              <w:left w:val="nil"/>
              <w:bottom w:val="nil"/>
            </w:tcBorders>
          </w:tcPr>
          <w:p w14:paraId="421E5C66" w14:textId="77777777" w:rsidR="00BC0AED" w:rsidRDefault="00BC0AED" w:rsidP="00B41E5B">
            <w:pPr>
              <w:pStyle w:val="RequirementText"/>
            </w:pPr>
          </w:p>
        </w:tc>
        <w:tc>
          <w:tcPr>
            <w:tcW w:w="1134" w:type="dxa"/>
          </w:tcPr>
          <w:p w14:paraId="21CB7C9D" w14:textId="77777777" w:rsidR="00BC0AED" w:rsidRDefault="00BC0AED" w:rsidP="00B41E5B">
            <w:pPr>
              <w:pStyle w:val="RequirementText"/>
            </w:pPr>
            <w:r>
              <w:t>Constraint</w:t>
            </w:r>
          </w:p>
        </w:tc>
        <w:tc>
          <w:tcPr>
            <w:tcW w:w="8080" w:type="dxa"/>
          </w:tcPr>
          <w:p w14:paraId="1678586C" w14:textId="77777777" w:rsidR="00BC0AED" w:rsidRPr="000635DE" w:rsidRDefault="00BC0AED" w:rsidP="00B41E5B">
            <w:pPr>
              <w:pStyle w:val="RequirementText"/>
            </w:pPr>
            <w:r>
              <w:t>NA</w:t>
            </w:r>
          </w:p>
        </w:tc>
      </w:tr>
      <w:tr w:rsidR="00BC0AED" w14:paraId="45FFE6EC" w14:textId="77777777" w:rsidTr="00B41E5B">
        <w:tc>
          <w:tcPr>
            <w:tcW w:w="779" w:type="dxa"/>
            <w:tcBorders>
              <w:top w:val="nil"/>
              <w:left w:val="nil"/>
              <w:bottom w:val="nil"/>
            </w:tcBorders>
          </w:tcPr>
          <w:p w14:paraId="64CC7C99" w14:textId="77777777" w:rsidR="00BC0AED" w:rsidRDefault="00BC0AED" w:rsidP="00B41E5B">
            <w:pPr>
              <w:pStyle w:val="RequirementText"/>
            </w:pPr>
          </w:p>
        </w:tc>
        <w:tc>
          <w:tcPr>
            <w:tcW w:w="1134" w:type="dxa"/>
          </w:tcPr>
          <w:p w14:paraId="13D4D49F" w14:textId="77777777" w:rsidR="00BC0AED" w:rsidRDefault="00BC0AED" w:rsidP="00B41E5B">
            <w:pPr>
              <w:pStyle w:val="RequirementText"/>
            </w:pPr>
            <w:r>
              <w:t>Value</w:t>
            </w:r>
          </w:p>
        </w:tc>
        <w:tc>
          <w:tcPr>
            <w:tcW w:w="8080" w:type="dxa"/>
          </w:tcPr>
          <w:p w14:paraId="66EDA5D6" w14:textId="77777777" w:rsidR="00BC0AED" w:rsidRDefault="00BC0AED" w:rsidP="00B41E5B">
            <w:pPr>
              <w:pStyle w:val="RequirementText"/>
            </w:pPr>
            <w:r>
              <w:t>6</w:t>
            </w:r>
          </w:p>
        </w:tc>
      </w:tr>
    </w:tbl>
    <w:p w14:paraId="054ABFF5" w14:textId="77777777" w:rsidR="00BC0AED" w:rsidRPr="000E0475" w:rsidRDefault="00BC0AED" w:rsidP="00D14992"/>
    <w:p w14:paraId="1FB2D3C7" w14:textId="77777777" w:rsidR="00BE761E" w:rsidRDefault="00BE761E" w:rsidP="00BE761E">
      <w:pPr>
        <w:pStyle w:val="RequirementID"/>
      </w:pPr>
      <w:r>
        <w:t>DSG_BFE_</w:t>
      </w:r>
      <w:r w:rsidR="00176BEA">
        <w:t>00110</w:t>
      </w:r>
      <w:r>
        <w:t>:</w:t>
      </w:r>
    </w:p>
    <w:p w14:paraId="2A732E7E" w14:textId="77777777" w:rsidR="00BE761E" w:rsidRDefault="00BE761E" w:rsidP="00BE761E">
      <w:r>
        <w:t>[COVERS:]</w:t>
      </w: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1134"/>
        <w:gridCol w:w="8080"/>
      </w:tblGrid>
      <w:tr w:rsidR="00BE761E" w14:paraId="5A9EA809" w14:textId="77777777" w:rsidTr="00B41E5B">
        <w:trPr>
          <w:cantSplit/>
        </w:trPr>
        <w:tc>
          <w:tcPr>
            <w:tcW w:w="9993" w:type="dxa"/>
            <w:gridSpan w:val="3"/>
            <w:tcBorders>
              <w:bottom w:val="single" w:sz="4" w:space="0" w:color="auto"/>
            </w:tcBorders>
            <w:shd w:val="pct5" w:color="auto" w:fill="FFFFFF"/>
          </w:tcPr>
          <w:p w14:paraId="1FCB7044" w14:textId="77777777" w:rsidR="00BE761E" w:rsidRPr="003D58C0" w:rsidRDefault="00BE761E" w:rsidP="00B41E5B">
            <w:pPr>
              <w:pStyle w:val="RequirementText"/>
              <w:rPr>
                <w:b/>
              </w:rPr>
            </w:pPr>
            <w:r w:rsidRPr="00BE761E">
              <w:rPr>
                <w:b/>
              </w:rPr>
              <w:t>KU8_PWM_ORDER_TYPE</w:t>
            </w:r>
          </w:p>
        </w:tc>
      </w:tr>
      <w:tr w:rsidR="00BE761E" w14:paraId="32A8BB0A" w14:textId="77777777" w:rsidTr="00B41E5B">
        <w:tc>
          <w:tcPr>
            <w:tcW w:w="779" w:type="dxa"/>
            <w:tcBorders>
              <w:top w:val="nil"/>
              <w:left w:val="nil"/>
              <w:bottom w:val="nil"/>
            </w:tcBorders>
          </w:tcPr>
          <w:p w14:paraId="13A1381D" w14:textId="77777777" w:rsidR="00BE761E" w:rsidRDefault="00BE761E" w:rsidP="00B41E5B">
            <w:pPr>
              <w:pStyle w:val="RequirementText"/>
            </w:pPr>
          </w:p>
        </w:tc>
        <w:tc>
          <w:tcPr>
            <w:tcW w:w="1134" w:type="dxa"/>
            <w:tcBorders>
              <w:top w:val="nil"/>
            </w:tcBorders>
          </w:tcPr>
          <w:p w14:paraId="2AF27805" w14:textId="77777777" w:rsidR="00BE761E" w:rsidRDefault="00BE761E" w:rsidP="00B41E5B">
            <w:pPr>
              <w:pStyle w:val="RequirementText"/>
            </w:pPr>
            <w:r>
              <w:t>Type</w:t>
            </w:r>
          </w:p>
        </w:tc>
        <w:tc>
          <w:tcPr>
            <w:tcW w:w="8080" w:type="dxa"/>
            <w:tcBorders>
              <w:top w:val="nil"/>
            </w:tcBorders>
          </w:tcPr>
          <w:p w14:paraId="32F3163C" w14:textId="77777777" w:rsidR="00BE761E" w:rsidRPr="000635DE" w:rsidRDefault="00BE761E" w:rsidP="00B41E5B">
            <w:pPr>
              <w:pStyle w:val="RequirementText"/>
            </w:pPr>
            <w:r>
              <w:t>Unsigned 8 bits</w:t>
            </w:r>
          </w:p>
        </w:tc>
      </w:tr>
      <w:tr w:rsidR="00BE761E" w14:paraId="06F4A5C8" w14:textId="77777777" w:rsidTr="00B41E5B">
        <w:tc>
          <w:tcPr>
            <w:tcW w:w="779" w:type="dxa"/>
            <w:tcBorders>
              <w:top w:val="nil"/>
              <w:left w:val="nil"/>
              <w:bottom w:val="nil"/>
            </w:tcBorders>
          </w:tcPr>
          <w:p w14:paraId="0E1C2DCD" w14:textId="77777777" w:rsidR="00BE761E" w:rsidRDefault="00BE761E" w:rsidP="00B41E5B">
            <w:pPr>
              <w:pStyle w:val="RequirementText"/>
            </w:pPr>
          </w:p>
        </w:tc>
        <w:tc>
          <w:tcPr>
            <w:tcW w:w="1134" w:type="dxa"/>
          </w:tcPr>
          <w:p w14:paraId="6A15C9AB" w14:textId="77777777" w:rsidR="00BE761E" w:rsidRDefault="00BE761E" w:rsidP="00B41E5B">
            <w:pPr>
              <w:pStyle w:val="RequirementText"/>
            </w:pPr>
            <w:r>
              <w:t>Object</w:t>
            </w:r>
          </w:p>
        </w:tc>
        <w:tc>
          <w:tcPr>
            <w:tcW w:w="8080" w:type="dxa"/>
          </w:tcPr>
          <w:p w14:paraId="60E687CD" w14:textId="77777777" w:rsidR="00BE761E" w:rsidRPr="0046647B" w:rsidRDefault="00BE761E" w:rsidP="00B41E5B">
            <w:pPr>
              <w:pStyle w:val="RequirementText"/>
            </w:pPr>
            <w:r>
              <w:t>Constant used to detect if the step that shall be started is configured with a PWM order unit.</w:t>
            </w:r>
          </w:p>
        </w:tc>
      </w:tr>
      <w:tr w:rsidR="00BE761E" w14:paraId="7858BD85" w14:textId="77777777" w:rsidTr="00B41E5B">
        <w:tc>
          <w:tcPr>
            <w:tcW w:w="779" w:type="dxa"/>
            <w:tcBorders>
              <w:top w:val="nil"/>
              <w:left w:val="nil"/>
              <w:bottom w:val="nil"/>
            </w:tcBorders>
          </w:tcPr>
          <w:p w14:paraId="7288A91E" w14:textId="77777777" w:rsidR="00BE761E" w:rsidRDefault="00BE761E" w:rsidP="00B41E5B">
            <w:pPr>
              <w:pStyle w:val="RequirementText"/>
            </w:pPr>
          </w:p>
        </w:tc>
        <w:tc>
          <w:tcPr>
            <w:tcW w:w="1134" w:type="dxa"/>
          </w:tcPr>
          <w:p w14:paraId="7FCCDE54" w14:textId="77777777" w:rsidR="00BE761E" w:rsidRDefault="00BE761E" w:rsidP="00B41E5B">
            <w:pPr>
              <w:pStyle w:val="RequirementText"/>
            </w:pPr>
            <w:r>
              <w:t>Safety</w:t>
            </w:r>
          </w:p>
        </w:tc>
        <w:tc>
          <w:tcPr>
            <w:tcW w:w="8080" w:type="dxa"/>
          </w:tcPr>
          <w:p w14:paraId="717A3539" w14:textId="77777777" w:rsidR="00BE761E" w:rsidRPr="000635DE" w:rsidRDefault="00BE761E" w:rsidP="00B41E5B">
            <w:pPr>
              <w:pStyle w:val="RequirementText"/>
            </w:pPr>
            <w:r>
              <w:t>NA</w:t>
            </w:r>
          </w:p>
        </w:tc>
      </w:tr>
      <w:tr w:rsidR="00BE761E" w14:paraId="5D719A09" w14:textId="77777777" w:rsidTr="00B41E5B">
        <w:tc>
          <w:tcPr>
            <w:tcW w:w="779" w:type="dxa"/>
            <w:tcBorders>
              <w:top w:val="nil"/>
              <w:left w:val="nil"/>
              <w:bottom w:val="nil"/>
            </w:tcBorders>
          </w:tcPr>
          <w:p w14:paraId="7F6B9438" w14:textId="77777777" w:rsidR="00BE761E" w:rsidRDefault="00BE761E" w:rsidP="00B41E5B">
            <w:pPr>
              <w:pStyle w:val="RequirementText"/>
            </w:pPr>
          </w:p>
        </w:tc>
        <w:tc>
          <w:tcPr>
            <w:tcW w:w="1134" w:type="dxa"/>
          </w:tcPr>
          <w:p w14:paraId="5D2220C1" w14:textId="77777777" w:rsidR="00BE761E" w:rsidRDefault="00BE761E" w:rsidP="00B41E5B">
            <w:pPr>
              <w:pStyle w:val="RequirementText"/>
            </w:pPr>
            <w:r>
              <w:t>Constraint</w:t>
            </w:r>
          </w:p>
        </w:tc>
        <w:tc>
          <w:tcPr>
            <w:tcW w:w="8080" w:type="dxa"/>
          </w:tcPr>
          <w:p w14:paraId="014F620F" w14:textId="77777777" w:rsidR="00BE761E" w:rsidRPr="000635DE" w:rsidRDefault="00BE761E" w:rsidP="00B41E5B">
            <w:pPr>
              <w:pStyle w:val="RequirementText"/>
            </w:pPr>
            <w:r>
              <w:t>NA</w:t>
            </w:r>
          </w:p>
        </w:tc>
      </w:tr>
      <w:tr w:rsidR="00BE761E" w14:paraId="55E43A08" w14:textId="77777777" w:rsidTr="00B41E5B">
        <w:tc>
          <w:tcPr>
            <w:tcW w:w="779" w:type="dxa"/>
            <w:tcBorders>
              <w:top w:val="nil"/>
              <w:left w:val="nil"/>
              <w:bottom w:val="nil"/>
            </w:tcBorders>
          </w:tcPr>
          <w:p w14:paraId="6A2F3B23" w14:textId="77777777" w:rsidR="00BE761E" w:rsidRDefault="00BE761E" w:rsidP="00B41E5B">
            <w:pPr>
              <w:pStyle w:val="RequirementText"/>
            </w:pPr>
          </w:p>
        </w:tc>
        <w:tc>
          <w:tcPr>
            <w:tcW w:w="1134" w:type="dxa"/>
          </w:tcPr>
          <w:p w14:paraId="30FC9A4A" w14:textId="77777777" w:rsidR="00BE761E" w:rsidRDefault="00BE761E" w:rsidP="00B41E5B">
            <w:pPr>
              <w:pStyle w:val="RequirementText"/>
            </w:pPr>
            <w:r>
              <w:t>Value</w:t>
            </w:r>
          </w:p>
        </w:tc>
        <w:tc>
          <w:tcPr>
            <w:tcW w:w="8080" w:type="dxa"/>
          </w:tcPr>
          <w:p w14:paraId="65B7C3ED" w14:textId="77777777" w:rsidR="00BE761E" w:rsidRDefault="00BE761E" w:rsidP="00B41E5B">
            <w:pPr>
              <w:pStyle w:val="RequirementText"/>
            </w:pPr>
            <w:r>
              <w:t>0</w:t>
            </w:r>
          </w:p>
        </w:tc>
      </w:tr>
    </w:tbl>
    <w:p w14:paraId="2F932411" w14:textId="77777777" w:rsidR="00BE761E" w:rsidRPr="000E0475" w:rsidRDefault="00BE761E" w:rsidP="00BE761E"/>
    <w:p w14:paraId="3ADB6DE1" w14:textId="77777777" w:rsidR="00BE761E" w:rsidRDefault="00BE761E" w:rsidP="00BE761E">
      <w:pPr>
        <w:pStyle w:val="RequirementID"/>
      </w:pPr>
      <w:r>
        <w:t>DSG_BFE_</w:t>
      </w:r>
      <w:r w:rsidR="00176BEA">
        <w:t>00111</w:t>
      </w:r>
      <w:r>
        <w:t>:</w:t>
      </w:r>
    </w:p>
    <w:p w14:paraId="0F131214" w14:textId="77777777" w:rsidR="00BE761E" w:rsidRDefault="00BE761E" w:rsidP="00BE761E">
      <w:r>
        <w:t>[COVERS:]</w:t>
      </w: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1134"/>
        <w:gridCol w:w="8080"/>
      </w:tblGrid>
      <w:tr w:rsidR="00BE761E" w14:paraId="1ECAFCD5" w14:textId="77777777" w:rsidTr="00B41E5B">
        <w:trPr>
          <w:cantSplit/>
        </w:trPr>
        <w:tc>
          <w:tcPr>
            <w:tcW w:w="9993" w:type="dxa"/>
            <w:gridSpan w:val="3"/>
            <w:tcBorders>
              <w:bottom w:val="single" w:sz="4" w:space="0" w:color="auto"/>
            </w:tcBorders>
            <w:shd w:val="pct5" w:color="auto" w:fill="FFFFFF"/>
          </w:tcPr>
          <w:p w14:paraId="69A94BBA" w14:textId="77777777" w:rsidR="00BE761E" w:rsidRPr="003D58C0" w:rsidRDefault="00BE761E" w:rsidP="00B41E5B">
            <w:pPr>
              <w:pStyle w:val="RequirementText"/>
              <w:rPr>
                <w:b/>
              </w:rPr>
            </w:pPr>
            <w:r w:rsidRPr="00BE761E">
              <w:rPr>
                <w:b/>
              </w:rPr>
              <w:t>KU8_CURRENT_ORDER_TYPE</w:t>
            </w:r>
          </w:p>
        </w:tc>
      </w:tr>
      <w:tr w:rsidR="00BE761E" w14:paraId="0EACFE32" w14:textId="77777777" w:rsidTr="00B41E5B">
        <w:tc>
          <w:tcPr>
            <w:tcW w:w="779" w:type="dxa"/>
            <w:tcBorders>
              <w:top w:val="nil"/>
              <w:left w:val="nil"/>
              <w:bottom w:val="nil"/>
            </w:tcBorders>
          </w:tcPr>
          <w:p w14:paraId="6C523E2F" w14:textId="77777777" w:rsidR="00BE761E" w:rsidRDefault="00BE761E" w:rsidP="00B41E5B">
            <w:pPr>
              <w:pStyle w:val="RequirementText"/>
            </w:pPr>
          </w:p>
        </w:tc>
        <w:tc>
          <w:tcPr>
            <w:tcW w:w="1134" w:type="dxa"/>
            <w:tcBorders>
              <w:top w:val="nil"/>
            </w:tcBorders>
          </w:tcPr>
          <w:p w14:paraId="2A2883DE" w14:textId="77777777" w:rsidR="00BE761E" w:rsidRDefault="00BE761E" w:rsidP="00B41E5B">
            <w:pPr>
              <w:pStyle w:val="RequirementText"/>
            </w:pPr>
            <w:r>
              <w:t>Type</w:t>
            </w:r>
          </w:p>
        </w:tc>
        <w:tc>
          <w:tcPr>
            <w:tcW w:w="8080" w:type="dxa"/>
            <w:tcBorders>
              <w:top w:val="nil"/>
            </w:tcBorders>
          </w:tcPr>
          <w:p w14:paraId="6F57999D" w14:textId="77777777" w:rsidR="00BE761E" w:rsidRPr="000635DE" w:rsidRDefault="00BE761E" w:rsidP="00B41E5B">
            <w:pPr>
              <w:pStyle w:val="RequirementText"/>
            </w:pPr>
            <w:r>
              <w:t>Unsigned 8 bits</w:t>
            </w:r>
          </w:p>
        </w:tc>
      </w:tr>
      <w:tr w:rsidR="00BE761E" w14:paraId="44CC2CF0" w14:textId="77777777" w:rsidTr="00B41E5B">
        <w:tc>
          <w:tcPr>
            <w:tcW w:w="779" w:type="dxa"/>
            <w:tcBorders>
              <w:top w:val="nil"/>
              <w:left w:val="nil"/>
              <w:bottom w:val="nil"/>
            </w:tcBorders>
          </w:tcPr>
          <w:p w14:paraId="1DA075D8" w14:textId="77777777" w:rsidR="00BE761E" w:rsidRDefault="00BE761E" w:rsidP="00B41E5B">
            <w:pPr>
              <w:pStyle w:val="RequirementText"/>
            </w:pPr>
          </w:p>
        </w:tc>
        <w:tc>
          <w:tcPr>
            <w:tcW w:w="1134" w:type="dxa"/>
          </w:tcPr>
          <w:p w14:paraId="2FD5A35B" w14:textId="77777777" w:rsidR="00BE761E" w:rsidRDefault="00BE761E" w:rsidP="00B41E5B">
            <w:pPr>
              <w:pStyle w:val="RequirementText"/>
            </w:pPr>
            <w:r>
              <w:t>Object</w:t>
            </w:r>
          </w:p>
        </w:tc>
        <w:tc>
          <w:tcPr>
            <w:tcW w:w="8080" w:type="dxa"/>
          </w:tcPr>
          <w:p w14:paraId="31E8A344" w14:textId="77777777" w:rsidR="00BE761E" w:rsidRPr="0046647B" w:rsidRDefault="00BE761E" w:rsidP="00BE761E">
            <w:pPr>
              <w:pStyle w:val="RequirementText"/>
            </w:pPr>
            <w:r>
              <w:t>Constant used to detect if the step that shall be started is configured with a current order unit.</w:t>
            </w:r>
          </w:p>
        </w:tc>
      </w:tr>
      <w:tr w:rsidR="00BE761E" w14:paraId="598D63B4" w14:textId="77777777" w:rsidTr="00B41E5B">
        <w:tc>
          <w:tcPr>
            <w:tcW w:w="779" w:type="dxa"/>
            <w:tcBorders>
              <w:top w:val="nil"/>
              <w:left w:val="nil"/>
              <w:bottom w:val="nil"/>
            </w:tcBorders>
          </w:tcPr>
          <w:p w14:paraId="67E4C6BB" w14:textId="77777777" w:rsidR="00BE761E" w:rsidRDefault="00BE761E" w:rsidP="00B41E5B">
            <w:pPr>
              <w:pStyle w:val="RequirementText"/>
            </w:pPr>
          </w:p>
        </w:tc>
        <w:tc>
          <w:tcPr>
            <w:tcW w:w="1134" w:type="dxa"/>
          </w:tcPr>
          <w:p w14:paraId="4EA8E214" w14:textId="77777777" w:rsidR="00BE761E" w:rsidRDefault="00BE761E" w:rsidP="00B41E5B">
            <w:pPr>
              <w:pStyle w:val="RequirementText"/>
            </w:pPr>
            <w:r>
              <w:t>Safety</w:t>
            </w:r>
          </w:p>
        </w:tc>
        <w:tc>
          <w:tcPr>
            <w:tcW w:w="8080" w:type="dxa"/>
          </w:tcPr>
          <w:p w14:paraId="3FF5F38E" w14:textId="77777777" w:rsidR="00BE761E" w:rsidRPr="000635DE" w:rsidRDefault="00BE761E" w:rsidP="00B41E5B">
            <w:pPr>
              <w:pStyle w:val="RequirementText"/>
            </w:pPr>
            <w:r>
              <w:t>NA</w:t>
            </w:r>
          </w:p>
        </w:tc>
      </w:tr>
      <w:tr w:rsidR="00BE761E" w14:paraId="7C556A83" w14:textId="77777777" w:rsidTr="00B41E5B">
        <w:tc>
          <w:tcPr>
            <w:tcW w:w="779" w:type="dxa"/>
            <w:tcBorders>
              <w:top w:val="nil"/>
              <w:left w:val="nil"/>
              <w:bottom w:val="nil"/>
            </w:tcBorders>
          </w:tcPr>
          <w:p w14:paraId="2036D76B" w14:textId="77777777" w:rsidR="00BE761E" w:rsidRDefault="00BE761E" w:rsidP="00B41E5B">
            <w:pPr>
              <w:pStyle w:val="RequirementText"/>
            </w:pPr>
          </w:p>
        </w:tc>
        <w:tc>
          <w:tcPr>
            <w:tcW w:w="1134" w:type="dxa"/>
          </w:tcPr>
          <w:p w14:paraId="72F2F457" w14:textId="77777777" w:rsidR="00BE761E" w:rsidRDefault="00BE761E" w:rsidP="00B41E5B">
            <w:pPr>
              <w:pStyle w:val="RequirementText"/>
            </w:pPr>
            <w:r>
              <w:t>Constraint</w:t>
            </w:r>
          </w:p>
        </w:tc>
        <w:tc>
          <w:tcPr>
            <w:tcW w:w="8080" w:type="dxa"/>
          </w:tcPr>
          <w:p w14:paraId="6D94B0F4" w14:textId="77777777" w:rsidR="00BE761E" w:rsidRPr="000635DE" w:rsidRDefault="00BE761E" w:rsidP="00B41E5B">
            <w:pPr>
              <w:pStyle w:val="RequirementText"/>
            </w:pPr>
            <w:r>
              <w:t>NA</w:t>
            </w:r>
          </w:p>
        </w:tc>
      </w:tr>
      <w:tr w:rsidR="00BE761E" w14:paraId="0A544D0C" w14:textId="77777777" w:rsidTr="00B41E5B">
        <w:tc>
          <w:tcPr>
            <w:tcW w:w="779" w:type="dxa"/>
            <w:tcBorders>
              <w:top w:val="nil"/>
              <w:left w:val="nil"/>
              <w:bottom w:val="nil"/>
            </w:tcBorders>
          </w:tcPr>
          <w:p w14:paraId="73E416C0" w14:textId="77777777" w:rsidR="00BE761E" w:rsidRDefault="00BE761E" w:rsidP="00B41E5B">
            <w:pPr>
              <w:pStyle w:val="RequirementText"/>
            </w:pPr>
          </w:p>
        </w:tc>
        <w:tc>
          <w:tcPr>
            <w:tcW w:w="1134" w:type="dxa"/>
          </w:tcPr>
          <w:p w14:paraId="1049CB00" w14:textId="77777777" w:rsidR="00BE761E" w:rsidRDefault="00BE761E" w:rsidP="00B41E5B">
            <w:pPr>
              <w:pStyle w:val="RequirementText"/>
            </w:pPr>
            <w:r>
              <w:t>Value</w:t>
            </w:r>
          </w:p>
        </w:tc>
        <w:tc>
          <w:tcPr>
            <w:tcW w:w="8080" w:type="dxa"/>
          </w:tcPr>
          <w:p w14:paraId="79FD6D3A" w14:textId="77777777" w:rsidR="00BE761E" w:rsidRDefault="00BE761E" w:rsidP="00B41E5B">
            <w:pPr>
              <w:pStyle w:val="RequirementText"/>
            </w:pPr>
            <w:r>
              <w:t>1</w:t>
            </w:r>
          </w:p>
        </w:tc>
      </w:tr>
    </w:tbl>
    <w:p w14:paraId="5F1C8C51" w14:textId="77777777" w:rsidR="00BE761E" w:rsidRPr="000E0475" w:rsidRDefault="00BE761E" w:rsidP="00BE761E"/>
    <w:p w14:paraId="653FD9CA" w14:textId="77777777" w:rsidR="00BE761E" w:rsidRDefault="00BE761E" w:rsidP="00BE761E">
      <w:pPr>
        <w:pStyle w:val="RequirementID"/>
      </w:pPr>
      <w:r>
        <w:t>DSG_BFE_</w:t>
      </w:r>
      <w:r w:rsidR="00176BEA">
        <w:t>00112</w:t>
      </w:r>
      <w:r>
        <w:t>:</w:t>
      </w:r>
    </w:p>
    <w:p w14:paraId="5D92F678" w14:textId="77777777" w:rsidR="00BE761E" w:rsidRDefault="00BE761E" w:rsidP="00BE761E">
      <w:r>
        <w:t>[COVERS:]</w:t>
      </w: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1134"/>
        <w:gridCol w:w="8080"/>
      </w:tblGrid>
      <w:tr w:rsidR="00BE761E" w14:paraId="0C4BCB5A" w14:textId="77777777" w:rsidTr="00B41E5B">
        <w:trPr>
          <w:cantSplit/>
        </w:trPr>
        <w:tc>
          <w:tcPr>
            <w:tcW w:w="9993" w:type="dxa"/>
            <w:gridSpan w:val="3"/>
            <w:tcBorders>
              <w:bottom w:val="single" w:sz="4" w:space="0" w:color="auto"/>
            </w:tcBorders>
            <w:shd w:val="pct5" w:color="auto" w:fill="FFFFFF"/>
          </w:tcPr>
          <w:p w14:paraId="6A063C7F" w14:textId="77777777" w:rsidR="00BE761E" w:rsidRPr="003D58C0" w:rsidRDefault="00BE761E" w:rsidP="00BE761E">
            <w:pPr>
              <w:pStyle w:val="RequirementText"/>
              <w:rPr>
                <w:b/>
              </w:rPr>
            </w:pPr>
            <w:r w:rsidRPr="00BE761E">
              <w:rPr>
                <w:b/>
              </w:rPr>
              <w:t>KU8_</w:t>
            </w:r>
            <w:r>
              <w:rPr>
                <w:b/>
              </w:rPr>
              <w:t>VOLTAGE</w:t>
            </w:r>
            <w:r w:rsidRPr="00BE761E">
              <w:rPr>
                <w:b/>
              </w:rPr>
              <w:t>_ORDER_TYPE</w:t>
            </w:r>
          </w:p>
        </w:tc>
      </w:tr>
      <w:tr w:rsidR="00BE761E" w14:paraId="6FA6B671" w14:textId="77777777" w:rsidTr="00B41E5B">
        <w:tc>
          <w:tcPr>
            <w:tcW w:w="779" w:type="dxa"/>
            <w:tcBorders>
              <w:top w:val="nil"/>
              <w:left w:val="nil"/>
              <w:bottom w:val="nil"/>
            </w:tcBorders>
          </w:tcPr>
          <w:p w14:paraId="52C4EECC" w14:textId="77777777" w:rsidR="00BE761E" w:rsidRDefault="00BE761E" w:rsidP="00B41E5B">
            <w:pPr>
              <w:pStyle w:val="RequirementText"/>
            </w:pPr>
          </w:p>
        </w:tc>
        <w:tc>
          <w:tcPr>
            <w:tcW w:w="1134" w:type="dxa"/>
            <w:tcBorders>
              <w:top w:val="nil"/>
            </w:tcBorders>
          </w:tcPr>
          <w:p w14:paraId="6809DD4D" w14:textId="77777777" w:rsidR="00BE761E" w:rsidRDefault="00BE761E" w:rsidP="00B41E5B">
            <w:pPr>
              <w:pStyle w:val="RequirementText"/>
            </w:pPr>
            <w:r>
              <w:t>Type</w:t>
            </w:r>
          </w:p>
        </w:tc>
        <w:tc>
          <w:tcPr>
            <w:tcW w:w="8080" w:type="dxa"/>
            <w:tcBorders>
              <w:top w:val="nil"/>
            </w:tcBorders>
          </w:tcPr>
          <w:p w14:paraId="5D7BC0F7" w14:textId="77777777" w:rsidR="00BE761E" w:rsidRPr="000635DE" w:rsidRDefault="00BE761E" w:rsidP="00B41E5B">
            <w:pPr>
              <w:pStyle w:val="RequirementText"/>
            </w:pPr>
            <w:r>
              <w:t>Unsigned 8 bits</w:t>
            </w:r>
          </w:p>
        </w:tc>
      </w:tr>
      <w:tr w:rsidR="00BE761E" w14:paraId="7124D354" w14:textId="77777777" w:rsidTr="00B41E5B">
        <w:tc>
          <w:tcPr>
            <w:tcW w:w="779" w:type="dxa"/>
            <w:tcBorders>
              <w:top w:val="nil"/>
              <w:left w:val="nil"/>
              <w:bottom w:val="nil"/>
            </w:tcBorders>
          </w:tcPr>
          <w:p w14:paraId="69B210C6" w14:textId="77777777" w:rsidR="00BE761E" w:rsidRDefault="00BE761E" w:rsidP="00B41E5B">
            <w:pPr>
              <w:pStyle w:val="RequirementText"/>
            </w:pPr>
          </w:p>
        </w:tc>
        <w:tc>
          <w:tcPr>
            <w:tcW w:w="1134" w:type="dxa"/>
          </w:tcPr>
          <w:p w14:paraId="6F3A625B" w14:textId="77777777" w:rsidR="00BE761E" w:rsidRDefault="00BE761E" w:rsidP="00B41E5B">
            <w:pPr>
              <w:pStyle w:val="RequirementText"/>
            </w:pPr>
            <w:r>
              <w:t>Object</w:t>
            </w:r>
          </w:p>
        </w:tc>
        <w:tc>
          <w:tcPr>
            <w:tcW w:w="8080" w:type="dxa"/>
          </w:tcPr>
          <w:p w14:paraId="2DDC2283" w14:textId="77777777" w:rsidR="00BE761E" w:rsidRPr="0046647B" w:rsidRDefault="00BE761E" w:rsidP="00BE761E">
            <w:pPr>
              <w:pStyle w:val="RequirementText"/>
            </w:pPr>
            <w:r>
              <w:t>Constant used to detect if the step that shall be started is configured with a voltage order unit.</w:t>
            </w:r>
          </w:p>
        </w:tc>
      </w:tr>
      <w:tr w:rsidR="00BE761E" w14:paraId="28FB14F4" w14:textId="77777777" w:rsidTr="00B41E5B">
        <w:tc>
          <w:tcPr>
            <w:tcW w:w="779" w:type="dxa"/>
            <w:tcBorders>
              <w:top w:val="nil"/>
              <w:left w:val="nil"/>
              <w:bottom w:val="nil"/>
            </w:tcBorders>
          </w:tcPr>
          <w:p w14:paraId="2CCC3241" w14:textId="77777777" w:rsidR="00BE761E" w:rsidRDefault="00BE761E" w:rsidP="00B41E5B">
            <w:pPr>
              <w:pStyle w:val="RequirementText"/>
            </w:pPr>
          </w:p>
        </w:tc>
        <w:tc>
          <w:tcPr>
            <w:tcW w:w="1134" w:type="dxa"/>
          </w:tcPr>
          <w:p w14:paraId="30B0C174" w14:textId="77777777" w:rsidR="00BE761E" w:rsidRDefault="00BE761E" w:rsidP="00B41E5B">
            <w:pPr>
              <w:pStyle w:val="RequirementText"/>
            </w:pPr>
            <w:r>
              <w:t>Safety</w:t>
            </w:r>
          </w:p>
        </w:tc>
        <w:tc>
          <w:tcPr>
            <w:tcW w:w="8080" w:type="dxa"/>
          </w:tcPr>
          <w:p w14:paraId="07FA50D1" w14:textId="77777777" w:rsidR="00BE761E" w:rsidRPr="000635DE" w:rsidRDefault="00BE761E" w:rsidP="00B41E5B">
            <w:pPr>
              <w:pStyle w:val="RequirementText"/>
            </w:pPr>
            <w:r>
              <w:t>NA</w:t>
            </w:r>
          </w:p>
        </w:tc>
      </w:tr>
      <w:tr w:rsidR="00BE761E" w14:paraId="7B882C92" w14:textId="77777777" w:rsidTr="00B41E5B">
        <w:tc>
          <w:tcPr>
            <w:tcW w:w="779" w:type="dxa"/>
            <w:tcBorders>
              <w:top w:val="nil"/>
              <w:left w:val="nil"/>
              <w:bottom w:val="nil"/>
            </w:tcBorders>
          </w:tcPr>
          <w:p w14:paraId="435FA2DE" w14:textId="77777777" w:rsidR="00BE761E" w:rsidRDefault="00BE761E" w:rsidP="00B41E5B">
            <w:pPr>
              <w:pStyle w:val="RequirementText"/>
            </w:pPr>
          </w:p>
        </w:tc>
        <w:tc>
          <w:tcPr>
            <w:tcW w:w="1134" w:type="dxa"/>
          </w:tcPr>
          <w:p w14:paraId="46F7EA67" w14:textId="77777777" w:rsidR="00BE761E" w:rsidRDefault="00BE761E" w:rsidP="00B41E5B">
            <w:pPr>
              <w:pStyle w:val="RequirementText"/>
            </w:pPr>
            <w:r>
              <w:t>Constraint</w:t>
            </w:r>
          </w:p>
        </w:tc>
        <w:tc>
          <w:tcPr>
            <w:tcW w:w="8080" w:type="dxa"/>
          </w:tcPr>
          <w:p w14:paraId="2FE83D66" w14:textId="77777777" w:rsidR="00BE761E" w:rsidRPr="000635DE" w:rsidRDefault="00BE761E" w:rsidP="00B41E5B">
            <w:pPr>
              <w:pStyle w:val="RequirementText"/>
            </w:pPr>
            <w:r>
              <w:t>NA</w:t>
            </w:r>
          </w:p>
        </w:tc>
      </w:tr>
      <w:tr w:rsidR="00BE761E" w14:paraId="65A3BF90" w14:textId="77777777" w:rsidTr="00B41E5B">
        <w:tc>
          <w:tcPr>
            <w:tcW w:w="779" w:type="dxa"/>
            <w:tcBorders>
              <w:top w:val="nil"/>
              <w:left w:val="nil"/>
              <w:bottom w:val="nil"/>
            </w:tcBorders>
          </w:tcPr>
          <w:p w14:paraId="3222D7EC" w14:textId="77777777" w:rsidR="00BE761E" w:rsidRDefault="00BE761E" w:rsidP="00B41E5B">
            <w:pPr>
              <w:pStyle w:val="RequirementText"/>
            </w:pPr>
          </w:p>
        </w:tc>
        <w:tc>
          <w:tcPr>
            <w:tcW w:w="1134" w:type="dxa"/>
          </w:tcPr>
          <w:p w14:paraId="7DC24E60" w14:textId="77777777" w:rsidR="00BE761E" w:rsidRDefault="00BE761E" w:rsidP="00B41E5B">
            <w:pPr>
              <w:pStyle w:val="RequirementText"/>
            </w:pPr>
            <w:r>
              <w:t>Value</w:t>
            </w:r>
          </w:p>
        </w:tc>
        <w:tc>
          <w:tcPr>
            <w:tcW w:w="8080" w:type="dxa"/>
          </w:tcPr>
          <w:p w14:paraId="2245AA52" w14:textId="77777777" w:rsidR="00BE761E" w:rsidRDefault="00BE761E" w:rsidP="00B41E5B">
            <w:pPr>
              <w:pStyle w:val="RequirementText"/>
            </w:pPr>
            <w:r>
              <w:t>4</w:t>
            </w:r>
          </w:p>
        </w:tc>
      </w:tr>
    </w:tbl>
    <w:p w14:paraId="55F8E4DB" w14:textId="77777777" w:rsidR="00BE761E" w:rsidRDefault="00BE761E" w:rsidP="00BE761E"/>
    <w:p w14:paraId="487094D4" w14:textId="77777777" w:rsidR="00A377E9" w:rsidRDefault="00A377E9" w:rsidP="00A377E9">
      <w:pPr>
        <w:pStyle w:val="RequirementID"/>
      </w:pPr>
      <w:r>
        <w:t>DSG_BFE_</w:t>
      </w:r>
      <w:r w:rsidR="00176BEA">
        <w:t>00113</w:t>
      </w:r>
      <w:r>
        <w:t>:</w:t>
      </w:r>
    </w:p>
    <w:p w14:paraId="220A58BE" w14:textId="77777777" w:rsidR="00A377E9" w:rsidRDefault="00A377E9" w:rsidP="00A377E9">
      <w:r>
        <w:t>[COVERS:]</w:t>
      </w: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1134"/>
        <w:gridCol w:w="8080"/>
      </w:tblGrid>
      <w:tr w:rsidR="00A377E9" w14:paraId="1C3B0296" w14:textId="77777777" w:rsidTr="00CB3E40">
        <w:trPr>
          <w:cantSplit/>
        </w:trPr>
        <w:tc>
          <w:tcPr>
            <w:tcW w:w="9993" w:type="dxa"/>
            <w:gridSpan w:val="3"/>
            <w:tcBorders>
              <w:bottom w:val="single" w:sz="4" w:space="0" w:color="auto"/>
            </w:tcBorders>
            <w:shd w:val="pct5" w:color="auto" w:fill="FFFFFF"/>
          </w:tcPr>
          <w:p w14:paraId="01FB2EB2" w14:textId="77777777" w:rsidR="00A377E9" w:rsidRPr="003D58C0" w:rsidRDefault="00A377E9" w:rsidP="00CB3E40">
            <w:pPr>
              <w:pStyle w:val="RequirementText"/>
              <w:rPr>
                <w:b/>
              </w:rPr>
            </w:pPr>
            <w:r w:rsidRPr="00A377E9">
              <w:rPr>
                <w:b/>
              </w:rPr>
              <w:t>KU8_NO_POWER_ADAPT</w:t>
            </w:r>
          </w:p>
        </w:tc>
      </w:tr>
      <w:tr w:rsidR="00A377E9" w14:paraId="256F4737" w14:textId="77777777" w:rsidTr="00CB3E40">
        <w:tc>
          <w:tcPr>
            <w:tcW w:w="779" w:type="dxa"/>
            <w:tcBorders>
              <w:top w:val="nil"/>
              <w:left w:val="nil"/>
              <w:bottom w:val="nil"/>
            </w:tcBorders>
          </w:tcPr>
          <w:p w14:paraId="1EDEF682" w14:textId="77777777" w:rsidR="00A377E9" w:rsidRDefault="00A377E9" w:rsidP="00CB3E40">
            <w:pPr>
              <w:pStyle w:val="RequirementText"/>
            </w:pPr>
          </w:p>
        </w:tc>
        <w:tc>
          <w:tcPr>
            <w:tcW w:w="1134" w:type="dxa"/>
            <w:tcBorders>
              <w:top w:val="nil"/>
            </w:tcBorders>
          </w:tcPr>
          <w:p w14:paraId="6AA3A4AD" w14:textId="77777777" w:rsidR="00A377E9" w:rsidRDefault="00A377E9" w:rsidP="00CB3E40">
            <w:pPr>
              <w:pStyle w:val="RequirementText"/>
            </w:pPr>
            <w:r>
              <w:t>Type</w:t>
            </w:r>
          </w:p>
        </w:tc>
        <w:tc>
          <w:tcPr>
            <w:tcW w:w="8080" w:type="dxa"/>
            <w:tcBorders>
              <w:top w:val="nil"/>
            </w:tcBorders>
          </w:tcPr>
          <w:p w14:paraId="22F17DAE" w14:textId="77777777" w:rsidR="00A377E9" w:rsidRPr="000635DE" w:rsidRDefault="00A377E9" w:rsidP="00CB3E40">
            <w:pPr>
              <w:pStyle w:val="RequirementText"/>
            </w:pPr>
            <w:r>
              <w:t>Unsigned 8 bits</w:t>
            </w:r>
          </w:p>
        </w:tc>
      </w:tr>
      <w:tr w:rsidR="00A377E9" w14:paraId="5B923740" w14:textId="77777777" w:rsidTr="00CB3E40">
        <w:tc>
          <w:tcPr>
            <w:tcW w:w="779" w:type="dxa"/>
            <w:tcBorders>
              <w:top w:val="nil"/>
              <w:left w:val="nil"/>
              <w:bottom w:val="nil"/>
            </w:tcBorders>
          </w:tcPr>
          <w:p w14:paraId="390BDC00" w14:textId="77777777" w:rsidR="00A377E9" w:rsidRDefault="00A377E9" w:rsidP="00CB3E40">
            <w:pPr>
              <w:pStyle w:val="RequirementText"/>
            </w:pPr>
          </w:p>
        </w:tc>
        <w:tc>
          <w:tcPr>
            <w:tcW w:w="1134" w:type="dxa"/>
          </w:tcPr>
          <w:p w14:paraId="1703CFBB" w14:textId="77777777" w:rsidR="00A377E9" w:rsidRDefault="00A377E9" w:rsidP="00CB3E40">
            <w:pPr>
              <w:pStyle w:val="RequirementText"/>
            </w:pPr>
            <w:r>
              <w:t>Object</w:t>
            </w:r>
          </w:p>
        </w:tc>
        <w:tc>
          <w:tcPr>
            <w:tcW w:w="8080" w:type="dxa"/>
          </w:tcPr>
          <w:p w14:paraId="084509B6" w14:textId="77777777" w:rsidR="00A377E9" w:rsidRPr="0046647B" w:rsidRDefault="00A377E9" w:rsidP="00A377E9">
            <w:pPr>
              <w:pStyle w:val="RequirementText"/>
            </w:pPr>
            <w:r>
              <w:t xml:space="preserve">Constant used as power degradation factor for a belt function that does not required this </w:t>
            </w:r>
            <w:r>
              <w:lastRenderedPageBreak/>
              <w:t>feature.</w:t>
            </w:r>
          </w:p>
        </w:tc>
      </w:tr>
      <w:tr w:rsidR="00A377E9" w14:paraId="0F561EA2" w14:textId="77777777" w:rsidTr="00CB3E40">
        <w:tc>
          <w:tcPr>
            <w:tcW w:w="779" w:type="dxa"/>
            <w:tcBorders>
              <w:top w:val="nil"/>
              <w:left w:val="nil"/>
              <w:bottom w:val="nil"/>
            </w:tcBorders>
          </w:tcPr>
          <w:p w14:paraId="135E6B91" w14:textId="77777777" w:rsidR="00A377E9" w:rsidRDefault="00A377E9" w:rsidP="00CB3E40">
            <w:pPr>
              <w:pStyle w:val="RequirementText"/>
            </w:pPr>
          </w:p>
        </w:tc>
        <w:tc>
          <w:tcPr>
            <w:tcW w:w="1134" w:type="dxa"/>
          </w:tcPr>
          <w:p w14:paraId="285160EF" w14:textId="77777777" w:rsidR="00A377E9" w:rsidRDefault="00A377E9" w:rsidP="00CB3E40">
            <w:pPr>
              <w:pStyle w:val="RequirementText"/>
            </w:pPr>
            <w:r>
              <w:t>Safety</w:t>
            </w:r>
          </w:p>
        </w:tc>
        <w:tc>
          <w:tcPr>
            <w:tcW w:w="8080" w:type="dxa"/>
          </w:tcPr>
          <w:p w14:paraId="550080B2" w14:textId="77777777" w:rsidR="00A377E9" w:rsidRPr="000635DE" w:rsidRDefault="00A377E9" w:rsidP="00CB3E40">
            <w:pPr>
              <w:pStyle w:val="RequirementText"/>
            </w:pPr>
            <w:r>
              <w:t>NA</w:t>
            </w:r>
          </w:p>
        </w:tc>
      </w:tr>
      <w:tr w:rsidR="00A377E9" w14:paraId="411F49C7" w14:textId="77777777" w:rsidTr="00CB3E40">
        <w:tc>
          <w:tcPr>
            <w:tcW w:w="779" w:type="dxa"/>
            <w:tcBorders>
              <w:top w:val="nil"/>
              <w:left w:val="nil"/>
              <w:bottom w:val="nil"/>
            </w:tcBorders>
          </w:tcPr>
          <w:p w14:paraId="75E1EAE4" w14:textId="77777777" w:rsidR="00A377E9" w:rsidRDefault="00A377E9" w:rsidP="00CB3E40">
            <w:pPr>
              <w:pStyle w:val="RequirementText"/>
            </w:pPr>
          </w:p>
        </w:tc>
        <w:tc>
          <w:tcPr>
            <w:tcW w:w="1134" w:type="dxa"/>
          </w:tcPr>
          <w:p w14:paraId="76FD15F3" w14:textId="77777777" w:rsidR="00A377E9" w:rsidRDefault="00A377E9" w:rsidP="00CB3E40">
            <w:pPr>
              <w:pStyle w:val="RequirementText"/>
            </w:pPr>
            <w:r>
              <w:t>Constraint</w:t>
            </w:r>
          </w:p>
        </w:tc>
        <w:tc>
          <w:tcPr>
            <w:tcW w:w="8080" w:type="dxa"/>
          </w:tcPr>
          <w:p w14:paraId="6640057C" w14:textId="77777777" w:rsidR="00A377E9" w:rsidRPr="000635DE" w:rsidRDefault="00A377E9" w:rsidP="00CB3E40">
            <w:pPr>
              <w:pStyle w:val="RequirementText"/>
            </w:pPr>
            <w:r>
              <w:t>NA</w:t>
            </w:r>
          </w:p>
        </w:tc>
      </w:tr>
      <w:tr w:rsidR="00A377E9" w14:paraId="7E5AD8BA" w14:textId="77777777" w:rsidTr="00CB3E40">
        <w:tc>
          <w:tcPr>
            <w:tcW w:w="779" w:type="dxa"/>
            <w:tcBorders>
              <w:top w:val="nil"/>
              <w:left w:val="nil"/>
              <w:bottom w:val="nil"/>
            </w:tcBorders>
          </w:tcPr>
          <w:p w14:paraId="685E2810" w14:textId="77777777" w:rsidR="00A377E9" w:rsidRDefault="00A377E9" w:rsidP="00CB3E40">
            <w:pPr>
              <w:pStyle w:val="RequirementText"/>
            </w:pPr>
          </w:p>
        </w:tc>
        <w:tc>
          <w:tcPr>
            <w:tcW w:w="1134" w:type="dxa"/>
          </w:tcPr>
          <w:p w14:paraId="7F33E6AB" w14:textId="77777777" w:rsidR="00A377E9" w:rsidRDefault="00A377E9" w:rsidP="00CB3E40">
            <w:pPr>
              <w:pStyle w:val="RequirementText"/>
            </w:pPr>
            <w:r>
              <w:t>Value</w:t>
            </w:r>
          </w:p>
        </w:tc>
        <w:tc>
          <w:tcPr>
            <w:tcW w:w="8080" w:type="dxa"/>
          </w:tcPr>
          <w:p w14:paraId="05252DCE" w14:textId="77777777" w:rsidR="00A377E9" w:rsidRDefault="00A377E9" w:rsidP="00CB3E40">
            <w:pPr>
              <w:pStyle w:val="RequirementText"/>
            </w:pPr>
            <w:r>
              <w:t>128</w:t>
            </w:r>
          </w:p>
        </w:tc>
      </w:tr>
    </w:tbl>
    <w:p w14:paraId="7E394DCE" w14:textId="77777777" w:rsidR="00A377E9" w:rsidRDefault="00A377E9" w:rsidP="00A377E9"/>
    <w:p w14:paraId="776AC9F3" w14:textId="77777777" w:rsidR="00D31FC0" w:rsidRDefault="00D31FC0" w:rsidP="00A377E9"/>
    <w:p w14:paraId="56D261B1" w14:textId="77777777" w:rsidR="00A628B2" w:rsidRDefault="00A628B2">
      <w:pPr>
        <w:jc w:val="left"/>
        <w:rPr>
          <w:rFonts w:ascii="Arial (W1)" w:hAnsi="Arial (W1)"/>
          <w:b/>
        </w:rPr>
      </w:pPr>
      <w:r>
        <w:br w:type="page"/>
      </w:r>
    </w:p>
    <w:p w14:paraId="5FFAAB3A" w14:textId="77777777" w:rsidR="00D31FC0" w:rsidRDefault="00D31FC0" w:rsidP="00A628B2">
      <w:pPr>
        <w:pStyle w:val="Heading4"/>
      </w:pPr>
      <w:bookmarkStart w:id="171" w:name="_Toc396742517"/>
      <w:r>
        <w:lastRenderedPageBreak/>
        <w:t>High Power re</w:t>
      </w:r>
      <w:r w:rsidR="00A628B2">
        <w:t>gulation</w:t>
      </w:r>
      <w:bookmarkEnd w:id="171"/>
    </w:p>
    <w:p w14:paraId="2E87A770" w14:textId="77777777" w:rsidR="00A628B2" w:rsidRDefault="00A628B2" w:rsidP="00A628B2">
      <w:pPr>
        <w:pStyle w:val="RequirementID"/>
      </w:pPr>
      <w:r>
        <w:t>DSG_BFE_</w:t>
      </w:r>
      <w:r w:rsidR="00176BEA">
        <w:t>00114</w:t>
      </w:r>
      <w:r>
        <w:t>:</w:t>
      </w:r>
    </w:p>
    <w:p w14:paraId="252F4596" w14:textId="77777777" w:rsidR="00A628B2" w:rsidRDefault="00A628B2" w:rsidP="00A628B2">
      <w:r>
        <w:t>[COVERS:]</w:t>
      </w: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1134"/>
        <w:gridCol w:w="8080"/>
      </w:tblGrid>
      <w:tr w:rsidR="00A628B2" w14:paraId="45C63E76" w14:textId="77777777" w:rsidTr="002D2ED8">
        <w:trPr>
          <w:cantSplit/>
        </w:trPr>
        <w:tc>
          <w:tcPr>
            <w:tcW w:w="9993" w:type="dxa"/>
            <w:gridSpan w:val="3"/>
            <w:tcBorders>
              <w:bottom w:val="single" w:sz="4" w:space="0" w:color="auto"/>
            </w:tcBorders>
            <w:shd w:val="pct5" w:color="auto" w:fill="FFFFFF"/>
          </w:tcPr>
          <w:p w14:paraId="218D536D" w14:textId="77777777" w:rsidR="00A628B2" w:rsidRPr="003D58C0" w:rsidRDefault="00A628B2" w:rsidP="00A628B2">
            <w:pPr>
              <w:pStyle w:val="RequirementText"/>
              <w:rPr>
                <w:b/>
              </w:rPr>
            </w:pPr>
            <w:r w:rsidRPr="00A628B2">
              <w:rPr>
                <w:b/>
              </w:rPr>
              <w:t>KU16_PWM_MAX_BTN</w:t>
            </w:r>
          </w:p>
        </w:tc>
      </w:tr>
      <w:tr w:rsidR="00A628B2" w14:paraId="20FABA0F" w14:textId="77777777" w:rsidTr="002D2ED8">
        <w:tc>
          <w:tcPr>
            <w:tcW w:w="779" w:type="dxa"/>
            <w:tcBorders>
              <w:top w:val="nil"/>
              <w:left w:val="nil"/>
              <w:bottom w:val="nil"/>
            </w:tcBorders>
          </w:tcPr>
          <w:p w14:paraId="615701BE" w14:textId="77777777" w:rsidR="00A628B2" w:rsidRDefault="00A628B2" w:rsidP="002D2ED8">
            <w:pPr>
              <w:pStyle w:val="RequirementText"/>
            </w:pPr>
          </w:p>
        </w:tc>
        <w:tc>
          <w:tcPr>
            <w:tcW w:w="1134" w:type="dxa"/>
            <w:tcBorders>
              <w:top w:val="nil"/>
            </w:tcBorders>
          </w:tcPr>
          <w:p w14:paraId="61EABDCC" w14:textId="77777777" w:rsidR="00A628B2" w:rsidRDefault="00A628B2" w:rsidP="002D2ED8">
            <w:pPr>
              <w:pStyle w:val="RequirementText"/>
            </w:pPr>
            <w:r>
              <w:t>Type</w:t>
            </w:r>
          </w:p>
        </w:tc>
        <w:tc>
          <w:tcPr>
            <w:tcW w:w="8080" w:type="dxa"/>
            <w:tcBorders>
              <w:top w:val="nil"/>
            </w:tcBorders>
          </w:tcPr>
          <w:p w14:paraId="05802AE8" w14:textId="77777777" w:rsidR="00A628B2" w:rsidRPr="000635DE" w:rsidRDefault="00A628B2" w:rsidP="00A628B2">
            <w:pPr>
              <w:pStyle w:val="RequirementText"/>
            </w:pPr>
            <w:r>
              <w:t>Unsigned 16 bits</w:t>
            </w:r>
          </w:p>
        </w:tc>
      </w:tr>
      <w:tr w:rsidR="00A628B2" w14:paraId="5186618E" w14:textId="77777777" w:rsidTr="002D2ED8">
        <w:tc>
          <w:tcPr>
            <w:tcW w:w="779" w:type="dxa"/>
            <w:tcBorders>
              <w:top w:val="nil"/>
              <w:left w:val="nil"/>
              <w:bottom w:val="nil"/>
            </w:tcBorders>
          </w:tcPr>
          <w:p w14:paraId="4DC098A1" w14:textId="77777777" w:rsidR="00A628B2" w:rsidRDefault="00A628B2" w:rsidP="002D2ED8">
            <w:pPr>
              <w:pStyle w:val="RequirementText"/>
            </w:pPr>
          </w:p>
        </w:tc>
        <w:tc>
          <w:tcPr>
            <w:tcW w:w="1134" w:type="dxa"/>
          </w:tcPr>
          <w:p w14:paraId="70AC47C1" w14:textId="77777777" w:rsidR="00A628B2" w:rsidRDefault="00A628B2" w:rsidP="002D2ED8">
            <w:pPr>
              <w:pStyle w:val="RequirementText"/>
            </w:pPr>
            <w:r>
              <w:t>Object</w:t>
            </w:r>
          </w:p>
        </w:tc>
        <w:tc>
          <w:tcPr>
            <w:tcW w:w="8080" w:type="dxa"/>
          </w:tcPr>
          <w:p w14:paraId="1C49AD34" w14:textId="77777777" w:rsidR="00A628B2" w:rsidRPr="0046647B" w:rsidRDefault="00A628B2" w:rsidP="00A628B2">
            <w:pPr>
              <w:pStyle w:val="RequirementText"/>
            </w:pPr>
            <w:r>
              <w:t>Numerical value for the maximum motor power order that can be applied by the BFE on the power stage (without the Boost stage).</w:t>
            </w:r>
          </w:p>
        </w:tc>
      </w:tr>
      <w:tr w:rsidR="00A628B2" w14:paraId="2C5ADEA0" w14:textId="77777777" w:rsidTr="002D2ED8">
        <w:tc>
          <w:tcPr>
            <w:tcW w:w="779" w:type="dxa"/>
            <w:tcBorders>
              <w:top w:val="nil"/>
              <w:left w:val="nil"/>
              <w:bottom w:val="nil"/>
            </w:tcBorders>
          </w:tcPr>
          <w:p w14:paraId="2B59713C" w14:textId="77777777" w:rsidR="00A628B2" w:rsidRDefault="00A628B2" w:rsidP="002D2ED8">
            <w:pPr>
              <w:pStyle w:val="RequirementText"/>
            </w:pPr>
          </w:p>
        </w:tc>
        <w:tc>
          <w:tcPr>
            <w:tcW w:w="1134" w:type="dxa"/>
          </w:tcPr>
          <w:p w14:paraId="2159CCD0" w14:textId="77777777" w:rsidR="00A628B2" w:rsidRDefault="00A628B2" w:rsidP="002D2ED8">
            <w:pPr>
              <w:pStyle w:val="RequirementText"/>
            </w:pPr>
            <w:r>
              <w:t>Safety</w:t>
            </w:r>
          </w:p>
        </w:tc>
        <w:tc>
          <w:tcPr>
            <w:tcW w:w="8080" w:type="dxa"/>
          </w:tcPr>
          <w:p w14:paraId="0D12FC04" w14:textId="77777777" w:rsidR="00A628B2" w:rsidRPr="000635DE" w:rsidRDefault="00A628B2" w:rsidP="002D2ED8">
            <w:pPr>
              <w:pStyle w:val="RequirementText"/>
            </w:pPr>
            <w:r>
              <w:t>NA</w:t>
            </w:r>
          </w:p>
        </w:tc>
      </w:tr>
      <w:tr w:rsidR="00A628B2" w14:paraId="40471B0C" w14:textId="77777777" w:rsidTr="002D2ED8">
        <w:tc>
          <w:tcPr>
            <w:tcW w:w="779" w:type="dxa"/>
            <w:tcBorders>
              <w:top w:val="nil"/>
              <w:left w:val="nil"/>
              <w:bottom w:val="nil"/>
            </w:tcBorders>
          </w:tcPr>
          <w:p w14:paraId="351B6A4E" w14:textId="77777777" w:rsidR="00A628B2" w:rsidRDefault="00A628B2" w:rsidP="002D2ED8">
            <w:pPr>
              <w:pStyle w:val="RequirementText"/>
            </w:pPr>
          </w:p>
        </w:tc>
        <w:tc>
          <w:tcPr>
            <w:tcW w:w="1134" w:type="dxa"/>
          </w:tcPr>
          <w:p w14:paraId="77CA056E" w14:textId="77777777" w:rsidR="00A628B2" w:rsidRDefault="00A628B2" w:rsidP="002D2ED8">
            <w:pPr>
              <w:pStyle w:val="RequirementText"/>
            </w:pPr>
            <w:r>
              <w:t>Constraint</w:t>
            </w:r>
          </w:p>
        </w:tc>
        <w:tc>
          <w:tcPr>
            <w:tcW w:w="8080" w:type="dxa"/>
          </w:tcPr>
          <w:p w14:paraId="1C3F37A9" w14:textId="77777777" w:rsidR="00A628B2" w:rsidRPr="000635DE" w:rsidRDefault="00A628B2" w:rsidP="002D2ED8">
            <w:pPr>
              <w:pStyle w:val="RequirementText"/>
            </w:pPr>
            <w:r>
              <w:t>64lsb = 1%</w:t>
            </w:r>
          </w:p>
        </w:tc>
      </w:tr>
      <w:tr w:rsidR="00A628B2" w14:paraId="728851BD" w14:textId="77777777" w:rsidTr="002D2ED8">
        <w:tc>
          <w:tcPr>
            <w:tcW w:w="779" w:type="dxa"/>
            <w:tcBorders>
              <w:top w:val="nil"/>
              <w:left w:val="nil"/>
              <w:bottom w:val="nil"/>
            </w:tcBorders>
          </w:tcPr>
          <w:p w14:paraId="02E56E3C" w14:textId="77777777" w:rsidR="00A628B2" w:rsidRDefault="00A628B2" w:rsidP="002D2ED8">
            <w:pPr>
              <w:pStyle w:val="RequirementText"/>
            </w:pPr>
          </w:p>
        </w:tc>
        <w:tc>
          <w:tcPr>
            <w:tcW w:w="1134" w:type="dxa"/>
          </w:tcPr>
          <w:p w14:paraId="36C2A33A" w14:textId="77777777" w:rsidR="00A628B2" w:rsidRDefault="00A628B2" w:rsidP="002D2ED8">
            <w:pPr>
              <w:pStyle w:val="RequirementText"/>
            </w:pPr>
            <w:r>
              <w:t>Value</w:t>
            </w:r>
          </w:p>
        </w:tc>
        <w:tc>
          <w:tcPr>
            <w:tcW w:w="8080" w:type="dxa"/>
          </w:tcPr>
          <w:p w14:paraId="63FCC116" w14:textId="77777777" w:rsidR="00A628B2" w:rsidRDefault="00A628B2" w:rsidP="002D2ED8">
            <w:pPr>
              <w:pStyle w:val="RequirementText"/>
            </w:pPr>
            <w:r>
              <w:t>6400</w:t>
            </w:r>
          </w:p>
        </w:tc>
      </w:tr>
    </w:tbl>
    <w:p w14:paraId="72B4BD50" w14:textId="77777777" w:rsidR="00A628B2" w:rsidRDefault="00A628B2" w:rsidP="00A628B2"/>
    <w:p w14:paraId="1ACF976E" w14:textId="77777777" w:rsidR="00A628B2" w:rsidRDefault="00A628B2" w:rsidP="00A628B2">
      <w:pPr>
        <w:pStyle w:val="RequirementID"/>
      </w:pPr>
      <w:r>
        <w:t>DSG_BFE_</w:t>
      </w:r>
      <w:r w:rsidR="00176BEA">
        <w:t>00115</w:t>
      </w:r>
      <w:r>
        <w:t>:</w:t>
      </w:r>
    </w:p>
    <w:p w14:paraId="28F12A0F" w14:textId="77777777" w:rsidR="00A628B2" w:rsidRDefault="00A628B2" w:rsidP="00A628B2">
      <w:r>
        <w:t>[COVERS:]</w:t>
      </w: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1134"/>
        <w:gridCol w:w="8080"/>
      </w:tblGrid>
      <w:tr w:rsidR="00A628B2" w14:paraId="316CFCAC" w14:textId="77777777" w:rsidTr="002D2ED8">
        <w:trPr>
          <w:cantSplit/>
        </w:trPr>
        <w:tc>
          <w:tcPr>
            <w:tcW w:w="9993" w:type="dxa"/>
            <w:gridSpan w:val="3"/>
            <w:tcBorders>
              <w:bottom w:val="single" w:sz="4" w:space="0" w:color="auto"/>
            </w:tcBorders>
            <w:shd w:val="pct5" w:color="auto" w:fill="FFFFFF"/>
          </w:tcPr>
          <w:p w14:paraId="46E745C9" w14:textId="77777777" w:rsidR="00A628B2" w:rsidRPr="003D58C0" w:rsidRDefault="00A628B2" w:rsidP="002D2ED8">
            <w:pPr>
              <w:pStyle w:val="RequirementText"/>
              <w:rPr>
                <w:b/>
              </w:rPr>
            </w:pPr>
            <w:r w:rsidRPr="00A628B2">
              <w:rPr>
                <w:b/>
              </w:rPr>
              <w:t>KU16_PWM_MAX_BOOST</w:t>
            </w:r>
          </w:p>
        </w:tc>
      </w:tr>
      <w:tr w:rsidR="00A628B2" w14:paraId="143CCE5E" w14:textId="77777777" w:rsidTr="002D2ED8">
        <w:tc>
          <w:tcPr>
            <w:tcW w:w="779" w:type="dxa"/>
            <w:tcBorders>
              <w:top w:val="nil"/>
              <w:left w:val="nil"/>
              <w:bottom w:val="nil"/>
            </w:tcBorders>
          </w:tcPr>
          <w:p w14:paraId="3D26255B" w14:textId="77777777" w:rsidR="00A628B2" w:rsidRDefault="00A628B2" w:rsidP="002D2ED8">
            <w:pPr>
              <w:pStyle w:val="RequirementText"/>
            </w:pPr>
          </w:p>
        </w:tc>
        <w:tc>
          <w:tcPr>
            <w:tcW w:w="1134" w:type="dxa"/>
            <w:tcBorders>
              <w:top w:val="nil"/>
            </w:tcBorders>
          </w:tcPr>
          <w:p w14:paraId="7B73E9D9" w14:textId="77777777" w:rsidR="00A628B2" w:rsidRDefault="00A628B2" w:rsidP="002D2ED8">
            <w:pPr>
              <w:pStyle w:val="RequirementText"/>
            </w:pPr>
            <w:r>
              <w:t>Type</w:t>
            </w:r>
          </w:p>
        </w:tc>
        <w:tc>
          <w:tcPr>
            <w:tcW w:w="8080" w:type="dxa"/>
            <w:tcBorders>
              <w:top w:val="nil"/>
            </w:tcBorders>
          </w:tcPr>
          <w:p w14:paraId="28DF2936" w14:textId="77777777" w:rsidR="00A628B2" w:rsidRPr="000635DE" w:rsidRDefault="00A628B2" w:rsidP="002D2ED8">
            <w:pPr>
              <w:pStyle w:val="RequirementText"/>
            </w:pPr>
            <w:r>
              <w:t>Unsigned 16 bits</w:t>
            </w:r>
          </w:p>
        </w:tc>
      </w:tr>
      <w:tr w:rsidR="00A628B2" w14:paraId="55907B3C" w14:textId="77777777" w:rsidTr="002D2ED8">
        <w:tc>
          <w:tcPr>
            <w:tcW w:w="779" w:type="dxa"/>
            <w:tcBorders>
              <w:top w:val="nil"/>
              <w:left w:val="nil"/>
              <w:bottom w:val="nil"/>
            </w:tcBorders>
          </w:tcPr>
          <w:p w14:paraId="7BC5A624" w14:textId="77777777" w:rsidR="00A628B2" w:rsidRDefault="00A628B2" w:rsidP="002D2ED8">
            <w:pPr>
              <w:pStyle w:val="RequirementText"/>
            </w:pPr>
          </w:p>
        </w:tc>
        <w:tc>
          <w:tcPr>
            <w:tcW w:w="1134" w:type="dxa"/>
          </w:tcPr>
          <w:p w14:paraId="6883A38B" w14:textId="77777777" w:rsidR="00A628B2" w:rsidRDefault="00A628B2" w:rsidP="002D2ED8">
            <w:pPr>
              <w:pStyle w:val="RequirementText"/>
            </w:pPr>
            <w:r>
              <w:t>Object</w:t>
            </w:r>
          </w:p>
        </w:tc>
        <w:tc>
          <w:tcPr>
            <w:tcW w:w="8080" w:type="dxa"/>
          </w:tcPr>
          <w:p w14:paraId="1D25FE10" w14:textId="77777777" w:rsidR="00A628B2" w:rsidRPr="0046647B" w:rsidRDefault="00A628B2" w:rsidP="002D2ED8">
            <w:pPr>
              <w:pStyle w:val="RequirementText"/>
            </w:pPr>
            <w:r>
              <w:t>Numerical value for the maximum motor power order that can be applied by the BFE on the boost stage.</w:t>
            </w:r>
          </w:p>
        </w:tc>
      </w:tr>
      <w:tr w:rsidR="00A628B2" w14:paraId="3822ACC0" w14:textId="77777777" w:rsidTr="002D2ED8">
        <w:tc>
          <w:tcPr>
            <w:tcW w:w="779" w:type="dxa"/>
            <w:tcBorders>
              <w:top w:val="nil"/>
              <w:left w:val="nil"/>
              <w:bottom w:val="nil"/>
            </w:tcBorders>
          </w:tcPr>
          <w:p w14:paraId="22D49B51" w14:textId="77777777" w:rsidR="00A628B2" w:rsidRDefault="00A628B2" w:rsidP="002D2ED8">
            <w:pPr>
              <w:pStyle w:val="RequirementText"/>
            </w:pPr>
          </w:p>
        </w:tc>
        <w:tc>
          <w:tcPr>
            <w:tcW w:w="1134" w:type="dxa"/>
          </w:tcPr>
          <w:p w14:paraId="51574931" w14:textId="77777777" w:rsidR="00A628B2" w:rsidRDefault="00A628B2" w:rsidP="002D2ED8">
            <w:pPr>
              <w:pStyle w:val="RequirementText"/>
            </w:pPr>
            <w:r>
              <w:t>Safety</w:t>
            </w:r>
          </w:p>
        </w:tc>
        <w:tc>
          <w:tcPr>
            <w:tcW w:w="8080" w:type="dxa"/>
          </w:tcPr>
          <w:p w14:paraId="1C9FC3AE" w14:textId="77777777" w:rsidR="00A628B2" w:rsidRPr="000635DE" w:rsidRDefault="00A628B2" w:rsidP="002D2ED8">
            <w:pPr>
              <w:pStyle w:val="RequirementText"/>
            </w:pPr>
            <w:r>
              <w:t>NA</w:t>
            </w:r>
          </w:p>
        </w:tc>
      </w:tr>
      <w:tr w:rsidR="00A628B2" w14:paraId="2451F48E" w14:textId="77777777" w:rsidTr="002D2ED8">
        <w:tc>
          <w:tcPr>
            <w:tcW w:w="779" w:type="dxa"/>
            <w:tcBorders>
              <w:top w:val="nil"/>
              <w:left w:val="nil"/>
              <w:bottom w:val="nil"/>
            </w:tcBorders>
          </w:tcPr>
          <w:p w14:paraId="254A009E" w14:textId="77777777" w:rsidR="00A628B2" w:rsidRDefault="00A628B2" w:rsidP="002D2ED8">
            <w:pPr>
              <w:pStyle w:val="RequirementText"/>
            </w:pPr>
          </w:p>
        </w:tc>
        <w:tc>
          <w:tcPr>
            <w:tcW w:w="1134" w:type="dxa"/>
          </w:tcPr>
          <w:p w14:paraId="23067016" w14:textId="77777777" w:rsidR="00A628B2" w:rsidRDefault="00A628B2" w:rsidP="002D2ED8">
            <w:pPr>
              <w:pStyle w:val="RequirementText"/>
            </w:pPr>
            <w:r>
              <w:t>Constraint</w:t>
            </w:r>
          </w:p>
        </w:tc>
        <w:tc>
          <w:tcPr>
            <w:tcW w:w="8080" w:type="dxa"/>
          </w:tcPr>
          <w:p w14:paraId="4906C8CB" w14:textId="77777777" w:rsidR="00A628B2" w:rsidRPr="000635DE" w:rsidRDefault="00A628B2" w:rsidP="00A628B2">
            <w:pPr>
              <w:pStyle w:val="RequirementText"/>
            </w:pPr>
            <w:r>
              <w:t>1sb = 0.195 %</w:t>
            </w:r>
          </w:p>
        </w:tc>
      </w:tr>
      <w:tr w:rsidR="00A628B2" w14:paraId="34029D38" w14:textId="77777777" w:rsidTr="002D2ED8">
        <w:tc>
          <w:tcPr>
            <w:tcW w:w="779" w:type="dxa"/>
            <w:tcBorders>
              <w:top w:val="nil"/>
              <w:left w:val="nil"/>
              <w:bottom w:val="nil"/>
            </w:tcBorders>
          </w:tcPr>
          <w:p w14:paraId="771FB922" w14:textId="77777777" w:rsidR="00A628B2" w:rsidRDefault="00A628B2" w:rsidP="002D2ED8">
            <w:pPr>
              <w:pStyle w:val="RequirementText"/>
            </w:pPr>
          </w:p>
        </w:tc>
        <w:tc>
          <w:tcPr>
            <w:tcW w:w="1134" w:type="dxa"/>
          </w:tcPr>
          <w:p w14:paraId="170E4D7B" w14:textId="77777777" w:rsidR="00A628B2" w:rsidRDefault="00A628B2" w:rsidP="002D2ED8">
            <w:pPr>
              <w:pStyle w:val="RequirementText"/>
            </w:pPr>
            <w:r>
              <w:t>Value</w:t>
            </w:r>
          </w:p>
        </w:tc>
        <w:tc>
          <w:tcPr>
            <w:tcW w:w="8080" w:type="dxa"/>
          </w:tcPr>
          <w:p w14:paraId="1ABF328A" w14:textId="77777777" w:rsidR="00A628B2" w:rsidRDefault="00A628B2" w:rsidP="002D2ED8">
            <w:pPr>
              <w:pStyle w:val="RequirementText"/>
            </w:pPr>
            <w:r>
              <w:t>512</w:t>
            </w:r>
          </w:p>
        </w:tc>
      </w:tr>
    </w:tbl>
    <w:p w14:paraId="635632F3" w14:textId="77777777" w:rsidR="00A628B2" w:rsidRDefault="00A628B2" w:rsidP="00A628B2"/>
    <w:p w14:paraId="7CED8AA9" w14:textId="77777777" w:rsidR="00025EA2" w:rsidRDefault="00025EA2" w:rsidP="00025EA2">
      <w:pPr>
        <w:pStyle w:val="RequirementID"/>
      </w:pPr>
      <w:r>
        <w:t>DSG_BFE_</w:t>
      </w:r>
      <w:r w:rsidR="00176BEA">
        <w:t>00116</w:t>
      </w:r>
      <w:r>
        <w:t>:</w:t>
      </w:r>
    </w:p>
    <w:p w14:paraId="3FED754C" w14:textId="77777777" w:rsidR="00025EA2" w:rsidRDefault="00025EA2" w:rsidP="00025EA2">
      <w:r>
        <w:t>[COVERS:]</w:t>
      </w: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1134"/>
        <w:gridCol w:w="8080"/>
      </w:tblGrid>
      <w:tr w:rsidR="00025EA2" w14:paraId="58280F4F" w14:textId="77777777" w:rsidTr="002D2ED8">
        <w:trPr>
          <w:cantSplit/>
        </w:trPr>
        <w:tc>
          <w:tcPr>
            <w:tcW w:w="9993" w:type="dxa"/>
            <w:gridSpan w:val="3"/>
            <w:tcBorders>
              <w:bottom w:val="single" w:sz="4" w:space="0" w:color="auto"/>
            </w:tcBorders>
            <w:shd w:val="pct5" w:color="auto" w:fill="FFFFFF"/>
          </w:tcPr>
          <w:p w14:paraId="13B9C0D9" w14:textId="77777777" w:rsidR="00025EA2" w:rsidRPr="003D58C0" w:rsidRDefault="00025EA2" w:rsidP="00025EA2">
            <w:pPr>
              <w:pStyle w:val="RequirementText"/>
              <w:rPr>
                <w:b/>
              </w:rPr>
            </w:pPr>
            <w:r w:rsidRPr="00025EA2">
              <w:rPr>
                <w:b/>
              </w:rPr>
              <w:t>KU</w:t>
            </w:r>
            <w:r>
              <w:rPr>
                <w:b/>
              </w:rPr>
              <w:t>16</w:t>
            </w:r>
            <w:r w:rsidRPr="00025EA2">
              <w:rPr>
                <w:b/>
              </w:rPr>
              <w:t>_VBOOST_MAX</w:t>
            </w:r>
          </w:p>
        </w:tc>
      </w:tr>
      <w:tr w:rsidR="00025EA2" w14:paraId="3A20167A" w14:textId="77777777" w:rsidTr="002D2ED8">
        <w:tc>
          <w:tcPr>
            <w:tcW w:w="779" w:type="dxa"/>
            <w:tcBorders>
              <w:top w:val="nil"/>
              <w:left w:val="nil"/>
              <w:bottom w:val="nil"/>
            </w:tcBorders>
          </w:tcPr>
          <w:p w14:paraId="13E038AC" w14:textId="77777777" w:rsidR="00025EA2" w:rsidRDefault="00025EA2" w:rsidP="002D2ED8">
            <w:pPr>
              <w:pStyle w:val="RequirementText"/>
            </w:pPr>
          </w:p>
        </w:tc>
        <w:tc>
          <w:tcPr>
            <w:tcW w:w="1134" w:type="dxa"/>
            <w:tcBorders>
              <w:top w:val="nil"/>
            </w:tcBorders>
          </w:tcPr>
          <w:p w14:paraId="1BEAD256" w14:textId="77777777" w:rsidR="00025EA2" w:rsidRDefault="00025EA2" w:rsidP="002D2ED8">
            <w:pPr>
              <w:pStyle w:val="RequirementText"/>
            </w:pPr>
            <w:r>
              <w:t>Type</w:t>
            </w:r>
          </w:p>
        </w:tc>
        <w:tc>
          <w:tcPr>
            <w:tcW w:w="8080" w:type="dxa"/>
            <w:tcBorders>
              <w:top w:val="nil"/>
            </w:tcBorders>
          </w:tcPr>
          <w:p w14:paraId="1A93FB65" w14:textId="77777777" w:rsidR="00025EA2" w:rsidRPr="000635DE" w:rsidRDefault="00025EA2" w:rsidP="002D2ED8">
            <w:pPr>
              <w:pStyle w:val="RequirementText"/>
            </w:pPr>
            <w:r>
              <w:t>Unsigned 16 bits</w:t>
            </w:r>
          </w:p>
        </w:tc>
      </w:tr>
      <w:tr w:rsidR="00025EA2" w14:paraId="348F2A0B" w14:textId="77777777" w:rsidTr="002D2ED8">
        <w:tc>
          <w:tcPr>
            <w:tcW w:w="779" w:type="dxa"/>
            <w:tcBorders>
              <w:top w:val="nil"/>
              <w:left w:val="nil"/>
              <w:bottom w:val="nil"/>
            </w:tcBorders>
          </w:tcPr>
          <w:p w14:paraId="7C0B166A" w14:textId="77777777" w:rsidR="00025EA2" w:rsidRDefault="00025EA2" w:rsidP="002D2ED8">
            <w:pPr>
              <w:pStyle w:val="RequirementText"/>
            </w:pPr>
          </w:p>
        </w:tc>
        <w:tc>
          <w:tcPr>
            <w:tcW w:w="1134" w:type="dxa"/>
          </w:tcPr>
          <w:p w14:paraId="5067E761" w14:textId="77777777" w:rsidR="00025EA2" w:rsidRDefault="00025EA2" w:rsidP="002D2ED8">
            <w:pPr>
              <w:pStyle w:val="RequirementText"/>
            </w:pPr>
            <w:r>
              <w:t>Object</w:t>
            </w:r>
          </w:p>
        </w:tc>
        <w:tc>
          <w:tcPr>
            <w:tcW w:w="8080" w:type="dxa"/>
          </w:tcPr>
          <w:p w14:paraId="3D244C48" w14:textId="77777777" w:rsidR="00025EA2" w:rsidRPr="0046647B" w:rsidRDefault="00025EA2" w:rsidP="00025EA2">
            <w:pPr>
              <w:pStyle w:val="RequirementText"/>
            </w:pPr>
            <w:r>
              <w:t>Numerical value for the maximum voltage that can be applied on the power stage during a boost activation.</w:t>
            </w:r>
          </w:p>
        </w:tc>
      </w:tr>
      <w:tr w:rsidR="00025EA2" w14:paraId="7D50A7C3" w14:textId="77777777" w:rsidTr="002D2ED8">
        <w:tc>
          <w:tcPr>
            <w:tcW w:w="779" w:type="dxa"/>
            <w:tcBorders>
              <w:top w:val="nil"/>
              <w:left w:val="nil"/>
              <w:bottom w:val="nil"/>
            </w:tcBorders>
          </w:tcPr>
          <w:p w14:paraId="734CB133" w14:textId="77777777" w:rsidR="00025EA2" w:rsidRDefault="00025EA2" w:rsidP="002D2ED8">
            <w:pPr>
              <w:pStyle w:val="RequirementText"/>
            </w:pPr>
          </w:p>
        </w:tc>
        <w:tc>
          <w:tcPr>
            <w:tcW w:w="1134" w:type="dxa"/>
          </w:tcPr>
          <w:p w14:paraId="6036DD1F" w14:textId="77777777" w:rsidR="00025EA2" w:rsidRDefault="00025EA2" w:rsidP="002D2ED8">
            <w:pPr>
              <w:pStyle w:val="RequirementText"/>
            </w:pPr>
            <w:r>
              <w:t>Safety</w:t>
            </w:r>
          </w:p>
        </w:tc>
        <w:tc>
          <w:tcPr>
            <w:tcW w:w="8080" w:type="dxa"/>
          </w:tcPr>
          <w:p w14:paraId="33CDE82C" w14:textId="77777777" w:rsidR="00025EA2" w:rsidRPr="000635DE" w:rsidRDefault="00025EA2" w:rsidP="002D2ED8">
            <w:pPr>
              <w:pStyle w:val="RequirementText"/>
            </w:pPr>
            <w:r>
              <w:t>NA</w:t>
            </w:r>
          </w:p>
        </w:tc>
      </w:tr>
      <w:tr w:rsidR="00025EA2" w14:paraId="06BB92ED" w14:textId="77777777" w:rsidTr="002D2ED8">
        <w:tc>
          <w:tcPr>
            <w:tcW w:w="779" w:type="dxa"/>
            <w:tcBorders>
              <w:top w:val="nil"/>
              <w:left w:val="nil"/>
              <w:bottom w:val="nil"/>
            </w:tcBorders>
          </w:tcPr>
          <w:p w14:paraId="1A40E47F" w14:textId="77777777" w:rsidR="00025EA2" w:rsidRDefault="00025EA2" w:rsidP="002D2ED8">
            <w:pPr>
              <w:pStyle w:val="RequirementText"/>
            </w:pPr>
          </w:p>
        </w:tc>
        <w:tc>
          <w:tcPr>
            <w:tcW w:w="1134" w:type="dxa"/>
          </w:tcPr>
          <w:p w14:paraId="468A8AF8" w14:textId="77777777" w:rsidR="00025EA2" w:rsidRDefault="00025EA2" w:rsidP="002D2ED8">
            <w:pPr>
              <w:pStyle w:val="RequirementText"/>
            </w:pPr>
            <w:r>
              <w:t>Constraint</w:t>
            </w:r>
          </w:p>
        </w:tc>
        <w:tc>
          <w:tcPr>
            <w:tcW w:w="8080" w:type="dxa"/>
          </w:tcPr>
          <w:p w14:paraId="4C0213BA" w14:textId="77777777" w:rsidR="00025EA2" w:rsidRPr="000635DE" w:rsidRDefault="00025EA2" w:rsidP="00025EA2">
            <w:pPr>
              <w:pStyle w:val="RequirementText"/>
            </w:pPr>
            <w:r>
              <w:t>1sb = 1mV</w:t>
            </w:r>
          </w:p>
        </w:tc>
      </w:tr>
      <w:tr w:rsidR="00025EA2" w14:paraId="0D951501" w14:textId="77777777" w:rsidTr="002D2ED8">
        <w:tc>
          <w:tcPr>
            <w:tcW w:w="779" w:type="dxa"/>
            <w:tcBorders>
              <w:top w:val="nil"/>
              <w:left w:val="nil"/>
              <w:bottom w:val="nil"/>
            </w:tcBorders>
          </w:tcPr>
          <w:p w14:paraId="65004518" w14:textId="77777777" w:rsidR="00025EA2" w:rsidRDefault="00025EA2" w:rsidP="002D2ED8">
            <w:pPr>
              <w:pStyle w:val="RequirementText"/>
            </w:pPr>
          </w:p>
        </w:tc>
        <w:tc>
          <w:tcPr>
            <w:tcW w:w="1134" w:type="dxa"/>
          </w:tcPr>
          <w:p w14:paraId="56678FFF" w14:textId="77777777" w:rsidR="00025EA2" w:rsidRDefault="00025EA2" w:rsidP="002D2ED8">
            <w:pPr>
              <w:pStyle w:val="RequirementText"/>
            </w:pPr>
            <w:r>
              <w:t>Value</w:t>
            </w:r>
          </w:p>
        </w:tc>
        <w:tc>
          <w:tcPr>
            <w:tcW w:w="8080" w:type="dxa"/>
          </w:tcPr>
          <w:p w14:paraId="5E0C0127" w14:textId="77777777" w:rsidR="00025EA2" w:rsidRDefault="00025EA2" w:rsidP="002D2ED8">
            <w:pPr>
              <w:pStyle w:val="RequirementText"/>
            </w:pPr>
            <w:r>
              <w:t>40000 (means 40V</w:t>
            </w:r>
            <w:r w:rsidR="003772B8">
              <w:t xml:space="preserve"> source: HW constraint introduced by BTN 8980</w:t>
            </w:r>
            <w:r>
              <w:t>)</w:t>
            </w:r>
          </w:p>
        </w:tc>
      </w:tr>
    </w:tbl>
    <w:p w14:paraId="2B53870E" w14:textId="77777777" w:rsidR="00025EA2" w:rsidRDefault="00025EA2" w:rsidP="00025EA2"/>
    <w:p w14:paraId="3E70E6B3" w14:textId="77777777" w:rsidR="00EB0DD3" w:rsidRDefault="00EB0DD3" w:rsidP="00EB0DD3">
      <w:pPr>
        <w:pStyle w:val="RequirementID"/>
      </w:pPr>
      <w:r>
        <w:t>DSG_BFE_</w:t>
      </w:r>
      <w:r w:rsidR="00176BEA">
        <w:t>00117</w:t>
      </w:r>
      <w:r>
        <w:t>:</w:t>
      </w:r>
    </w:p>
    <w:p w14:paraId="0C4F26DD" w14:textId="77777777" w:rsidR="00EB0DD3" w:rsidRDefault="00EB0DD3" w:rsidP="00EB0DD3">
      <w:r>
        <w:t>[COVERS:]</w:t>
      </w: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1134"/>
        <w:gridCol w:w="8080"/>
      </w:tblGrid>
      <w:tr w:rsidR="00EB0DD3" w14:paraId="3CB13A5F" w14:textId="77777777" w:rsidTr="002D2ED8">
        <w:trPr>
          <w:cantSplit/>
        </w:trPr>
        <w:tc>
          <w:tcPr>
            <w:tcW w:w="9993" w:type="dxa"/>
            <w:gridSpan w:val="3"/>
            <w:tcBorders>
              <w:bottom w:val="single" w:sz="4" w:space="0" w:color="auto"/>
            </w:tcBorders>
            <w:shd w:val="pct5" w:color="auto" w:fill="FFFFFF"/>
          </w:tcPr>
          <w:p w14:paraId="5392AAD9" w14:textId="77777777" w:rsidR="00EB0DD3" w:rsidRPr="003D58C0" w:rsidRDefault="00EB0DD3" w:rsidP="002D2ED8">
            <w:pPr>
              <w:pStyle w:val="RequirementText"/>
              <w:rPr>
                <w:b/>
              </w:rPr>
            </w:pPr>
            <w:r w:rsidRPr="00EB0DD3">
              <w:rPr>
                <w:b/>
              </w:rPr>
              <w:t>KS16_INTEGER_MAX_ABSOLUTE</w:t>
            </w:r>
          </w:p>
        </w:tc>
      </w:tr>
      <w:tr w:rsidR="00EB0DD3" w14:paraId="5E15BEAF" w14:textId="77777777" w:rsidTr="002D2ED8">
        <w:tc>
          <w:tcPr>
            <w:tcW w:w="779" w:type="dxa"/>
            <w:tcBorders>
              <w:top w:val="nil"/>
              <w:left w:val="nil"/>
              <w:bottom w:val="nil"/>
            </w:tcBorders>
          </w:tcPr>
          <w:p w14:paraId="76192BCB" w14:textId="77777777" w:rsidR="00EB0DD3" w:rsidRDefault="00EB0DD3" w:rsidP="002D2ED8">
            <w:pPr>
              <w:pStyle w:val="RequirementText"/>
            </w:pPr>
          </w:p>
        </w:tc>
        <w:tc>
          <w:tcPr>
            <w:tcW w:w="1134" w:type="dxa"/>
            <w:tcBorders>
              <w:top w:val="nil"/>
            </w:tcBorders>
          </w:tcPr>
          <w:p w14:paraId="3EB2106B" w14:textId="77777777" w:rsidR="00EB0DD3" w:rsidRDefault="00EB0DD3" w:rsidP="002D2ED8">
            <w:pPr>
              <w:pStyle w:val="RequirementText"/>
            </w:pPr>
            <w:r>
              <w:t>Type</w:t>
            </w:r>
          </w:p>
        </w:tc>
        <w:tc>
          <w:tcPr>
            <w:tcW w:w="8080" w:type="dxa"/>
            <w:tcBorders>
              <w:top w:val="nil"/>
            </w:tcBorders>
          </w:tcPr>
          <w:p w14:paraId="502CB482" w14:textId="77777777" w:rsidR="00EB0DD3" w:rsidRPr="000635DE" w:rsidRDefault="00EB0DD3" w:rsidP="002D2ED8">
            <w:pPr>
              <w:pStyle w:val="RequirementText"/>
            </w:pPr>
            <w:r>
              <w:t>Unsigned 16 bits</w:t>
            </w:r>
          </w:p>
        </w:tc>
      </w:tr>
      <w:tr w:rsidR="00EB0DD3" w14:paraId="61456C41" w14:textId="77777777" w:rsidTr="002D2ED8">
        <w:tc>
          <w:tcPr>
            <w:tcW w:w="779" w:type="dxa"/>
            <w:tcBorders>
              <w:top w:val="nil"/>
              <w:left w:val="nil"/>
              <w:bottom w:val="nil"/>
            </w:tcBorders>
          </w:tcPr>
          <w:p w14:paraId="03412927" w14:textId="77777777" w:rsidR="00EB0DD3" w:rsidRDefault="00EB0DD3" w:rsidP="002D2ED8">
            <w:pPr>
              <w:pStyle w:val="RequirementText"/>
            </w:pPr>
          </w:p>
        </w:tc>
        <w:tc>
          <w:tcPr>
            <w:tcW w:w="1134" w:type="dxa"/>
          </w:tcPr>
          <w:p w14:paraId="75D46E05" w14:textId="77777777" w:rsidR="00EB0DD3" w:rsidRDefault="00EB0DD3" w:rsidP="002D2ED8">
            <w:pPr>
              <w:pStyle w:val="RequirementText"/>
            </w:pPr>
            <w:r>
              <w:t>Object</w:t>
            </w:r>
          </w:p>
        </w:tc>
        <w:tc>
          <w:tcPr>
            <w:tcW w:w="8080" w:type="dxa"/>
          </w:tcPr>
          <w:p w14:paraId="718DA024" w14:textId="77777777" w:rsidR="00EB0DD3" w:rsidRPr="0046647B" w:rsidRDefault="00EB0DD3" w:rsidP="002D2ED8">
            <w:pPr>
              <w:pStyle w:val="RequirementText"/>
            </w:pPr>
            <w:r>
              <w:t>Maximum value acceptable by the software for integral of the error whatever the battery voltage value is.</w:t>
            </w:r>
          </w:p>
        </w:tc>
      </w:tr>
      <w:tr w:rsidR="00EB0DD3" w14:paraId="6D296970" w14:textId="77777777" w:rsidTr="002D2ED8">
        <w:tc>
          <w:tcPr>
            <w:tcW w:w="779" w:type="dxa"/>
            <w:tcBorders>
              <w:top w:val="nil"/>
              <w:left w:val="nil"/>
              <w:bottom w:val="nil"/>
            </w:tcBorders>
          </w:tcPr>
          <w:p w14:paraId="3F56D819" w14:textId="77777777" w:rsidR="00EB0DD3" w:rsidRDefault="00EB0DD3" w:rsidP="002D2ED8">
            <w:pPr>
              <w:pStyle w:val="RequirementText"/>
            </w:pPr>
          </w:p>
        </w:tc>
        <w:tc>
          <w:tcPr>
            <w:tcW w:w="1134" w:type="dxa"/>
          </w:tcPr>
          <w:p w14:paraId="01AD12CC" w14:textId="77777777" w:rsidR="00EB0DD3" w:rsidRDefault="00EB0DD3" w:rsidP="002D2ED8">
            <w:pPr>
              <w:pStyle w:val="RequirementText"/>
            </w:pPr>
            <w:r>
              <w:t>Safety</w:t>
            </w:r>
          </w:p>
        </w:tc>
        <w:tc>
          <w:tcPr>
            <w:tcW w:w="8080" w:type="dxa"/>
          </w:tcPr>
          <w:p w14:paraId="67B6DC2C" w14:textId="77777777" w:rsidR="00EB0DD3" w:rsidRPr="000635DE" w:rsidRDefault="00EB0DD3" w:rsidP="002D2ED8">
            <w:pPr>
              <w:pStyle w:val="RequirementText"/>
            </w:pPr>
            <w:r>
              <w:t>NA</w:t>
            </w:r>
          </w:p>
        </w:tc>
      </w:tr>
      <w:tr w:rsidR="00EB0DD3" w14:paraId="47A0618E" w14:textId="77777777" w:rsidTr="002D2ED8">
        <w:tc>
          <w:tcPr>
            <w:tcW w:w="779" w:type="dxa"/>
            <w:tcBorders>
              <w:top w:val="nil"/>
              <w:left w:val="nil"/>
              <w:bottom w:val="nil"/>
            </w:tcBorders>
          </w:tcPr>
          <w:p w14:paraId="68BEDC48" w14:textId="77777777" w:rsidR="00EB0DD3" w:rsidRDefault="00EB0DD3" w:rsidP="002D2ED8">
            <w:pPr>
              <w:pStyle w:val="RequirementText"/>
            </w:pPr>
          </w:p>
        </w:tc>
        <w:tc>
          <w:tcPr>
            <w:tcW w:w="1134" w:type="dxa"/>
          </w:tcPr>
          <w:p w14:paraId="7D1593E3" w14:textId="77777777" w:rsidR="00EB0DD3" w:rsidRDefault="00EB0DD3" w:rsidP="002D2ED8">
            <w:pPr>
              <w:pStyle w:val="RequirementText"/>
            </w:pPr>
            <w:r>
              <w:t>Constraint</w:t>
            </w:r>
          </w:p>
        </w:tc>
        <w:tc>
          <w:tcPr>
            <w:tcW w:w="8080" w:type="dxa"/>
          </w:tcPr>
          <w:p w14:paraId="3FD77495" w14:textId="77777777" w:rsidR="00EB0DD3" w:rsidRPr="000635DE" w:rsidRDefault="00EB0DD3" w:rsidP="002D2ED8">
            <w:pPr>
              <w:pStyle w:val="RequirementText"/>
            </w:pPr>
            <w:r>
              <w:t>NA</w:t>
            </w:r>
          </w:p>
        </w:tc>
      </w:tr>
      <w:tr w:rsidR="00EB0DD3" w14:paraId="78E3DEC9" w14:textId="77777777" w:rsidTr="002D2ED8">
        <w:tc>
          <w:tcPr>
            <w:tcW w:w="779" w:type="dxa"/>
            <w:tcBorders>
              <w:top w:val="nil"/>
              <w:left w:val="nil"/>
              <w:bottom w:val="nil"/>
            </w:tcBorders>
          </w:tcPr>
          <w:p w14:paraId="6ECB4DDD" w14:textId="77777777" w:rsidR="00EB0DD3" w:rsidRDefault="00EB0DD3" w:rsidP="002D2ED8">
            <w:pPr>
              <w:pStyle w:val="RequirementText"/>
            </w:pPr>
          </w:p>
        </w:tc>
        <w:tc>
          <w:tcPr>
            <w:tcW w:w="1134" w:type="dxa"/>
          </w:tcPr>
          <w:p w14:paraId="087709DB" w14:textId="77777777" w:rsidR="00EB0DD3" w:rsidRDefault="00EB0DD3" w:rsidP="002D2ED8">
            <w:pPr>
              <w:pStyle w:val="RequirementText"/>
            </w:pPr>
            <w:r>
              <w:t>Value</w:t>
            </w:r>
          </w:p>
        </w:tc>
        <w:tc>
          <w:tcPr>
            <w:tcW w:w="8080" w:type="dxa"/>
          </w:tcPr>
          <w:p w14:paraId="59C1BFB1" w14:textId="77777777" w:rsidR="00EB0DD3" w:rsidRDefault="00EB0DD3" w:rsidP="002D2ED8">
            <w:pPr>
              <w:pStyle w:val="RequirementText"/>
            </w:pPr>
            <w:r>
              <w:t>28000 (this value is equivalent to a 77% command on the boost stage)</w:t>
            </w:r>
          </w:p>
        </w:tc>
      </w:tr>
    </w:tbl>
    <w:p w14:paraId="58E6BE07" w14:textId="77777777" w:rsidR="00EB0DD3" w:rsidRDefault="00EB0DD3" w:rsidP="00EB0DD3"/>
    <w:p w14:paraId="2714F9DF" w14:textId="77777777" w:rsidR="00765F23" w:rsidRDefault="00765F23" w:rsidP="00765F23">
      <w:pPr>
        <w:pStyle w:val="RequirementID"/>
      </w:pPr>
      <w:r>
        <w:t>DSG_BFE_</w:t>
      </w:r>
      <w:r w:rsidR="00176BEA">
        <w:t>00118</w:t>
      </w:r>
      <w:r>
        <w:t>:</w:t>
      </w:r>
    </w:p>
    <w:p w14:paraId="6AC2A5FE" w14:textId="77777777" w:rsidR="00765F23" w:rsidRDefault="00765F23" w:rsidP="00765F23">
      <w:r>
        <w:t>[COVERS:]</w:t>
      </w: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1134"/>
        <w:gridCol w:w="8080"/>
      </w:tblGrid>
      <w:tr w:rsidR="00765F23" w14:paraId="30B0CE03" w14:textId="77777777" w:rsidTr="00E07DB8">
        <w:trPr>
          <w:cantSplit/>
        </w:trPr>
        <w:tc>
          <w:tcPr>
            <w:tcW w:w="9993" w:type="dxa"/>
            <w:gridSpan w:val="3"/>
            <w:tcBorders>
              <w:bottom w:val="single" w:sz="4" w:space="0" w:color="auto"/>
            </w:tcBorders>
            <w:shd w:val="pct5" w:color="auto" w:fill="FFFFFF"/>
          </w:tcPr>
          <w:p w14:paraId="4866F423" w14:textId="77777777" w:rsidR="00765F23" w:rsidRPr="003D58C0" w:rsidRDefault="00765F23" w:rsidP="00E07DB8">
            <w:pPr>
              <w:pStyle w:val="RequirementText"/>
              <w:rPr>
                <w:b/>
              </w:rPr>
            </w:pPr>
            <w:r w:rsidRPr="00765F23">
              <w:rPr>
                <w:b/>
              </w:rPr>
              <w:t>KS16_DRIFT_THRESHOLD</w:t>
            </w:r>
          </w:p>
        </w:tc>
      </w:tr>
      <w:tr w:rsidR="00765F23" w14:paraId="2D9F659B" w14:textId="77777777" w:rsidTr="00E07DB8">
        <w:tc>
          <w:tcPr>
            <w:tcW w:w="779" w:type="dxa"/>
            <w:tcBorders>
              <w:top w:val="nil"/>
              <w:left w:val="nil"/>
              <w:bottom w:val="nil"/>
            </w:tcBorders>
          </w:tcPr>
          <w:p w14:paraId="09DC2721" w14:textId="77777777" w:rsidR="00765F23" w:rsidRDefault="00765F23" w:rsidP="00E07DB8">
            <w:pPr>
              <w:pStyle w:val="RequirementText"/>
            </w:pPr>
          </w:p>
        </w:tc>
        <w:tc>
          <w:tcPr>
            <w:tcW w:w="1134" w:type="dxa"/>
            <w:tcBorders>
              <w:top w:val="nil"/>
            </w:tcBorders>
          </w:tcPr>
          <w:p w14:paraId="5DD5CEE4" w14:textId="77777777" w:rsidR="00765F23" w:rsidRDefault="00765F23" w:rsidP="00E07DB8">
            <w:pPr>
              <w:pStyle w:val="RequirementText"/>
            </w:pPr>
            <w:r>
              <w:t>Type</w:t>
            </w:r>
          </w:p>
        </w:tc>
        <w:tc>
          <w:tcPr>
            <w:tcW w:w="8080" w:type="dxa"/>
            <w:tcBorders>
              <w:top w:val="nil"/>
            </w:tcBorders>
          </w:tcPr>
          <w:p w14:paraId="6E6ED99E" w14:textId="77777777" w:rsidR="00765F23" w:rsidRPr="000635DE" w:rsidRDefault="00765F23" w:rsidP="00E07DB8">
            <w:pPr>
              <w:pStyle w:val="RequirementText"/>
            </w:pPr>
            <w:r>
              <w:t>Signed 16 bits</w:t>
            </w:r>
          </w:p>
        </w:tc>
      </w:tr>
      <w:tr w:rsidR="00765F23" w14:paraId="183450A0" w14:textId="77777777" w:rsidTr="00E07DB8">
        <w:tc>
          <w:tcPr>
            <w:tcW w:w="779" w:type="dxa"/>
            <w:tcBorders>
              <w:top w:val="nil"/>
              <w:left w:val="nil"/>
              <w:bottom w:val="nil"/>
            </w:tcBorders>
          </w:tcPr>
          <w:p w14:paraId="5709B1AA" w14:textId="77777777" w:rsidR="00765F23" w:rsidRDefault="00765F23" w:rsidP="00E07DB8">
            <w:pPr>
              <w:pStyle w:val="RequirementText"/>
            </w:pPr>
          </w:p>
        </w:tc>
        <w:tc>
          <w:tcPr>
            <w:tcW w:w="1134" w:type="dxa"/>
          </w:tcPr>
          <w:p w14:paraId="29F1B61A" w14:textId="77777777" w:rsidR="00765F23" w:rsidRDefault="00765F23" w:rsidP="00E07DB8">
            <w:pPr>
              <w:pStyle w:val="RequirementText"/>
            </w:pPr>
            <w:r>
              <w:t>Object</w:t>
            </w:r>
          </w:p>
        </w:tc>
        <w:tc>
          <w:tcPr>
            <w:tcW w:w="8080" w:type="dxa"/>
          </w:tcPr>
          <w:p w14:paraId="38E3DA23" w14:textId="77777777" w:rsidR="00765F23" w:rsidRPr="0046647B" w:rsidRDefault="00765F23" w:rsidP="00765F23">
            <w:pPr>
              <w:pStyle w:val="RequirementText"/>
            </w:pPr>
            <w:r>
              <w:t>Current value threshold for Kilis drift compensation. Over this value the motor current shall be corrected.</w:t>
            </w:r>
          </w:p>
        </w:tc>
      </w:tr>
      <w:tr w:rsidR="00765F23" w14:paraId="6EA87383" w14:textId="77777777" w:rsidTr="00E07DB8">
        <w:tc>
          <w:tcPr>
            <w:tcW w:w="779" w:type="dxa"/>
            <w:tcBorders>
              <w:top w:val="nil"/>
              <w:left w:val="nil"/>
              <w:bottom w:val="nil"/>
            </w:tcBorders>
          </w:tcPr>
          <w:p w14:paraId="2A05D0C9" w14:textId="77777777" w:rsidR="00765F23" w:rsidRDefault="00765F23" w:rsidP="00E07DB8">
            <w:pPr>
              <w:pStyle w:val="RequirementText"/>
            </w:pPr>
          </w:p>
        </w:tc>
        <w:tc>
          <w:tcPr>
            <w:tcW w:w="1134" w:type="dxa"/>
          </w:tcPr>
          <w:p w14:paraId="3C276D83" w14:textId="77777777" w:rsidR="00765F23" w:rsidRDefault="00765F23" w:rsidP="00E07DB8">
            <w:pPr>
              <w:pStyle w:val="RequirementText"/>
            </w:pPr>
            <w:r>
              <w:t>Safety</w:t>
            </w:r>
          </w:p>
        </w:tc>
        <w:tc>
          <w:tcPr>
            <w:tcW w:w="8080" w:type="dxa"/>
          </w:tcPr>
          <w:p w14:paraId="4FA100CC" w14:textId="77777777" w:rsidR="00765F23" w:rsidRPr="000635DE" w:rsidRDefault="00765F23" w:rsidP="00E07DB8">
            <w:pPr>
              <w:pStyle w:val="RequirementText"/>
            </w:pPr>
            <w:r>
              <w:t>NA</w:t>
            </w:r>
          </w:p>
        </w:tc>
      </w:tr>
      <w:tr w:rsidR="00765F23" w14:paraId="06DE973F" w14:textId="77777777" w:rsidTr="00E07DB8">
        <w:tc>
          <w:tcPr>
            <w:tcW w:w="779" w:type="dxa"/>
            <w:tcBorders>
              <w:top w:val="nil"/>
              <w:left w:val="nil"/>
              <w:bottom w:val="nil"/>
            </w:tcBorders>
          </w:tcPr>
          <w:p w14:paraId="4F646DE3" w14:textId="77777777" w:rsidR="00765F23" w:rsidRDefault="00765F23" w:rsidP="00E07DB8">
            <w:pPr>
              <w:pStyle w:val="RequirementText"/>
            </w:pPr>
          </w:p>
        </w:tc>
        <w:tc>
          <w:tcPr>
            <w:tcW w:w="1134" w:type="dxa"/>
          </w:tcPr>
          <w:p w14:paraId="5AD87CB3" w14:textId="77777777" w:rsidR="00765F23" w:rsidRDefault="00765F23" w:rsidP="00E07DB8">
            <w:pPr>
              <w:pStyle w:val="RequirementText"/>
            </w:pPr>
            <w:r>
              <w:t>Constraint</w:t>
            </w:r>
          </w:p>
        </w:tc>
        <w:tc>
          <w:tcPr>
            <w:tcW w:w="8080" w:type="dxa"/>
          </w:tcPr>
          <w:p w14:paraId="3E34B3B2" w14:textId="77777777" w:rsidR="00765F23" w:rsidRPr="000635DE" w:rsidRDefault="00765F23" w:rsidP="00E07DB8">
            <w:pPr>
              <w:pStyle w:val="RequirementText"/>
            </w:pPr>
            <w:r>
              <w:t>1lsb = 10mA</w:t>
            </w:r>
          </w:p>
        </w:tc>
      </w:tr>
      <w:tr w:rsidR="00765F23" w14:paraId="2D4219FC" w14:textId="77777777" w:rsidTr="00E07DB8">
        <w:tc>
          <w:tcPr>
            <w:tcW w:w="779" w:type="dxa"/>
            <w:tcBorders>
              <w:top w:val="nil"/>
              <w:left w:val="nil"/>
              <w:bottom w:val="nil"/>
            </w:tcBorders>
          </w:tcPr>
          <w:p w14:paraId="245D0EBA" w14:textId="77777777" w:rsidR="00765F23" w:rsidRDefault="00765F23" w:rsidP="00E07DB8">
            <w:pPr>
              <w:pStyle w:val="RequirementText"/>
            </w:pPr>
          </w:p>
        </w:tc>
        <w:tc>
          <w:tcPr>
            <w:tcW w:w="1134" w:type="dxa"/>
          </w:tcPr>
          <w:p w14:paraId="210AA9F3" w14:textId="77777777" w:rsidR="00765F23" w:rsidRDefault="00765F23" w:rsidP="00E07DB8">
            <w:pPr>
              <w:pStyle w:val="RequirementText"/>
            </w:pPr>
            <w:r>
              <w:t>Value</w:t>
            </w:r>
          </w:p>
        </w:tc>
        <w:tc>
          <w:tcPr>
            <w:tcW w:w="8080" w:type="dxa"/>
          </w:tcPr>
          <w:p w14:paraId="3126817B" w14:textId="77777777" w:rsidR="00765F23" w:rsidRDefault="00765F23" w:rsidP="00E07DB8">
            <w:pPr>
              <w:pStyle w:val="RequirementText"/>
            </w:pPr>
            <w:r>
              <w:t>3000 ( = 30A)</w:t>
            </w:r>
          </w:p>
        </w:tc>
      </w:tr>
    </w:tbl>
    <w:p w14:paraId="5BEBAB44" w14:textId="77777777" w:rsidR="00765F23" w:rsidRDefault="00765F23" w:rsidP="00765F23"/>
    <w:p w14:paraId="7B163DEB" w14:textId="77777777" w:rsidR="003E6365" w:rsidRDefault="003E6365" w:rsidP="003E6365">
      <w:pPr>
        <w:pStyle w:val="RequirementID"/>
      </w:pPr>
      <w:r>
        <w:t>DSG_BFE_</w:t>
      </w:r>
      <w:r w:rsidR="00176BEA">
        <w:t>00119</w:t>
      </w:r>
      <w:r>
        <w:t>:</w:t>
      </w:r>
    </w:p>
    <w:p w14:paraId="1F5267FE" w14:textId="77777777" w:rsidR="003E6365" w:rsidRDefault="003E6365" w:rsidP="003E6365">
      <w:r>
        <w:t>[COVERS: DES_TF_G_669]</w:t>
      </w: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1134"/>
        <w:gridCol w:w="8080"/>
      </w:tblGrid>
      <w:tr w:rsidR="003E6365" w14:paraId="50BC9A35" w14:textId="77777777" w:rsidTr="00176BEA">
        <w:trPr>
          <w:cantSplit/>
        </w:trPr>
        <w:tc>
          <w:tcPr>
            <w:tcW w:w="9993" w:type="dxa"/>
            <w:gridSpan w:val="3"/>
            <w:tcBorders>
              <w:bottom w:val="single" w:sz="4" w:space="0" w:color="auto"/>
            </w:tcBorders>
            <w:shd w:val="pct5" w:color="auto" w:fill="FFFFFF"/>
          </w:tcPr>
          <w:p w14:paraId="376C4C6C" w14:textId="77777777" w:rsidR="003E6365" w:rsidRPr="003D58C0" w:rsidRDefault="003E6365" w:rsidP="00176BEA">
            <w:pPr>
              <w:pStyle w:val="RequirementText"/>
              <w:rPr>
                <w:b/>
              </w:rPr>
            </w:pPr>
            <w:r w:rsidRPr="003E6365">
              <w:rPr>
                <w:b/>
              </w:rPr>
              <w:t>KU8_MIN_CURRENT_DURING_BOOST</w:t>
            </w:r>
          </w:p>
        </w:tc>
      </w:tr>
      <w:tr w:rsidR="003E6365" w14:paraId="2387BBB5" w14:textId="77777777" w:rsidTr="00176BEA">
        <w:tc>
          <w:tcPr>
            <w:tcW w:w="779" w:type="dxa"/>
            <w:tcBorders>
              <w:top w:val="nil"/>
              <w:left w:val="nil"/>
              <w:bottom w:val="nil"/>
            </w:tcBorders>
          </w:tcPr>
          <w:p w14:paraId="6E74CE53" w14:textId="77777777" w:rsidR="003E6365" w:rsidRDefault="003E6365" w:rsidP="00176BEA">
            <w:pPr>
              <w:pStyle w:val="RequirementText"/>
            </w:pPr>
          </w:p>
        </w:tc>
        <w:tc>
          <w:tcPr>
            <w:tcW w:w="1134" w:type="dxa"/>
            <w:tcBorders>
              <w:top w:val="nil"/>
            </w:tcBorders>
          </w:tcPr>
          <w:p w14:paraId="121C35A6" w14:textId="77777777" w:rsidR="003E6365" w:rsidRDefault="003E6365" w:rsidP="00176BEA">
            <w:pPr>
              <w:pStyle w:val="RequirementText"/>
            </w:pPr>
            <w:r>
              <w:t>Type</w:t>
            </w:r>
          </w:p>
        </w:tc>
        <w:tc>
          <w:tcPr>
            <w:tcW w:w="8080" w:type="dxa"/>
            <w:tcBorders>
              <w:top w:val="nil"/>
            </w:tcBorders>
          </w:tcPr>
          <w:p w14:paraId="5F42DF92" w14:textId="77777777" w:rsidR="003E6365" w:rsidRPr="000635DE" w:rsidRDefault="003E6365" w:rsidP="00176BEA">
            <w:pPr>
              <w:pStyle w:val="RequirementText"/>
            </w:pPr>
            <w:r>
              <w:t>Unsigned 8 bits</w:t>
            </w:r>
          </w:p>
        </w:tc>
      </w:tr>
      <w:tr w:rsidR="003E6365" w14:paraId="43F374B0" w14:textId="77777777" w:rsidTr="00176BEA">
        <w:tc>
          <w:tcPr>
            <w:tcW w:w="779" w:type="dxa"/>
            <w:tcBorders>
              <w:top w:val="nil"/>
              <w:left w:val="nil"/>
              <w:bottom w:val="nil"/>
            </w:tcBorders>
          </w:tcPr>
          <w:p w14:paraId="2938D62A" w14:textId="77777777" w:rsidR="003E6365" w:rsidRDefault="003E6365" w:rsidP="00176BEA">
            <w:pPr>
              <w:pStyle w:val="RequirementText"/>
            </w:pPr>
          </w:p>
        </w:tc>
        <w:tc>
          <w:tcPr>
            <w:tcW w:w="1134" w:type="dxa"/>
          </w:tcPr>
          <w:p w14:paraId="047CC0B5" w14:textId="77777777" w:rsidR="003E6365" w:rsidRDefault="003E6365" w:rsidP="00176BEA">
            <w:pPr>
              <w:pStyle w:val="RequirementText"/>
            </w:pPr>
            <w:r>
              <w:t>Object</w:t>
            </w:r>
          </w:p>
        </w:tc>
        <w:tc>
          <w:tcPr>
            <w:tcW w:w="8080" w:type="dxa"/>
          </w:tcPr>
          <w:p w14:paraId="40F9A31D" w14:textId="77777777" w:rsidR="003E6365" w:rsidRPr="0046647B" w:rsidRDefault="00EE43FF" w:rsidP="003E6365">
            <w:pPr>
              <w:pStyle w:val="RequirementText"/>
            </w:pPr>
            <w:r>
              <w:t>Battery c</w:t>
            </w:r>
            <w:r w:rsidR="003E6365">
              <w:t xml:space="preserve">urrent value threshold used to abort a high power </w:t>
            </w:r>
            <w:r>
              <w:t>regulation</w:t>
            </w:r>
            <w:r w:rsidR="003E6365">
              <w:t>.</w:t>
            </w:r>
          </w:p>
        </w:tc>
      </w:tr>
      <w:tr w:rsidR="003E6365" w14:paraId="4E51FEDE" w14:textId="77777777" w:rsidTr="00176BEA">
        <w:tc>
          <w:tcPr>
            <w:tcW w:w="779" w:type="dxa"/>
            <w:tcBorders>
              <w:top w:val="nil"/>
              <w:left w:val="nil"/>
              <w:bottom w:val="nil"/>
            </w:tcBorders>
          </w:tcPr>
          <w:p w14:paraId="6DD06604" w14:textId="77777777" w:rsidR="003E6365" w:rsidRDefault="003E6365" w:rsidP="00176BEA">
            <w:pPr>
              <w:pStyle w:val="RequirementText"/>
            </w:pPr>
          </w:p>
        </w:tc>
        <w:tc>
          <w:tcPr>
            <w:tcW w:w="1134" w:type="dxa"/>
          </w:tcPr>
          <w:p w14:paraId="6EE69EBD" w14:textId="77777777" w:rsidR="003E6365" w:rsidRDefault="003E6365" w:rsidP="00176BEA">
            <w:pPr>
              <w:pStyle w:val="RequirementText"/>
            </w:pPr>
            <w:r>
              <w:t>Safety</w:t>
            </w:r>
          </w:p>
        </w:tc>
        <w:tc>
          <w:tcPr>
            <w:tcW w:w="8080" w:type="dxa"/>
          </w:tcPr>
          <w:p w14:paraId="20649918" w14:textId="77777777" w:rsidR="003E6365" w:rsidRPr="000635DE" w:rsidRDefault="003E6365" w:rsidP="00176BEA">
            <w:pPr>
              <w:pStyle w:val="RequirementText"/>
            </w:pPr>
            <w:r>
              <w:t>NA</w:t>
            </w:r>
          </w:p>
        </w:tc>
      </w:tr>
      <w:tr w:rsidR="003E6365" w14:paraId="32D56CA4" w14:textId="77777777" w:rsidTr="00176BEA">
        <w:tc>
          <w:tcPr>
            <w:tcW w:w="779" w:type="dxa"/>
            <w:tcBorders>
              <w:top w:val="nil"/>
              <w:left w:val="nil"/>
              <w:bottom w:val="nil"/>
            </w:tcBorders>
          </w:tcPr>
          <w:p w14:paraId="3AAB59A0" w14:textId="77777777" w:rsidR="003E6365" w:rsidRDefault="003E6365" w:rsidP="00176BEA">
            <w:pPr>
              <w:pStyle w:val="RequirementText"/>
            </w:pPr>
          </w:p>
        </w:tc>
        <w:tc>
          <w:tcPr>
            <w:tcW w:w="1134" w:type="dxa"/>
          </w:tcPr>
          <w:p w14:paraId="5A9A13D5" w14:textId="77777777" w:rsidR="003E6365" w:rsidRDefault="003E6365" w:rsidP="00176BEA">
            <w:pPr>
              <w:pStyle w:val="RequirementText"/>
            </w:pPr>
            <w:r>
              <w:t>Constraint</w:t>
            </w:r>
          </w:p>
        </w:tc>
        <w:tc>
          <w:tcPr>
            <w:tcW w:w="8080" w:type="dxa"/>
          </w:tcPr>
          <w:p w14:paraId="63F7C1DF" w14:textId="77777777" w:rsidR="003E6365" w:rsidRPr="000635DE" w:rsidRDefault="003E6365" w:rsidP="00176BEA">
            <w:pPr>
              <w:pStyle w:val="RequirementText"/>
            </w:pPr>
            <w:r>
              <w:t>1lsb = 10mA</w:t>
            </w:r>
          </w:p>
        </w:tc>
      </w:tr>
      <w:tr w:rsidR="003E6365" w14:paraId="4DA10CCF" w14:textId="77777777" w:rsidTr="00176BEA">
        <w:tc>
          <w:tcPr>
            <w:tcW w:w="779" w:type="dxa"/>
            <w:tcBorders>
              <w:top w:val="nil"/>
              <w:left w:val="nil"/>
              <w:bottom w:val="nil"/>
            </w:tcBorders>
          </w:tcPr>
          <w:p w14:paraId="40B5A73F" w14:textId="77777777" w:rsidR="003E6365" w:rsidRDefault="003E6365" w:rsidP="00176BEA">
            <w:pPr>
              <w:pStyle w:val="RequirementText"/>
            </w:pPr>
          </w:p>
        </w:tc>
        <w:tc>
          <w:tcPr>
            <w:tcW w:w="1134" w:type="dxa"/>
          </w:tcPr>
          <w:p w14:paraId="13DDE34C" w14:textId="77777777" w:rsidR="003E6365" w:rsidRDefault="003E6365" w:rsidP="00176BEA">
            <w:pPr>
              <w:pStyle w:val="RequirementText"/>
            </w:pPr>
            <w:r>
              <w:t>Value</w:t>
            </w:r>
          </w:p>
        </w:tc>
        <w:tc>
          <w:tcPr>
            <w:tcW w:w="8080" w:type="dxa"/>
          </w:tcPr>
          <w:p w14:paraId="4265920E" w14:textId="77777777" w:rsidR="003E6365" w:rsidRDefault="00EE43FF" w:rsidP="00176BEA">
            <w:pPr>
              <w:pStyle w:val="RequirementText"/>
            </w:pPr>
            <w:r>
              <w:t>35 (350mA)</w:t>
            </w:r>
          </w:p>
        </w:tc>
      </w:tr>
    </w:tbl>
    <w:p w14:paraId="3675465A" w14:textId="77777777" w:rsidR="003E6365" w:rsidRDefault="003E6365" w:rsidP="003E6365"/>
    <w:p w14:paraId="4C18CCC7" w14:textId="77777777" w:rsidR="00DE139C" w:rsidRDefault="00DE139C" w:rsidP="00DE139C">
      <w:pPr>
        <w:pStyle w:val="RequirementID"/>
      </w:pPr>
      <w:r>
        <w:t>DSG_BFE_</w:t>
      </w:r>
      <w:r w:rsidR="00176BEA">
        <w:t>00120</w:t>
      </w:r>
      <w:r>
        <w:t>:</w:t>
      </w:r>
    </w:p>
    <w:p w14:paraId="6E74BF37" w14:textId="77777777" w:rsidR="00DE139C" w:rsidRDefault="00DE139C" w:rsidP="00DE139C">
      <w:r>
        <w:t>[COVERS:]</w:t>
      </w: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1134"/>
        <w:gridCol w:w="8080"/>
      </w:tblGrid>
      <w:tr w:rsidR="00DE139C" w14:paraId="7FE990A7" w14:textId="77777777" w:rsidTr="00176BEA">
        <w:trPr>
          <w:cantSplit/>
        </w:trPr>
        <w:tc>
          <w:tcPr>
            <w:tcW w:w="9993" w:type="dxa"/>
            <w:gridSpan w:val="3"/>
            <w:tcBorders>
              <w:bottom w:val="single" w:sz="4" w:space="0" w:color="auto"/>
            </w:tcBorders>
            <w:shd w:val="pct5" w:color="auto" w:fill="FFFFFF"/>
          </w:tcPr>
          <w:p w14:paraId="0FD8816B" w14:textId="77777777" w:rsidR="00DE139C" w:rsidRPr="003D58C0" w:rsidRDefault="00DE139C" w:rsidP="00176BEA">
            <w:pPr>
              <w:pStyle w:val="RequirementText"/>
              <w:rPr>
                <w:b/>
              </w:rPr>
            </w:pPr>
            <w:r w:rsidRPr="00DE139C">
              <w:rPr>
                <w:b/>
              </w:rPr>
              <w:t>KU8_STEP_DRUATION_RESC_HP</w:t>
            </w:r>
          </w:p>
        </w:tc>
      </w:tr>
      <w:tr w:rsidR="00DE139C" w14:paraId="16088C57" w14:textId="77777777" w:rsidTr="00176BEA">
        <w:tc>
          <w:tcPr>
            <w:tcW w:w="779" w:type="dxa"/>
            <w:tcBorders>
              <w:top w:val="nil"/>
              <w:left w:val="nil"/>
              <w:bottom w:val="nil"/>
            </w:tcBorders>
          </w:tcPr>
          <w:p w14:paraId="3E5F4C02" w14:textId="77777777" w:rsidR="00DE139C" w:rsidRDefault="00DE139C" w:rsidP="00176BEA">
            <w:pPr>
              <w:pStyle w:val="RequirementText"/>
            </w:pPr>
          </w:p>
        </w:tc>
        <w:tc>
          <w:tcPr>
            <w:tcW w:w="1134" w:type="dxa"/>
            <w:tcBorders>
              <w:top w:val="nil"/>
            </w:tcBorders>
          </w:tcPr>
          <w:p w14:paraId="68F3AD95" w14:textId="77777777" w:rsidR="00DE139C" w:rsidRDefault="00DE139C" w:rsidP="00176BEA">
            <w:pPr>
              <w:pStyle w:val="RequirementText"/>
            </w:pPr>
            <w:r>
              <w:t>Type</w:t>
            </w:r>
          </w:p>
        </w:tc>
        <w:tc>
          <w:tcPr>
            <w:tcW w:w="8080" w:type="dxa"/>
            <w:tcBorders>
              <w:top w:val="nil"/>
            </w:tcBorders>
          </w:tcPr>
          <w:p w14:paraId="67572A8F" w14:textId="77777777" w:rsidR="00DE139C" w:rsidRPr="000635DE" w:rsidRDefault="00DE139C" w:rsidP="00176BEA">
            <w:pPr>
              <w:pStyle w:val="RequirementText"/>
            </w:pPr>
            <w:r>
              <w:t>Unsigned 8 bits</w:t>
            </w:r>
          </w:p>
        </w:tc>
      </w:tr>
      <w:tr w:rsidR="00DE139C" w14:paraId="7C59AD28" w14:textId="77777777" w:rsidTr="00176BEA">
        <w:tc>
          <w:tcPr>
            <w:tcW w:w="779" w:type="dxa"/>
            <w:tcBorders>
              <w:top w:val="nil"/>
              <w:left w:val="nil"/>
              <w:bottom w:val="nil"/>
            </w:tcBorders>
          </w:tcPr>
          <w:p w14:paraId="60FC97A8" w14:textId="77777777" w:rsidR="00DE139C" w:rsidRDefault="00DE139C" w:rsidP="00176BEA">
            <w:pPr>
              <w:pStyle w:val="RequirementText"/>
            </w:pPr>
          </w:p>
        </w:tc>
        <w:tc>
          <w:tcPr>
            <w:tcW w:w="1134" w:type="dxa"/>
          </w:tcPr>
          <w:p w14:paraId="5552EEC2" w14:textId="77777777" w:rsidR="00DE139C" w:rsidRDefault="00DE139C" w:rsidP="00176BEA">
            <w:pPr>
              <w:pStyle w:val="RequirementText"/>
            </w:pPr>
            <w:r>
              <w:t>Object</w:t>
            </w:r>
          </w:p>
        </w:tc>
        <w:tc>
          <w:tcPr>
            <w:tcW w:w="8080" w:type="dxa"/>
          </w:tcPr>
          <w:p w14:paraId="699E6370" w14:textId="77777777" w:rsidR="00DE139C" w:rsidRPr="0046647B" w:rsidRDefault="00DE139C" w:rsidP="00DE139C">
            <w:pPr>
              <w:pStyle w:val="RequirementText"/>
            </w:pPr>
            <w:r>
              <w:t xml:space="preserve">Factor used to rescale step duration value: 1lsb=10ms </w:t>
            </w:r>
            <w:r>
              <w:sym w:font="Wingdings" w:char="F0E8"/>
            </w:r>
            <w:r>
              <w:t xml:space="preserve"> 1lsb=400µs</w:t>
            </w:r>
          </w:p>
        </w:tc>
      </w:tr>
      <w:tr w:rsidR="00DE139C" w14:paraId="173C6198" w14:textId="77777777" w:rsidTr="00176BEA">
        <w:tc>
          <w:tcPr>
            <w:tcW w:w="779" w:type="dxa"/>
            <w:tcBorders>
              <w:top w:val="nil"/>
              <w:left w:val="nil"/>
              <w:bottom w:val="nil"/>
            </w:tcBorders>
          </w:tcPr>
          <w:p w14:paraId="1754BFD6" w14:textId="77777777" w:rsidR="00DE139C" w:rsidRDefault="00DE139C" w:rsidP="00176BEA">
            <w:pPr>
              <w:pStyle w:val="RequirementText"/>
            </w:pPr>
          </w:p>
        </w:tc>
        <w:tc>
          <w:tcPr>
            <w:tcW w:w="1134" w:type="dxa"/>
          </w:tcPr>
          <w:p w14:paraId="2950223A" w14:textId="77777777" w:rsidR="00DE139C" w:rsidRDefault="00DE139C" w:rsidP="00176BEA">
            <w:pPr>
              <w:pStyle w:val="RequirementText"/>
            </w:pPr>
            <w:r>
              <w:t>Safety</w:t>
            </w:r>
          </w:p>
        </w:tc>
        <w:tc>
          <w:tcPr>
            <w:tcW w:w="8080" w:type="dxa"/>
          </w:tcPr>
          <w:p w14:paraId="023DC85E" w14:textId="77777777" w:rsidR="00DE139C" w:rsidRPr="000635DE" w:rsidRDefault="00DE139C" w:rsidP="00176BEA">
            <w:pPr>
              <w:pStyle w:val="RequirementText"/>
            </w:pPr>
            <w:r>
              <w:t>NA</w:t>
            </w:r>
          </w:p>
        </w:tc>
      </w:tr>
      <w:tr w:rsidR="00DE139C" w14:paraId="22617CCC" w14:textId="77777777" w:rsidTr="00176BEA">
        <w:tc>
          <w:tcPr>
            <w:tcW w:w="779" w:type="dxa"/>
            <w:tcBorders>
              <w:top w:val="nil"/>
              <w:left w:val="nil"/>
              <w:bottom w:val="nil"/>
            </w:tcBorders>
          </w:tcPr>
          <w:p w14:paraId="0278B47B" w14:textId="77777777" w:rsidR="00DE139C" w:rsidRDefault="00DE139C" w:rsidP="00176BEA">
            <w:pPr>
              <w:pStyle w:val="RequirementText"/>
            </w:pPr>
          </w:p>
        </w:tc>
        <w:tc>
          <w:tcPr>
            <w:tcW w:w="1134" w:type="dxa"/>
          </w:tcPr>
          <w:p w14:paraId="6BB075E6" w14:textId="77777777" w:rsidR="00DE139C" w:rsidRDefault="00DE139C" w:rsidP="00176BEA">
            <w:pPr>
              <w:pStyle w:val="RequirementText"/>
            </w:pPr>
            <w:r>
              <w:t>Constraint</w:t>
            </w:r>
          </w:p>
        </w:tc>
        <w:tc>
          <w:tcPr>
            <w:tcW w:w="8080" w:type="dxa"/>
          </w:tcPr>
          <w:p w14:paraId="6BA7E0A1" w14:textId="77777777" w:rsidR="00DE139C" w:rsidRPr="000635DE" w:rsidRDefault="00DE139C" w:rsidP="00176BEA">
            <w:pPr>
              <w:pStyle w:val="RequirementText"/>
            </w:pPr>
            <w:r>
              <w:t>NA</w:t>
            </w:r>
          </w:p>
        </w:tc>
      </w:tr>
      <w:tr w:rsidR="00DE139C" w14:paraId="1DF62738" w14:textId="77777777" w:rsidTr="00176BEA">
        <w:tc>
          <w:tcPr>
            <w:tcW w:w="779" w:type="dxa"/>
            <w:tcBorders>
              <w:top w:val="nil"/>
              <w:left w:val="nil"/>
              <w:bottom w:val="nil"/>
            </w:tcBorders>
          </w:tcPr>
          <w:p w14:paraId="10FD5EC7" w14:textId="77777777" w:rsidR="00DE139C" w:rsidRDefault="00DE139C" w:rsidP="00176BEA">
            <w:pPr>
              <w:pStyle w:val="RequirementText"/>
            </w:pPr>
          </w:p>
        </w:tc>
        <w:tc>
          <w:tcPr>
            <w:tcW w:w="1134" w:type="dxa"/>
          </w:tcPr>
          <w:p w14:paraId="6329A267" w14:textId="77777777" w:rsidR="00DE139C" w:rsidRDefault="00DE139C" w:rsidP="00176BEA">
            <w:pPr>
              <w:pStyle w:val="RequirementText"/>
            </w:pPr>
            <w:r>
              <w:t>Value</w:t>
            </w:r>
          </w:p>
        </w:tc>
        <w:tc>
          <w:tcPr>
            <w:tcW w:w="8080" w:type="dxa"/>
          </w:tcPr>
          <w:p w14:paraId="4F482667" w14:textId="77777777" w:rsidR="00DE139C" w:rsidRDefault="00DE139C" w:rsidP="00176BEA">
            <w:pPr>
              <w:pStyle w:val="RequirementText"/>
            </w:pPr>
            <w:r>
              <w:t>25</w:t>
            </w:r>
          </w:p>
        </w:tc>
      </w:tr>
    </w:tbl>
    <w:p w14:paraId="074B551B" w14:textId="77777777" w:rsidR="00DE139C" w:rsidRDefault="00DE139C" w:rsidP="00DE139C"/>
    <w:p w14:paraId="700CA467" w14:textId="77777777" w:rsidR="00A96C02" w:rsidRDefault="00A96C02" w:rsidP="00A96C02">
      <w:pPr>
        <w:pStyle w:val="RequirementID"/>
      </w:pPr>
      <w:r>
        <w:t>DSG_BFE_</w:t>
      </w:r>
      <w:r w:rsidR="00176BEA">
        <w:t>00121</w:t>
      </w:r>
      <w:r>
        <w:t>:</w:t>
      </w:r>
    </w:p>
    <w:p w14:paraId="300BFB14" w14:textId="77777777" w:rsidR="00A96C02" w:rsidRDefault="00A96C02" w:rsidP="00A96C02">
      <w:r>
        <w:t>[COVERS:</w:t>
      </w:r>
      <w:r w:rsidR="00F911C1">
        <w:t xml:space="preserve"> DES_TF_G_656</w:t>
      </w:r>
      <w:r>
        <w:t>]</w:t>
      </w: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1134"/>
        <w:gridCol w:w="8080"/>
      </w:tblGrid>
      <w:tr w:rsidR="00A96C02" w14:paraId="2138800D" w14:textId="77777777" w:rsidTr="00176BEA">
        <w:trPr>
          <w:cantSplit/>
        </w:trPr>
        <w:tc>
          <w:tcPr>
            <w:tcW w:w="9993" w:type="dxa"/>
            <w:gridSpan w:val="3"/>
            <w:tcBorders>
              <w:bottom w:val="single" w:sz="4" w:space="0" w:color="auto"/>
            </w:tcBorders>
            <w:shd w:val="pct5" w:color="auto" w:fill="FFFFFF"/>
          </w:tcPr>
          <w:p w14:paraId="56AC0B40" w14:textId="77777777" w:rsidR="00A96C02" w:rsidRPr="003D58C0" w:rsidRDefault="00A96C02" w:rsidP="00176BEA">
            <w:pPr>
              <w:pStyle w:val="RequirementText"/>
              <w:rPr>
                <w:b/>
              </w:rPr>
            </w:pPr>
            <w:r w:rsidRPr="00A96C02">
              <w:rPr>
                <w:b/>
              </w:rPr>
              <w:t>KU8_BOOST_DECREASE_DURATION</w:t>
            </w:r>
          </w:p>
        </w:tc>
      </w:tr>
      <w:tr w:rsidR="00A96C02" w14:paraId="2EB44413" w14:textId="77777777" w:rsidTr="00176BEA">
        <w:tc>
          <w:tcPr>
            <w:tcW w:w="779" w:type="dxa"/>
            <w:tcBorders>
              <w:top w:val="nil"/>
              <w:left w:val="nil"/>
              <w:bottom w:val="nil"/>
            </w:tcBorders>
          </w:tcPr>
          <w:p w14:paraId="0F95387C" w14:textId="77777777" w:rsidR="00A96C02" w:rsidRDefault="00A96C02" w:rsidP="00176BEA">
            <w:pPr>
              <w:pStyle w:val="RequirementText"/>
            </w:pPr>
          </w:p>
        </w:tc>
        <w:tc>
          <w:tcPr>
            <w:tcW w:w="1134" w:type="dxa"/>
            <w:tcBorders>
              <w:top w:val="nil"/>
            </w:tcBorders>
          </w:tcPr>
          <w:p w14:paraId="6AA4A4A4" w14:textId="77777777" w:rsidR="00A96C02" w:rsidRDefault="00A96C02" w:rsidP="00176BEA">
            <w:pPr>
              <w:pStyle w:val="RequirementText"/>
            </w:pPr>
            <w:r>
              <w:t>Type</w:t>
            </w:r>
          </w:p>
        </w:tc>
        <w:tc>
          <w:tcPr>
            <w:tcW w:w="8080" w:type="dxa"/>
            <w:tcBorders>
              <w:top w:val="nil"/>
            </w:tcBorders>
          </w:tcPr>
          <w:p w14:paraId="494D1F3D" w14:textId="77777777" w:rsidR="00A96C02" w:rsidRPr="000635DE" w:rsidRDefault="00A96C02" w:rsidP="00176BEA">
            <w:pPr>
              <w:pStyle w:val="RequirementText"/>
            </w:pPr>
            <w:r>
              <w:t>Unsigned 8 bits</w:t>
            </w:r>
          </w:p>
        </w:tc>
      </w:tr>
      <w:tr w:rsidR="00A96C02" w14:paraId="7766DDD3" w14:textId="77777777" w:rsidTr="00176BEA">
        <w:tc>
          <w:tcPr>
            <w:tcW w:w="779" w:type="dxa"/>
            <w:tcBorders>
              <w:top w:val="nil"/>
              <w:left w:val="nil"/>
              <w:bottom w:val="nil"/>
            </w:tcBorders>
          </w:tcPr>
          <w:p w14:paraId="54A4495E" w14:textId="77777777" w:rsidR="00A96C02" w:rsidRDefault="00A96C02" w:rsidP="00176BEA">
            <w:pPr>
              <w:pStyle w:val="RequirementText"/>
            </w:pPr>
          </w:p>
        </w:tc>
        <w:tc>
          <w:tcPr>
            <w:tcW w:w="1134" w:type="dxa"/>
          </w:tcPr>
          <w:p w14:paraId="3D9F8B64" w14:textId="77777777" w:rsidR="00A96C02" w:rsidRDefault="00A96C02" w:rsidP="00176BEA">
            <w:pPr>
              <w:pStyle w:val="RequirementText"/>
            </w:pPr>
            <w:r>
              <w:t>Object</w:t>
            </w:r>
          </w:p>
        </w:tc>
        <w:tc>
          <w:tcPr>
            <w:tcW w:w="8080" w:type="dxa"/>
          </w:tcPr>
          <w:p w14:paraId="2CB358EA" w14:textId="77777777" w:rsidR="00A96C02" w:rsidRPr="0046647B" w:rsidRDefault="00A96C02" w:rsidP="00A96C02">
            <w:pPr>
              <w:pStyle w:val="RequirementText"/>
            </w:pPr>
            <w:r>
              <w:t>Duration needed to perform the boost switch off sequence.</w:t>
            </w:r>
          </w:p>
        </w:tc>
      </w:tr>
      <w:tr w:rsidR="00A96C02" w14:paraId="5266DD06" w14:textId="77777777" w:rsidTr="00176BEA">
        <w:tc>
          <w:tcPr>
            <w:tcW w:w="779" w:type="dxa"/>
            <w:tcBorders>
              <w:top w:val="nil"/>
              <w:left w:val="nil"/>
              <w:bottom w:val="nil"/>
            </w:tcBorders>
          </w:tcPr>
          <w:p w14:paraId="4058D92B" w14:textId="77777777" w:rsidR="00A96C02" w:rsidRDefault="00A96C02" w:rsidP="00176BEA">
            <w:pPr>
              <w:pStyle w:val="RequirementText"/>
            </w:pPr>
          </w:p>
        </w:tc>
        <w:tc>
          <w:tcPr>
            <w:tcW w:w="1134" w:type="dxa"/>
          </w:tcPr>
          <w:p w14:paraId="2B9027A8" w14:textId="77777777" w:rsidR="00A96C02" w:rsidRDefault="00A96C02" w:rsidP="00176BEA">
            <w:pPr>
              <w:pStyle w:val="RequirementText"/>
            </w:pPr>
            <w:r>
              <w:t>Safety</w:t>
            </w:r>
          </w:p>
        </w:tc>
        <w:tc>
          <w:tcPr>
            <w:tcW w:w="8080" w:type="dxa"/>
          </w:tcPr>
          <w:p w14:paraId="544E141F" w14:textId="77777777" w:rsidR="00A96C02" w:rsidRPr="000635DE" w:rsidRDefault="00A96C02" w:rsidP="00176BEA">
            <w:pPr>
              <w:pStyle w:val="RequirementText"/>
            </w:pPr>
            <w:r>
              <w:t>NA</w:t>
            </w:r>
          </w:p>
        </w:tc>
      </w:tr>
      <w:tr w:rsidR="00A96C02" w14:paraId="145C229A" w14:textId="77777777" w:rsidTr="00176BEA">
        <w:tc>
          <w:tcPr>
            <w:tcW w:w="779" w:type="dxa"/>
            <w:tcBorders>
              <w:top w:val="nil"/>
              <w:left w:val="nil"/>
              <w:bottom w:val="nil"/>
            </w:tcBorders>
          </w:tcPr>
          <w:p w14:paraId="4F3A215F" w14:textId="77777777" w:rsidR="00A96C02" w:rsidRDefault="00A96C02" w:rsidP="00176BEA">
            <w:pPr>
              <w:pStyle w:val="RequirementText"/>
            </w:pPr>
          </w:p>
        </w:tc>
        <w:tc>
          <w:tcPr>
            <w:tcW w:w="1134" w:type="dxa"/>
          </w:tcPr>
          <w:p w14:paraId="041F0C76" w14:textId="77777777" w:rsidR="00A96C02" w:rsidRDefault="00A96C02" w:rsidP="00176BEA">
            <w:pPr>
              <w:pStyle w:val="RequirementText"/>
            </w:pPr>
            <w:r>
              <w:t>Constraint</w:t>
            </w:r>
          </w:p>
        </w:tc>
        <w:tc>
          <w:tcPr>
            <w:tcW w:w="8080" w:type="dxa"/>
          </w:tcPr>
          <w:p w14:paraId="362DC144" w14:textId="77777777" w:rsidR="00A96C02" w:rsidRPr="000635DE" w:rsidRDefault="00A96C02" w:rsidP="00176BEA">
            <w:pPr>
              <w:pStyle w:val="RequirementText"/>
            </w:pPr>
            <w:r>
              <w:t>1lsb = 400µs</w:t>
            </w:r>
          </w:p>
        </w:tc>
      </w:tr>
      <w:tr w:rsidR="00A96C02" w14:paraId="5CE1FDD3" w14:textId="77777777" w:rsidTr="00176BEA">
        <w:tc>
          <w:tcPr>
            <w:tcW w:w="779" w:type="dxa"/>
            <w:tcBorders>
              <w:top w:val="nil"/>
              <w:left w:val="nil"/>
              <w:bottom w:val="nil"/>
            </w:tcBorders>
          </w:tcPr>
          <w:p w14:paraId="2DA819B4" w14:textId="77777777" w:rsidR="00A96C02" w:rsidRDefault="00A96C02" w:rsidP="00176BEA">
            <w:pPr>
              <w:pStyle w:val="RequirementText"/>
            </w:pPr>
          </w:p>
        </w:tc>
        <w:tc>
          <w:tcPr>
            <w:tcW w:w="1134" w:type="dxa"/>
          </w:tcPr>
          <w:p w14:paraId="24EEEB3B" w14:textId="77777777" w:rsidR="00A96C02" w:rsidRDefault="00A96C02" w:rsidP="00176BEA">
            <w:pPr>
              <w:pStyle w:val="RequirementText"/>
            </w:pPr>
            <w:r>
              <w:t>Value</w:t>
            </w:r>
          </w:p>
        </w:tc>
        <w:tc>
          <w:tcPr>
            <w:tcW w:w="8080" w:type="dxa"/>
          </w:tcPr>
          <w:p w14:paraId="7CC2EBEE" w14:textId="77777777" w:rsidR="00A96C02" w:rsidRDefault="00A96C02" w:rsidP="00176BEA">
            <w:pPr>
              <w:pStyle w:val="RequirementText"/>
            </w:pPr>
            <w:r>
              <w:t>100</w:t>
            </w:r>
          </w:p>
        </w:tc>
      </w:tr>
    </w:tbl>
    <w:p w14:paraId="64D364F0" w14:textId="77777777" w:rsidR="00A96C02" w:rsidRDefault="00A96C02" w:rsidP="00A96C02"/>
    <w:p w14:paraId="1CD42A80" w14:textId="77777777" w:rsidR="00112687" w:rsidRDefault="00112687" w:rsidP="00112687">
      <w:pPr>
        <w:pStyle w:val="RequirementID"/>
      </w:pPr>
      <w:r>
        <w:t>DSG_BFE_</w:t>
      </w:r>
      <w:r w:rsidR="00176BEA">
        <w:t>00122</w:t>
      </w:r>
      <w:r>
        <w:t>:</w:t>
      </w:r>
    </w:p>
    <w:p w14:paraId="126F25C7" w14:textId="77777777" w:rsidR="00112687" w:rsidRDefault="00112687" w:rsidP="00112687">
      <w:r>
        <w:t>[COVERS:</w:t>
      </w:r>
      <w:r w:rsidR="00F911C1">
        <w:t xml:space="preserve"> DES_TF_G_657</w:t>
      </w:r>
      <w:r>
        <w:t>]</w:t>
      </w: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1134"/>
        <w:gridCol w:w="8080"/>
      </w:tblGrid>
      <w:tr w:rsidR="00112687" w14:paraId="6CC74B89" w14:textId="77777777" w:rsidTr="00176BEA">
        <w:trPr>
          <w:cantSplit/>
        </w:trPr>
        <w:tc>
          <w:tcPr>
            <w:tcW w:w="9993" w:type="dxa"/>
            <w:gridSpan w:val="3"/>
            <w:tcBorders>
              <w:bottom w:val="single" w:sz="4" w:space="0" w:color="auto"/>
            </w:tcBorders>
            <w:shd w:val="pct5" w:color="auto" w:fill="FFFFFF"/>
          </w:tcPr>
          <w:p w14:paraId="4D08FC63" w14:textId="77777777" w:rsidR="00112687" w:rsidRPr="003D58C0" w:rsidRDefault="00112687" w:rsidP="00112687">
            <w:pPr>
              <w:pStyle w:val="RequirementText"/>
              <w:rPr>
                <w:b/>
              </w:rPr>
            </w:pPr>
            <w:r w:rsidRPr="00112687">
              <w:rPr>
                <w:b/>
              </w:rPr>
              <w:t>KU</w:t>
            </w:r>
            <w:r>
              <w:rPr>
                <w:b/>
              </w:rPr>
              <w:t>16</w:t>
            </w:r>
            <w:r w:rsidRPr="00112687">
              <w:rPr>
                <w:b/>
              </w:rPr>
              <w:t>_STEP_DECREASE_PWMBOOST</w:t>
            </w:r>
          </w:p>
        </w:tc>
      </w:tr>
      <w:tr w:rsidR="00112687" w14:paraId="38BCAF84" w14:textId="77777777" w:rsidTr="00176BEA">
        <w:tc>
          <w:tcPr>
            <w:tcW w:w="779" w:type="dxa"/>
            <w:tcBorders>
              <w:top w:val="nil"/>
              <w:left w:val="nil"/>
              <w:bottom w:val="nil"/>
            </w:tcBorders>
          </w:tcPr>
          <w:p w14:paraId="34A9C45A" w14:textId="77777777" w:rsidR="00112687" w:rsidRDefault="00112687" w:rsidP="00176BEA">
            <w:pPr>
              <w:pStyle w:val="RequirementText"/>
            </w:pPr>
          </w:p>
        </w:tc>
        <w:tc>
          <w:tcPr>
            <w:tcW w:w="1134" w:type="dxa"/>
            <w:tcBorders>
              <w:top w:val="nil"/>
            </w:tcBorders>
          </w:tcPr>
          <w:p w14:paraId="6FDE74A7" w14:textId="77777777" w:rsidR="00112687" w:rsidRDefault="00112687" w:rsidP="00176BEA">
            <w:pPr>
              <w:pStyle w:val="RequirementText"/>
            </w:pPr>
            <w:r>
              <w:t>Type</w:t>
            </w:r>
          </w:p>
        </w:tc>
        <w:tc>
          <w:tcPr>
            <w:tcW w:w="8080" w:type="dxa"/>
            <w:tcBorders>
              <w:top w:val="nil"/>
            </w:tcBorders>
          </w:tcPr>
          <w:p w14:paraId="442E2134" w14:textId="77777777" w:rsidR="00112687" w:rsidRPr="000635DE" w:rsidRDefault="00112687" w:rsidP="00112687">
            <w:pPr>
              <w:pStyle w:val="RequirementText"/>
            </w:pPr>
            <w:r>
              <w:t>Unsigned 16 bits</w:t>
            </w:r>
          </w:p>
        </w:tc>
      </w:tr>
      <w:tr w:rsidR="00112687" w14:paraId="37E16143" w14:textId="77777777" w:rsidTr="00176BEA">
        <w:tc>
          <w:tcPr>
            <w:tcW w:w="779" w:type="dxa"/>
            <w:tcBorders>
              <w:top w:val="nil"/>
              <w:left w:val="nil"/>
              <w:bottom w:val="nil"/>
            </w:tcBorders>
          </w:tcPr>
          <w:p w14:paraId="39A63CCF" w14:textId="77777777" w:rsidR="00112687" w:rsidRDefault="00112687" w:rsidP="00176BEA">
            <w:pPr>
              <w:pStyle w:val="RequirementText"/>
            </w:pPr>
          </w:p>
        </w:tc>
        <w:tc>
          <w:tcPr>
            <w:tcW w:w="1134" w:type="dxa"/>
          </w:tcPr>
          <w:p w14:paraId="3977B395" w14:textId="77777777" w:rsidR="00112687" w:rsidRDefault="00112687" w:rsidP="00176BEA">
            <w:pPr>
              <w:pStyle w:val="RequirementText"/>
            </w:pPr>
            <w:r>
              <w:t>Object</w:t>
            </w:r>
          </w:p>
        </w:tc>
        <w:tc>
          <w:tcPr>
            <w:tcW w:w="8080" w:type="dxa"/>
          </w:tcPr>
          <w:p w14:paraId="40312190" w14:textId="77777777" w:rsidR="00112687" w:rsidRPr="0046647B" w:rsidRDefault="00112687" w:rsidP="00112687">
            <w:pPr>
              <w:pStyle w:val="RequirementText"/>
            </w:pPr>
            <w:r>
              <w:t>Offset applied on the Integer maximum value when the boost interruption sequence is on-going.</w:t>
            </w:r>
          </w:p>
        </w:tc>
      </w:tr>
      <w:tr w:rsidR="00112687" w14:paraId="26EA6DD5" w14:textId="77777777" w:rsidTr="00176BEA">
        <w:tc>
          <w:tcPr>
            <w:tcW w:w="779" w:type="dxa"/>
            <w:tcBorders>
              <w:top w:val="nil"/>
              <w:left w:val="nil"/>
              <w:bottom w:val="nil"/>
            </w:tcBorders>
          </w:tcPr>
          <w:p w14:paraId="5C5D19E9" w14:textId="77777777" w:rsidR="00112687" w:rsidRDefault="00112687" w:rsidP="00176BEA">
            <w:pPr>
              <w:pStyle w:val="RequirementText"/>
            </w:pPr>
          </w:p>
        </w:tc>
        <w:tc>
          <w:tcPr>
            <w:tcW w:w="1134" w:type="dxa"/>
          </w:tcPr>
          <w:p w14:paraId="7AB7DFED" w14:textId="77777777" w:rsidR="00112687" w:rsidRDefault="00112687" w:rsidP="00176BEA">
            <w:pPr>
              <w:pStyle w:val="RequirementText"/>
            </w:pPr>
            <w:r>
              <w:t>Safety</w:t>
            </w:r>
          </w:p>
        </w:tc>
        <w:tc>
          <w:tcPr>
            <w:tcW w:w="8080" w:type="dxa"/>
          </w:tcPr>
          <w:p w14:paraId="7B167098" w14:textId="77777777" w:rsidR="00112687" w:rsidRPr="000635DE" w:rsidRDefault="00112687" w:rsidP="00176BEA">
            <w:pPr>
              <w:pStyle w:val="RequirementText"/>
            </w:pPr>
            <w:r>
              <w:t>NA</w:t>
            </w:r>
          </w:p>
        </w:tc>
      </w:tr>
      <w:tr w:rsidR="00112687" w14:paraId="322CE2D8" w14:textId="77777777" w:rsidTr="00176BEA">
        <w:tc>
          <w:tcPr>
            <w:tcW w:w="779" w:type="dxa"/>
            <w:tcBorders>
              <w:top w:val="nil"/>
              <w:left w:val="nil"/>
              <w:bottom w:val="nil"/>
            </w:tcBorders>
          </w:tcPr>
          <w:p w14:paraId="0A844C8A" w14:textId="77777777" w:rsidR="00112687" w:rsidRDefault="00112687" w:rsidP="00176BEA">
            <w:pPr>
              <w:pStyle w:val="RequirementText"/>
            </w:pPr>
          </w:p>
        </w:tc>
        <w:tc>
          <w:tcPr>
            <w:tcW w:w="1134" w:type="dxa"/>
          </w:tcPr>
          <w:p w14:paraId="1078FA8A" w14:textId="77777777" w:rsidR="00112687" w:rsidRDefault="00112687" w:rsidP="00176BEA">
            <w:pPr>
              <w:pStyle w:val="RequirementText"/>
            </w:pPr>
            <w:r>
              <w:t>Constraint</w:t>
            </w:r>
          </w:p>
        </w:tc>
        <w:tc>
          <w:tcPr>
            <w:tcW w:w="8080" w:type="dxa"/>
          </w:tcPr>
          <w:p w14:paraId="0C3040A6" w14:textId="77777777" w:rsidR="00112687" w:rsidRPr="000635DE" w:rsidRDefault="00112687" w:rsidP="00176BEA">
            <w:pPr>
              <w:pStyle w:val="RequirementText"/>
            </w:pPr>
            <w:r>
              <w:t>NA</w:t>
            </w:r>
          </w:p>
        </w:tc>
      </w:tr>
      <w:tr w:rsidR="00112687" w14:paraId="717185E3" w14:textId="77777777" w:rsidTr="00176BEA">
        <w:tc>
          <w:tcPr>
            <w:tcW w:w="779" w:type="dxa"/>
            <w:tcBorders>
              <w:top w:val="nil"/>
              <w:left w:val="nil"/>
              <w:bottom w:val="nil"/>
            </w:tcBorders>
          </w:tcPr>
          <w:p w14:paraId="7F073754" w14:textId="77777777" w:rsidR="00112687" w:rsidRDefault="00112687" w:rsidP="00176BEA">
            <w:pPr>
              <w:pStyle w:val="RequirementText"/>
            </w:pPr>
          </w:p>
        </w:tc>
        <w:tc>
          <w:tcPr>
            <w:tcW w:w="1134" w:type="dxa"/>
          </w:tcPr>
          <w:p w14:paraId="52E2A0ED" w14:textId="77777777" w:rsidR="00112687" w:rsidRDefault="00112687" w:rsidP="00176BEA">
            <w:pPr>
              <w:pStyle w:val="RequirementText"/>
            </w:pPr>
            <w:r>
              <w:t>Value</w:t>
            </w:r>
          </w:p>
        </w:tc>
        <w:tc>
          <w:tcPr>
            <w:tcW w:w="8080" w:type="dxa"/>
          </w:tcPr>
          <w:p w14:paraId="5B449769" w14:textId="77777777" w:rsidR="00112687" w:rsidRDefault="00112687" w:rsidP="00176BEA">
            <w:pPr>
              <w:pStyle w:val="RequirementText"/>
            </w:pPr>
            <w:r>
              <w:t>256</w:t>
            </w:r>
          </w:p>
        </w:tc>
      </w:tr>
    </w:tbl>
    <w:p w14:paraId="2B2A4123" w14:textId="77777777" w:rsidR="00112687" w:rsidRDefault="00112687" w:rsidP="00112687"/>
    <w:p w14:paraId="0F11B64E" w14:textId="77777777" w:rsidR="008D121E" w:rsidRDefault="008D121E" w:rsidP="008D121E">
      <w:pPr>
        <w:pStyle w:val="RequirementID"/>
      </w:pPr>
      <w:r>
        <w:t>DSG_BFE_</w:t>
      </w:r>
      <w:r w:rsidR="00176BEA">
        <w:t>00123</w:t>
      </w:r>
      <w:r>
        <w:t>:</w:t>
      </w:r>
    </w:p>
    <w:p w14:paraId="358B98F7" w14:textId="77777777" w:rsidR="008D121E" w:rsidRDefault="008D121E" w:rsidP="008D121E">
      <w:r>
        <w:t>[COVERS:</w:t>
      </w:r>
      <w:r w:rsidR="00F911C1">
        <w:t xml:space="preserve"> </w:t>
      </w:r>
      <w:r>
        <w:t>DES_TF_G_624]</w:t>
      </w: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1134"/>
        <w:gridCol w:w="8080"/>
      </w:tblGrid>
      <w:tr w:rsidR="008D121E" w14:paraId="6461D966" w14:textId="77777777" w:rsidTr="00176BEA">
        <w:trPr>
          <w:cantSplit/>
        </w:trPr>
        <w:tc>
          <w:tcPr>
            <w:tcW w:w="9993" w:type="dxa"/>
            <w:gridSpan w:val="3"/>
            <w:tcBorders>
              <w:bottom w:val="single" w:sz="4" w:space="0" w:color="auto"/>
            </w:tcBorders>
            <w:shd w:val="pct5" w:color="auto" w:fill="FFFFFF"/>
          </w:tcPr>
          <w:p w14:paraId="47781246" w14:textId="77777777" w:rsidR="008D121E" w:rsidRPr="003D58C0" w:rsidRDefault="008D121E" w:rsidP="00176BEA">
            <w:pPr>
              <w:pStyle w:val="RequirementText"/>
              <w:rPr>
                <w:b/>
              </w:rPr>
            </w:pPr>
            <w:r w:rsidRPr="008D121E">
              <w:rPr>
                <w:b/>
              </w:rPr>
              <w:t>KS16_GAIN_INTEGER_BOOST</w:t>
            </w:r>
          </w:p>
        </w:tc>
      </w:tr>
      <w:tr w:rsidR="008D121E" w14:paraId="0107A54A" w14:textId="77777777" w:rsidTr="00176BEA">
        <w:tc>
          <w:tcPr>
            <w:tcW w:w="779" w:type="dxa"/>
            <w:tcBorders>
              <w:top w:val="nil"/>
              <w:left w:val="nil"/>
              <w:bottom w:val="nil"/>
            </w:tcBorders>
          </w:tcPr>
          <w:p w14:paraId="18DE1352" w14:textId="77777777" w:rsidR="008D121E" w:rsidRDefault="008D121E" w:rsidP="00176BEA">
            <w:pPr>
              <w:pStyle w:val="RequirementText"/>
            </w:pPr>
          </w:p>
        </w:tc>
        <w:tc>
          <w:tcPr>
            <w:tcW w:w="1134" w:type="dxa"/>
            <w:tcBorders>
              <w:top w:val="nil"/>
            </w:tcBorders>
          </w:tcPr>
          <w:p w14:paraId="1A97EE88" w14:textId="77777777" w:rsidR="008D121E" w:rsidRDefault="008D121E" w:rsidP="00176BEA">
            <w:pPr>
              <w:pStyle w:val="RequirementText"/>
            </w:pPr>
            <w:r>
              <w:t>Type</w:t>
            </w:r>
          </w:p>
        </w:tc>
        <w:tc>
          <w:tcPr>
            <w:tcW w:w="8080" w:type="dxa"/>
            <w:tcBorders>
              <w:top w:val="nil"/>
            </w:tcBorders>
          </w:tcPr>
          <w:p w14:paraId="51A6A4A8" w14:textId="77777777" w:rsidR="008D121E" w:rsidRPr="000635DE" w:rsidRDefault="00F911C1" w:rsidP="00176BEA">
            <w:pPr>
              <w:pStyle w:val="RequirementText"/>
            </w:pPr>
            <w:r>
              <w:t>S</w:t>
            </w:r>
            <w:r w:rsidR="008D121E">
              <w:t>igned 16 bits</w:t>
            </w:r>
          </w:p>
        </w:tc>
      </w:tr>
      <w:tr w:rsidR="008D121E" w14:paraId="5547A432" w14:textId="77777777" w:rsidTr="00176BEA">
        <w:tc>
          <w:tcPr>
            <w:tcW w:w="779" w:type="dxa"/>
            <w:tcBorders>
              <w:top w:val="nil"/>
              <w:left w:val="nil"/>
              <w:bottom w:val="nil"/>
            </w:tcBorders>
          </w:tcPr>
          <w:p w14:paraId="1D5CBCB6" w14:textId="77777777" w:rsidR="008D121E" w:rsidRDefault="008D121E" w:rsidP="00176BEA">
            <w:pPr>
              <w:pStyle w:val="RequirementText"/>
            </w:pPr>
          </w:p>
        </w:tc>
        <w:tc>
          <w:tcPr>
            <w:tcW w:w="1134" w:type="dxa"/>
          </w:tcPr>
          <w:p w14:paraId="09C047C5" w14:textId="77777777" w:rsidR="008D121E" w:rsidRDefault="008D121E" w:rsidP="00176BEA">
            <w:pPr>
              <w:pStyle w:val="RequirementText"/>
            </w:pPr>
            <w:r>
              <w:t>Object</w:t>
            </w:r>
          </w:p>
        </w:tc>
        <w:tc>
          <w:tcPr>
            <w:tcW w:w="8080" w:type="dxa"/>
          </w:tcPr>
          <w:p w14:paraId="308E11A5" w14:textId="77777777" w:rsidR="008D121E" w:rsidRPr="0046647B" w:rsidRDefault="00F911C1" w:rsidP="00176BEA">
            <w:pPr>
              <w:pStyle w:val="RequirementText"/>
            </w:pPr>
            <w:r>
              <w:t>Division factor applied on the error during High power regulation, if the boost stage is activated</w:t>
            </w:r>
          </w:p>
        </w:tc>
      </w:tr>
      <w:tr w:rsidR="008D121E" w14:paraId="31EB6BA7" w14:textId="77777777" w:rsidTr="00176BEA">
        <w:tc>
          <w:tcPr>
            <w:tcW w:w="779" w:type="dxa"/>
            <w:tcBorders>
              <w:top w:val="nil"/>
              <w:left w:val="nil"/>
              <w:bottom w:val="nil"/>
            </w:tcBorders>
          </w:tcPr>
          <w:p w14:paraId="3872EBAB" w14:textId="77777777" w:rsidR="008D121E" w:rsidRDefault="008D121E" w:rsidP="00176BEA">
            <w:pPr>
              <w:pStyle w:val="RequirementText"/>
            </w:pPr>
          </w:p>
        </w:tc>
        <w:tc>
          <w:tcPr>
            <w:tcW w:w="1134" w:type="dxa"/>
          </w:tcPr>
          <w:p w14:paraId="2BC7C4A8" w14:textId="77777777" w:rsidR="008D121E" w:rsidRDefault="008D121E" w:rsidP="00176BEA">
            <w:pPr>
              <w:pStyle w:val="RequirementText"/>
            </w:pPr>
            <w:r>
              <w:t>Safety</w:t>
            </w:r>
          </w:p>
        </w:tc>
        <w:tc>
          <w:tcPr>
            <w:tcW w:w="8080" w:type="dxa"/>
          </w:tcPr>
          <w:p w14:paraId="29D02A17" w14:textId="77777777" w:rsidR="008D121E" w:rsidRPr="000635DE" w:rsidRDefault="008D121E" w:rsidP="00176BEA">
            <w:pPr>
              <w:pStyle w:val="RequirementText"/>
            </w:pPr>
            <w:r>
              <w:t>NA</w:t>
            </w:r>
          </w:p>
        </w:tc>
      </w:tr>
      <w:tr w:rsidR="008D121E" w14:paraId="4775AE7C" w14:textId="77777777" w:rsidTr="00176BEA">
        <w:tc>
          <w:tcPr>
            <w:tcW w:w="779" w:type="dxa"/>
            <w:tcBorders>
              <w:top w:val="nil"/>
              <w:left w:val="nil"/>
              <w:bottom w:val="nil"/>
            </w:tcBorders>
          </w:tcPr>
          <w:p w14:paraId="2F8DC175" w14:textId="77777777" w:rsidR="008D121E" w:rsidRDefault="008D121E" w:rsidP="00176BEA">
            <w:pPr>
              <w:pStyle w:val="RequirementText"/>
            </w:pPr>
          </w:p>
        </w:tc>
        <w:tc>
          <w:tcPr>
            <w:tcW w:w="1134" w:type="dxa"/>
          </w:tcPr>
          <w:p w14:paraId="6C436C89" w14:textId="77777777" w:rsidR="008D121E" w:rsidRDefault="008D121E" w:rsidP="00176BEA">
            <w:pPr>
              <w:pStyle w:val="RequirementText"/>
            </w:pPr>
            <w:r>
              <w:t>Constraint</w:t>
            </w:r>
          </w:p>
        </w:tc>
        <w:tc>
          <w:tcPr>
            <w:tcW w:w="8080" w:type="dxa"/>
          </w:tcPr>
          <w:p w14:paraId="71A7A519" w14:textId="77777777" w:rsidR="008D121E" w:rsidRPr="000635DE" w:rsidRDefault="008D121E" w:rsidP="00176BEA">
            <w:pPr>
              <w:pStyle w:val="RequirementText"/>
            </w:pPr>
            <w:r>
              <w:t>NA</w:t>
            </w:r>
          </w:p>
        </w:tc>
      </w:tr>
      <w:tr w:rsidR="008D121E" w14:paraId="3B2EB8B8" w14:textId="77777777" w:rsidTr="00176BEA">
        <w:tc>
          <w:tcPr>
            <w:tcW w:w="779" w:type="dxa"/>
            <w:tcBorders>
              <w:top w:val="nil"/>
              <w:left w:val="nil"/>
              <w:bottom w:val="nil"/>
            </w:tcBorders>
          </w:tcPr>
          <w:p w14:paraId="08B3B560" w14:textId="77777777" w:rsidR="008D121E" w:rsidRDefault="008D121E" w:rsidP="00176BEA">
            <w:pPr>
              <w:pStyle w:val="RequirementText"/>
            </w:pPr>
          </w:p>
        </w:tc>
        <w:tc>
          <w:tcPr>
            <w:tcW w:w="1134" w:type="dxa"/>
          </w:tcPr>
          <w:p w14:paraId="7141CDAF" w14:textId="77777777" w:rsidR="008D121E" w:rsidRDefault="008D121E" w:rsidP="00176BEA">
            <w:pPr>
              <w:pStyle w:val="RequirementText"/>
            </w:pPr>
            <w:r>
              <w:t>Value</w:t>
            </w:r>
          </w:p>
        </w:tc>
        <w:tc>
          <w:tcPr>
            <w:tcW w:w="8080" w:type="dxa"/>
          </w:tcPr>
          <w:p w14:paraId="047C9A0E" w14:textId="77777777" w:rsidR="008D121E" w:rsidRDefault="00F911C1" w:rsidP="00176BEA">
            <w:pPr>
              <w:pStyle w:val="RequirementText"/>
            </w:pPr>
            <w:r>
              <w:t>2</w:t>
            </w:r>
          </w:p>
        </w:tc>
      </w:tr>
    </w:tbl>
    <w:p w14:paraId="0A713613" w14:textId="77777777" w:rsidR="008D121E" w:rsidRDefault="008D121E" w:rsidP="008D121E"/>
    <w:p w14:paraId="34343877" w14:textId="77777777" w:rsidR="008D121E" w:rsidRDefault="008D121E" w:rsidP="008D121E">
      <w:pPr>
        <w:pStyle w:val="RequirementID"/>
      </w:pPr>
      <w:r>
        <w:t>DSG_BFE_</w:t>
      </w:r>
      <w:r w:rsidR="00176BEA">
        <w:t>00124</w:t>
      </w:r>
      <w:r>
        <w:t>:</w:t>
      </w:r>
    </w:p>
    <w:p w14:paraId="52670499" w14:textId="77777777" w:rsidR="008D121E" w:rsidRDefault="008D121E" w:rsidP="008D121E">
      <w:r>
        <w:t>[COVERS:</w:t>
      </w:r>
      <w:r w:rsidRPr="008D121E">
        <w:t xml:space="preserve"> </w:t>
      </w:r>
      <w:r>
        <w:t>DES_TF_G_624]</w:t>
      </w: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1134"/>
        <w:gridCol w:w="8080"/>
      </w:tblGrid>
      <w:tr w:rsidR="008D121E" w14:paraId="024BBD9E" w14:textId="77777777" w:rsidTr="00176BEA">
        <w:trPr>
          <w:cantSplit/>
        </w:trPr>
        <w:tc>
          <w:tcPr>
            <w:tcW w:w="9993" w:type="dxa"/>
            <w:gridSpan w:val="3"/>
            <w:tcBorders>
              <w:bottom w:val="single" w:sz="4" w:space="0" w:color="auto"/>
            </w:tcBorders>
            <w:shd w:val="pct5" w:color="auto" w:fill="FFFFFF"/>
          </w:tcPr>
          <w:p w14:paraId="5528337A" w14:textId="77777777" w:rsidR="008D121E" w:rsidRPr="003D58C0" w:rsidRDefault="008D121E" w:rsidP="00176BEA">
            <w:pPr>
              <w:pStyle w:val="RequirementText"/>
              <w:rPr>
                <w:b/>
              </w:rPr>
            </w:pPr>
            <w:r w:rsidRPr="008D121E">
              <w:rPr>
                <w:b/>
              </w:rPr>
              <w:t>KS16_GAIN_INTEGER_STANDARD</w:t>
            </w:r>
          </w:p>
        </w:tc>
      </w:tr>
      <w:tr w:rsidR="008D121E" w14:paraId="17C10C35" w14:textId="77777777" w:rsidTr="00176BEA">
        <w:tc>
          <w:tcPr>
            <w:tcW w:w="779" w:type="dxa"/>
            <w:tcBorders>
              <w:top w:val="nil"/>
              <w:left w:val="nil"/>
              <w:bottom w:val="nil"/>
            </w:tcBorders>
          </w:tcPr>
          <w:p w14:paraId="2EB61843" w14:textId="77777777" w:rsidR="008D121E" w:rsidRDefault="008D121E" w:rsidP="00176BEA">
            <w:pPr>
              <w:pStyle w:val="RequirementText"/>
            </w:pPr>
          </w:p>
        </w:tc>
        <w:tc>
          <w:tcPr>
            <w:tcW w:w="1134" w:type="dxa"/>
            <w:tcBorders>
              <w:top w:val="nil"/>
            </w:tcBorders>
          </w:tcPr>
          <w:p w14:paraId="1ACD8F39" w14:textId="77777777" w:rsidR="008D121E" w:rsidRDefault="008D121E" w:rsidP="00176BEA">
            <w:pPr>
              <w:pStyle w:val="RequirementText"/>
            </w:pPr>
            <w:r>
              <w:t>Type</w:t>
            </w:r>
          </w:p>
        </w:tc>
        <w:tc>
          <w:tcPr>
            <w:tcW w:w="8080" w:type="dxa"/>
            <w:tcBorders>
              <w:top w:val="nil"/>
            </w:tcBorders>
          </w:tcPr>
          <w:p w14:paraId="5AFC2FC2" w14:textId="77777777" w:rsidR="008D121E" w:rsidRPr="000635DE" w:rsidRDefault="00F911C1" w:rsidP="00176BEA">
            <w:pPr>
              <w:pStyle w:val="RequirementText"/>
            </w:pPr>
            <w:r>
              <w:t>S</w:t>
            </w:r>
            <w:r w:rsidR="008D121E">
              <w:t>igned 16 bits</w:t>
            </w:r>
          </w:p>
        </w:tc>
      </w:tr>
      <w:tr w:rsidR="008D121E" w14:paraId="4A4F0A4B" w14:textId="77777777" w:rsidTr="00176BEA">
        <w:tc>
          <w:tcPr>
            <w:tcW w:w="779" w:type="dxa"/>
            <w:tcBorders>
              <w:top w:val="nil"/>
              <w:left w:val="nil"/>
              <w:bottom w:val="nil"/>
            </w:tcBorders>
          </w:tcPr>
          <w:p w14:paraId="63FE01DA" w14:textId="77777777" w:rsidR="008D121E" w:rsidRDefault="008D121E" w:rsidP="00176BEA">
            <w:pPr>
              <w:pStyle w:val="RequirementText"/>
            </w:pPr>
          </w:p>
        </w:tc>
        <w:tc>
          <w:tcPr>
            <w:tcW w:w="1134" w:type="dxa"/>
          </w:tcPr>
          <w:p w14:paraId="2299F5AB" w14:textId="77777777" w:rsidR="008D121E" w:rsidRDefault="008D121E" w:rsidP="00176BEA">
            <w:pPr>
              <w:pStyle w:val="RequirementText"/>
            </w:pPr>
            <w:r>
              <w:t>Object</w:t>
            </w:r>
          </w:p>
        </w:tc>
        <w:tc>
          <w:tcPr>
            <w:tcW w:w="8080" w:type="dxa"/>
          </w:tcPr>
          <w:p w14:paraId="07726310" w14:textId="77777777" w:rsidR="008D121E" w:rsidRPr="0046647B" w:rsidRDefault="00F911C1" w:rsidP="00176BEA">
            <w:pPr>
              <w:pStyle w:val="RequirementText"/>
            </w:pPr>
            <w:r>
              <w:t>Division factor applied on the error during High power regulation, if the boost stage is NOT activated</w:t>
            </w:r>
          </w:p>
        </w:tc>
      </w:tr>
      <w:tr w:rsidR="008D121E" w14:paraId="266B1398" w14:textId="77777777" w:rsidTr="00176BEA">
        <w:tc>
          <w:tcPr>
            <w:tcW w:w="779" w:type="dxa"/>
            <w:tcBorders>
              <w:top w:val="nil"/>
              <w:left w:val="nil"/>
              <w:bottom w:val="nil"/>
            </w:tcBorders>
          </w:tcPr>
          <w:p w14:paraId="554AC2E6" w14:textId="77777777" w:rsidR="008D121E" w:rsidRDefault="008D121E" w:rsidP="00176BEA">
            <w:pPr>
              <w:pStyle w:val="RequirementText"/>
            </w:pPr>
          </w:p>
        </w:tc>
        <w:tc>
          <w:tcPr>
            <w:tcW w:w="1134" w:type="dxa"/>
          </w:tcPr>
          <w:p w14:paraId="3023E1B9" w14:textId="77777777" w:rsidR="008D121E" w:rsidRDefault="008D121E" w:rsidP="00176BEA">
            <w:pPr>
              <w:pStyle w:val="RequirementText"/>
            </w:pPr>
            <w:r>
              <w:t>Safety</w:t>
            </w:r>
          </w:p>
        </w:tc>
        <w:tc>
          <w:tcPr>
            <w:tcW w:w="8080" w:type="dxa"/>
          </w:tcPr>
          <w:p w14:paraId="6B974CD2" w14:textId="77777777" w:rsidR="008D121E" w:rsidRPr="000635DE" w:rsidRDefault="008D121E" w:rsidP="00176BEA">
            <w:pPr>
              <w:pStyle w:val="RequirementText"/>
            </w:pPr>
            <w:r>
              <w:t>NA</w:t>
            </w:r>
          </w:p>
        </w:tc>
      </w:tr>
      <w:tr w:rsidR="008D121E" w14:paraId="6586B314" w14:textId="77777777" w:rsidTr="00176BEA">
        <w:tc>
          <w:tcPr>
            <w:tcW w:w="779" w:type="dxa"/>
            <w:tcBorders>
              <w:top w:val="nil"/>
              <w:left w:val="nil"/>
              <w:bottom w:val="nil"/>
            </w:tcBorders>
          </w:tcPr>
          <w:p w14:paraId="74DB7912" w14:textId="77777777" w:rsidR="008D121E" w:rsidRDefault="008D121E" w:rsidP="00176BEA">
            <w:pPr>
              <w:pStyle w:val="RequirementText"/>
            </w:pPr>
          </w:p>
        </w:tc>
        <w:tc>
          <w:tcPr>
            <w:tcW w:w="1134" w:type="dxa"/>
          </w:tcPr>
          <w:p w14:paraId="22C092FD" w14:textId="77777777" w:rsidR="008D121E" w:rsidRDefault="008D121E" w:rsidP="00176BEA">
            <w:pPr>
              <w:pStyle w:val="RequirementText"/>
            </w:pPr>
            <w:r>
              <w:t>Constraint</w:t>
            </w:r>
          </w:p>
        </w:tc>
        <w:tc>
          <w:tcPr>
            <w:tcW w:w="8080" w:type="dxa"/>
          </w:tcPr>
          <w:p w14:paraId="50D3B9AB" w14:textId="77777777" w:rsidR="008D121E" w:rsidRPr="000635DE" w:rsidRDefault="008D121E" w:rsidP="00176BEA">
            <w:pPr>
              <w:pStyle w:val="RequirementText"/>
            </w:pPr>
            <w:r>
              <w:t>NA</w:t>
            </w:r>
          </w:p>
        </w:tc>
      </w:tr>
      <w:tr w:rsidR="008D121E" w14:paraId="09FC64D5" w14:textId="77777777" w:rsidTr="00176BEA">
        <w:tc>
          <w:tcPr>
            <w:tcW w:w="779" w:type="dxa"/>
            <w:tcBorders>
              <w:top w:val="nil"/>
              <w:left w:val="nil"/>
              <w:bottom w:val="nil"/>
            </w:tcBorders>
          </w:tcPr>
          <w:p w14:paraId="7B90FDEC" w14:textId="77777777" w:rsidR="008D121E" w:rsidRDefault="008D121E" w:rsidP="00176BEA">
            <w:pPr>
              <w:pStyle w:val="RequirementText"/>
            </w:pPr>
          </w:p>
        </w:tc>
        <w:tc>
          <w:tcPr>
            <w:tcW w:w="1134" w:type="dxa"/>
          </w:tcPr>
          <w:p w14:paraId="046A4A03" w14:textId="77777777" w:rsidR="008D121E" w:rsidRDefault="008D121E" w:rsidP="00176BEA">
            <w:pPr>
              <w:pStyle w:val="RequirementText"/>
            </w:pPr>
            <w:r>
              <w:t>Value</w:t>
            </w:r>
          </w:p>
        </w:tc>
        <w:tc>
          <w:tcPr>
            <w:tcW w:w="8080" w:type="dxa"/>
          </w:tcPr>
          <w:p w14:paraId="7CA6118E" w14:textId="77777777" w:rsidR="008D121E" w:rsidRDefault="00F911C1" w:rsidP="00176BEA">
            <w:pPr>
              <w:pStyle w:val="RequirementText"/>
            </w:pPr>
            <w:r>
              <w:t>8</w:t>
            </w:r>
          </w:p>
        </w:tc>
      </w:tr>
    </w:tbl>
    <w:p w14:paraId="32B4F6C1" w14:textId="77777777" w:rsidR="008D121E" w:rsidRDefault="008D121E" w:rsidP="008D121E"/>
    <w:p w14:paraId="636B0681" w14:textId="77777777" w:rsidR="00A96C02" w:rsidRDefault="00A96C02" w:rsidP="00DE139C"/>
    <w:p w14:paraId="1BE56C24" w14:textId="77777777" w:rsidR="00A628B2" w:rsidRDefault="00A628B2" w:rsidP="00A377E9"/>
    <w:p w14:paraId="4B725C6C" w14:textId="77777777" w:rsidR="00A628B2" w:rsidRDefault="00A628B2" w:rsidP="00A377E9"/>
    <w:p w14:paraId="7D506FAD" w14:textId="77777777" w:rsidR="00016F3E" w:rsidRDefault="00016F3E">
      <w:pPr>
        <w:jc w:val="left"/>
        <w:rPr>
          <w:b/>
          <w:smallCaps/>
          <w:spacing w:val="4"/>
          <w:lang w:val="en-US"/>
        </w:rPr>
      </w:pPr>
      <w:r>
        <w:br w:type="page"/>
      </w:r>
    </w:p>
    <w:p w14:paraId="11D934E4" w14:textId="77777777" w:rsidR="006B59B2" w:rsidRDefault="006B59B2" w:rsidP="006B59B2">
      <w:pPr>
        <w:pStyle w:val="Heading2"/>
      </w:pPr>
      <w:bookmarkStart w:id="172" w:name="_Toc396742518"/>
      <w:r>
        <w:lastRenderedPageBreak/>
        <w:t>Functioning overview</w:t>
      </w:r>
      <w:bookmarkEnd w:id="170"/>
      <w:bookmarkEnd w:id="172"/>
    </w:p>
    <w:p w14:paraId="54CEB7D0" w14:textId="77777777" w:rsidR="000F5FBB" w:rsidRPr="000F5FBB" w:rsidRDefault="000F5FBB" w:rsidP="000F5FBB">
      <w:pPr>
        <w:pStyle w:val="Heading3"/>
        <w:rPr>
          <w:lang w:val="en-US"/>
        </w:rPr>
      </w:pPr>
      <w:bookmarkStart w:id="173" w:name="_Toc396742519"/>
      <w:r>
        <w:rPr>
          <w:lang w:val="en-US"/>
        </w:rPr>
        <w:t>Global overview</w:t>
      </w:r>
      <w:bookmarkEnd w:id="173"/>
      <w:r>
        <w:rPr>
          <w:lang w:val="en-US"/>
        </w:rPr>
        <w:t xml:space="preserve"> </w:t>
      </w:r>
    </w:p>
    <w:p w14:paraId="196E8E1E" w14:textId="77777777" w:rsidR="00E141E8" w:rsidRDefault="00932E4A" w:rsidP="006B59B2">
      <w:pPr>
        <w:pStyle w:val="Header"/>
        <w:tabs>
          <w:tab w:val="clear" w:pos="4536"/>
          <w:tab w:val="clear" w:pos="9072"/>
        </w:tabs>
      </w:pPr>
      <w:r>
        <w:t>The BFE component is split into 3 modules with 3 different periods.</w:t>
      </w:r>
    </w:p>
    <w:p w14:paraId="414EC96C" w14:textId="77777777" w:rsidR="00E141E8" w:rsidRDefault="00E141E8" w:rsidP="006B59B2">
      <w:pPr>
        <w:pStyle w:val="Header"/>
        <w:tabs>
          <w:tab w:val="clear" w:pos="4536"/>
          <w:tab w:val="clear" w:pos="9072"/>
        </w:tabs>
      </w:pPr>
    </w:p>
    <w:p w14:paraId="06921ABD" w14:textId="77777777" w:rsidR="00E141E8" w:rsidRDefault="00E141E8" w:rsidP="006B59B2">
      <w:pPr>
        <w:pStyle w:val="Header"/>
        <w:tabs>
          <w:tab w:val="clear" w:pos="4536"/>
          <w:tab w:val="clear" w:pos="9072"/>
        </w:tabs>
      </w:pPr>
      <w:r>
        <w:t xml:space="preserve">The 10ms periodic sub module is in charge of the step scheduling. It will periodically evaluate the step constraints to interrupt the current executed step, and in case of a step start it shall provide some data to other BFE sub modules in charge of the motor power regulation process. </w:t>
      </w:r>
    </w:p>
    <w:p w14:paraId="2E188AB8" w14:textId="77777777" w:rsidR="00395FA0" w:rsidRDefault="00E141E8" w:rsidP="006B59B2">
      <w:pPr>
        <w:pStyle w:val="Header"/>
        <w:tabs>
          <w:tab w:val="clear" w:pos="4536"/>
          <w:tab w:val="clear" w:pos="9072"/>
        </w:tabs>
      </w:pPr>
      <w:r>
        <w:t xml:space="preserve">In addition this sub module </w:t>
      </w:r>
      <w:r w:rsidR="00395FA0">
        <w:t>shall provide to other SW modules the executed cycle and the executed step.</w:t>
      </w:r>
    </w:p>
    <w:p w14:paraId="7E8E884F" w14:textId="77777777" w:rsidR="0006069C" w:rsidRDefault="0006069C" w:rsidP="006B59B2">
      <w:pPr>
        <w:pStyle w:val="Header"/>
        <w:tabs>
          <w:tab w:val="clear" w:pos="4536"/>
          <w:tab w:val="clear" w:pos="9072"/>
        </w:tabs>
      </w:pPr>
      <w:r>
        <w:t xml:space="preserve">This work repartition limits the CPU load taken by the BFE component with a small real time degradation: a new cycle can </w:t>
      </w:r>
      <w:r w:rsidR="0072708A">
        <w:t>only start every 10ms.</w:t>
      </w:r>
    </w:p>
    <w:p w14:paraId="3D104C3D" w14:textId="77777777" w:rsidR="00395FA0" w:rsidRDefault="00395FA0" w:rsidP="006B59B2">
      <w:pPr>
        <w:pStyle w:val="Header"/>
        <w:tabs>
          <w:tab w:val="clear" w:pos="4536"/>
          <w:tab w:val="clear" w:pos="9072"/>
        </w:tabs>
      </w:pPr>
    </w:p>
    <w:p w14:paraId="35499EA5" w14:textId="77777777" w:rsidR="00395FA0" w:rsidRPr="00EA4037" w:rsidRDefault="00395FA0" w:rsidP="006B59B2">
      <w:pPr>
        <w:pStyle w:val="Header"/>
        <w:tabs>
          <w:tab w:val="clear" w:pos="4536"/>
          <w:tab w:val="clear" w:pos="9072"/>
        </w:tabs>
      </w:pPr>
      <w:r w:rsidRPr="00EA4037">
        <w:t xml:space="preserve">The 2ms periodic sub module is in charge of the motor power regulation management </w:t>
      </w:r>
      <w:r w:rsidR="00E8471C" w:rsidRPr="00EA4037">
        <w:t>for the ‘standards’ steps</w:t>
      </w:r>
      <w:r w:rsidR="00871F8F">
        <w:t>:</w:t>
      </w:r>
    </w:p>
    <w:p w14:paraId="6457FBA7" w14:textId="77777777" w:rsidR="00395FA0" w:rsidRDefault="00395FA0" w:rsidP="00B347F8">
      <w:pPr>
        <w:pStyle w:val="Header"/>
        <w:numPr>
          <w:ilvl w:val="0"/>
          <w:numId w:val="23"/>
        </w:numPr>
        <w:tabs>
          <w:tab w:val="clear" w:pos="4536"/>
          <w:tab w:val="clear" w:pos="9072"/>
        </w:tabs>
      </w:pPr>
      <w:r>
        <w:t>For ‘PWM’ configured steps</w:t>
      </w:r>
    </w:p>
    <w:p w14:paraId="1E5E1C19" w14:textId="77777777" w:rsidR="00395FA0" w:rsidRDefault="00395FA0" w:rsidP="00B347F8">
      <w:pPr>
        <w:pStyle w:val="Header"/>
        <w:numPr>
          <w:ilvl w:val="0"/>
          <w:numId w:val="23"/>
        </w:numPr>
        <w:tabs>
          <w:tab w:val="clear" w:pos="4536"/>
          <w:tab w:val="clear" w:pos="9072"/>
        </w:tabs>
      </w:pPr>
      <w:r>
        <w:t>For ‘</w:t>
      </w:r>
      <w:r w:rsidR="00BB34C0">
        <w:t>v</w:t>
      </w:r>
      <w:r>
        <w:t>oltage’ configured step</w:t>
      </w:r>
    </w:p>
    <w:p w14:paraId="1B68AA2D" w14:textId="77777777" w:rsidR="00395FA0" w:rsidRDefault="00395FA0" w:rsidP="00B347F8">
      <w:pPr>
        <w:pStyle w:val="Header"/>
        <w:numPr>
          <w:ilvl w:val="0"/>
          <w:numId w:val="23"/>
        </w:numPr>
        <w:tabs>
          <w:tab w:val="clear" w:pos="4536"/>
          <w:tab w:val="clear" w:pos="9072"/>
        </w:tabs>
      </w:pPr>
      <w:r>
        <w:t>For ‘current’ configured step</w:t>
      </w:r>
      <w:r w:rsidR="00871F8F">
        <w:t>:</w:t>
      </w:r>
    </w:p>
    <w:p w14:paraId="19553194" w14:textId="77777777" w:rsidR="00395FA0" w:rsidRDefault="00395FA0" w:rsidP="00B347F8">
      <w:pPr>
        <w:pStyle w:val="Header"/>
        <w:numPr>
          <w:ilvl w:val="1"/>
          <w:numId w:val="23"/>
        </w:numPr>
        <w:tabs>
          <w:tab w:val="clear" w:pos="4536"/>
          <w:tab w:val="clear" w:pos="9072"/>
        </w:tabs>
      </w:pPr>
      <w:r>
        <w:t>With the ‘classic’ current regulation (204 MOPF)</w:t>
      </w:r>
    </w:p>
    <w:p w14:paraId="745BBB33" w14:textId="77777777" w:rsidR="00395FA0" w:rsidRDefault="00395FA0" w:rsidP="00B347F8">
      <w:pPr>
        <w:pStyle w:val="Header"/>
        <w:numPr>
          <w:ilvl w:val="1"/>
          <w:numId w:val="23"/>
        </w:numPr>
        <w:tabs>
          <w:tab w:val="clear" w:pos="4536"/>
          <w:tab w:val="clear" w:pos="9072"/>
        </w:tabs>
      </w:pPr>
      <w:r>
        <w:t>With the PID current regulation (based on motor and/or battery current)</w:t>
      </w:r>
    </w:p>
    <w:p w14:paraId="7E299BD2" w14:textId="77777777" w:rsidR="00395FA0" w:rsidRDefault="00E8471C" w:rsidP="00395FA0">
      <w:pPr>
        <w:pStyle w:val="Header"/>
        <w:tabs>
          <w:tab w:val="clear" w:pos="4536"/>
          <w:tab w:val="clear" w:pos="9072"/>
        </w:tabs>
      </w:pPr>
      <w:r>
        <w:t>The standards steps are the steps that don’t required a high frequency to perform the regulation.</w:t>
      </w:r>
    </w:p>
    <w:p w14:paraId="1D4BB0B7" w14:textId="77777777" w:rsidR="00E8471C" w:rsidRDefault="00E8471C" w:rsidP="00395FA0">
      <w:pPr>
        <w:pStyle w:val="Header"/>
        <w:tabs>
          <w:tab w:val="clear" w:pos="4536"/>
          <w:tab w:val="clear" w:pos="9072"/>
        </w:tabs>
      </w:pPr>
    </w:p>
    <w:p w14:paraId="7BC725D5" w14:textId="77777777" w:rsidR="00395FA0" w:rsidRDefault="00562E70" w:rsidP="00395FA0">
      <w:pPr>
        <w:pStyle w:val="Header"/>
        <w:tabs>
          <w:tab w:val="clear" w:pos="4536"/>
          <w:tab w:val="clear" w:pos="9072"/>
        </w:tabs>
      </w:pPr>
      <w:r>
        <w:t>And the 400</w:t>
      </w:r>
      <w:r w:rsidR="002F1EA5">
        <w:t xml:space="preserve">µs periodic sub module is in charge of the motor power regulation management in case of </w:t>
      </w:r>
      <w:r w:rsidR="00E45A07">
        <w:t>step configured with High Power.</w:t>
      </w:r>
    </w:p>
    <w:p w14:paraId="220355EA" w14:textId="77777777" w:rsidR="00E45A07" w:rsidRDefault="00E45A07" w:rsidP="00395FA0">
      <w:pPr>
        <w:pStyle w:val="Header"/>
        <w:tabs>
          <w:tab w:val="clear" w:pos="4536"/>
          <w:tab w:val="clear" w:pos="9072"/>
        </w:tabs>
      </w:pPr>
      <w:r>
        <w:t>Due to Crash Pawl Locking feature issue, a new dedicated BFE periodic sub module can be called every 400µs to perform an emergency motor braking sequence and to reverse motor rotation direction to help the CPL mechanic.</w:t>
      </w:r>
    </w:p>
    <w:p w14:paraId="7503BD75" w14:textId="77777777" w:rsidR="006B59B2" w:rsidRDefault="00932E4A" w:rsidP="006B59B2">
      <w:pPr>
        <w:pStyle w:val="Header"/>
        <w:tabs>
          <w:tab w:val="clear" w:pos="4536"/>
          <w:tab w:val="clear" w:pos="9072"/>
        </w:tabs>
      </w:pPr>
      <w:r>
        <w:t xml:space="preserve"> </w:t>
      </w:r>
    </w:p>
    <w:p w14:paraId="2B882E56" w14:textId="77777777" w:rsidR="00AE7C6C" w:rsidRDefault="007F16DF" w:rsidP="00AE7C6C">
      <w:pPr>
        <w:pStyle w:val="Header"/>
        <w:keepNext/>
        <w:tabs>
          <w:tab w:val="clear" w:pos="4536"/>
          <w:tab w:val="clear" w:pos="9072"/>
        </w:tabs>
      </w:pPr>
      <w:r>
        <w:rPr>
          <w:noProof/>
          <w:lang w:val="fr-FR" w:eastAsia="fr-FR"/>
        </w:rPr>
        <mc:AlternateContent>
          <mc:Choice Requires="wpc">
            <w:drawing>
              <wp:inline distT="0" distB="0" distL="0" distR="0" wp14:anchorId="7BF9D34B" wp14:editId="3A2BECB1">
                <wp:extent cx="6219825" cy="4250054"/>
                <wp:effectExtent l="0" t="0" r="9525" b="0"/>
                <wp:docPr id="81" name="Zone de dessin 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88" name="Connecteur droit 88"/>
                        <wps:cNvCnPr/>
                        <wps:spPr>
                          <a:xfrm>
                            <a:off x="140475" y="1497338"/>
                            <a:ext cx="6008370" cy="0"/>
                          </a:xfrm>
                          <a:prstGeom prst="line">
                            <a:avLst/>
                          </a:prstGeom>
                          <a:ln>
                            <a:solidFill>
                              <a:schemeClr val="tx2"/>
                            </a:solidFill>
                            <a:tailEnd type="stealth"/>
                          </a:ln>
                        </wps:spPr>
                        <wps:style>
                          <a:lnRef idx="1">
                            <a:schemeClr val="accent1"/>
                          </a:lnRef>
                          <a:fillRef idx="0">
                            <a:schemeClr val="accent1"/>
                          </a:fillRef>
                          <a:effectRef idx="0">
                            <a:schemeClr val="accent1"/>
                          </a:effectRef>
                          <a:fontRef idx="minor">
                            <a:schemeClr val="tx1"/>
                          </a:fontRef>
                        </wps:style>
                        <wps:bodyPr/>
                      </wps:wsp>
                      <wps:wsp>
                        <wps:cNvPr id="147" name="Connecteur droit 147"/>
                        <wps:cNvCnPr/>
                        <wps:spPr>
                          <a:xfrm>
                            <a:off x="140475" y="1111997"/>
                            <a:ext cx="6008370" cy="0"/>
                          </a:xfrm>
                          <a:prstGeom prst="line">
                            <a:avLst/>
                          </a:prstGeom>
                          <a:ln>
                            <a:solidFill>
                              <a:schemeClr val="tx2"/>
                            </a:solidFill>
                            <a:tailEnd type="stealth"/>
                          </a:ln>
                        </wps:spPr>
                        <wps:style>
                          <a:lnRef idx="1">
                            <a:schemeClr val="accent1"/>
                          </a:lnRef>
                          <a:fillRef idx="0">
                            <a:schemeClr val="accent1"/>
                          </a:fillRef>
                          <a:effectRef idx="0">
                            <a:schemeClr val="accent1"/>
                          </a:effectRef>
                          <a:fontRef idx="minor">
                            <a:schemeClr val="tx1"/>
                          </a:fontRef>
                        </wps:style>
                        <wps:bodyPr/>
                      </wps:wsp>
                      <wps:wsp>
                        <wps:cNvPr id="154" name="Connecteur droit 154"/>
                        <wps:cNvCnPr/>
                        <wps:spPr>
                          <a:xfrm>
                            <a:off x="140475" y="1895478"/>
                            <a:ext cx="6008370" cy="0"/>
                          </a:xfrm>
                          <a:prstGeom prst="line">
                            <a:avLst/>
                          </a:prstGeom>
                          <a:ln>
                            <a:solidFill>
                              <a:schemeClr val="tx2"/>
                            </a:solidFill>
                            <a:tailEnd type="stealth"/>
                          </a:ln>
                        </wps:spPr>
                        <wps:style>
                          <a:lnRef idx="1">
                            <a:schemeClr val="accent1"/>
                          </a:lnRef>
                          <a:fillRef idx="0">
                            <a:schemeClr val="accent1"/>
                          </a:fillRef>
                          <a:effectRef idx="0">
                            <a:schemeClr val="accent1"/>
                          </a:effectRef>
                          <a:fontRef idx="minor">
                            <a:schemeClr val="tx1"/>
                          </a:fontRef>
                        </wps:style>
                        <wps:bodyPr/>
                      </wps:wsp>
                      <wps:wsp>
                        <wps:cNvPr id="155" name="Connecteur droit 155"/>
                        <wps:cNvCnPr/>
                        <wps:spPr>
                          <a:xfrm>
                            <a:off x="140475" y="2293620"/>
                            <a:ext cx="6008370" cy="0"/>
                          </a:xfrm>
                          <a:prstGeom prst="line">
                            <a:avLst/>
                          </a:prstGeom>
                          <a:ln>
                            <a:solidFill>
                              <a:schemeClr val="tx2"/>
                            </a:solidFill>
                            <a:tailEnd type="stealth"/>
                          </a:ln>
                        </wps:spPr>
                        <wps:style>
                          <a:lnRef idx="1">
                            <a:schemeClr val="accent1"/>
                          </a:lnRef>
                          <a:fillRef idx="0">
                            <a:schemeClr val="accent1"/>
                          </a:fillRef>
                          <a:effectRef idx="0">
                            <a:schemeClr val="accent1"/>
                          </a:effectRef>
                          <a:fontRef idx="minor">
                            <a:schemeClr val="tx1"/>
                          </a:fontRef>
                        </wps:style>
                        <wps:bodyPr/>
                      </wps:wsp>
                      <wps:wsp>
                        <wps:cNvPr id="89" name="Connecteur droit avec flèche 89"/>
                        <wps:cNvCnPr/>
                        <wps:spPr>
                          <a:xfrm flipV="1">
                            <a:off x="140461" y="786171"/>
                            <a:ext cx="0" cy="325815"/>
                          </a:xfrm>
                          <a:prstGeom prst="straightConnector1">
                            <a:avLst/>
                          </a:prstGeom>
                          <a:ln>
                            <a:solidFill>
                              <a:schemeClr val="tx2"/>
                            </a:solidFill>
                            <a:tailEnd type="stealth"/>
                          </a:ln>
                        </wps:spPr>
                        <wps:style>
                          <a:lnRef idx="1">
                            <a:schemeClr val="accent1"/>
                          </a:lnRef>
                          <a:fillRef idx="0">
                            <a:schemeClr val="accent1"/>
                          </a:fillRef>
                          <a:effectRef idx="0">
                            <a:schemeClr val="accent1"/>
                          </a:effectRef>
                          <a:fontRef idx="minor">
                            <a:schemeClr val="tx1"/>
                          </a:fontRef>
                        </wps:style>
                        <wps:bodyPr/>
                      </wps:wsp>
                      <wps:wsp>
                        <wps:cNvPr id="156" name="Connecteur droit avec flèche 156"/>
                        <wps:cNvCnPr/>
                        <wps:spPr>
                          <a:xfrm flipV="1">
                            <a:off x="140484" y="1569720"/>
                            <a:ext cx="0" cy="325755"/>
                          </a:xfrm>
                          <a:prstGeom prst="straightConnector1">
                            <a:avLst/>
                          </a:prstGeom>
                          <a:ln>
                            <a:solidFill>
                              <a:schemeClr val="tx2"/>
                            </a:solidFill>
                            <a:tailEnd type="stealth"/>
                          </a:ln>
                        </wps:spPr>
                        <wps:style>
                          <a:lnRef idx="1">
                            <a:schemeClr val="accent1"/>
                          </a:lnRef>
                          <a:fillRef idx="0">
                            <a:schemeClr val="accent1"/>
                          </a:fillRef>
                          <a:effectRef idx="0">
                            <a:schemeClr val="accent1"/>
                          </a:effectRef>
                          <a:fontRef idx="minor">
                            <a:schemeClr val="tx1"/>
                          </a:fontRef>
                        </wps:style>
                        <wps:bodyPr/>
                      </wps:wsp>
                      <wps:wsp>
                        <wps:cNvPr id="157" name="Connecteur droit avec flèche 157"/>
                        <wps:cNvCnPr/>
                        <wps:spPr>
                          <a:xfrm flipV="1">
                            <a:off x="140493" y="1171575"/>
                            <a:ext cx="0" cy="325755"/>
                          </a:xfrm>
                          <a:prstGeom prst="straightConnector1">
                            <a:avLst/>
                          </a:prstGeom>
                          <a:ln>
                            <a:solidFill>
                              <a:schemeClr val="tx2"/>
                            </a:solidFill>
                            <a:tailEnd type="stealth"/>
                          </a:ln>
                        </wps:spPr>
                        <wps:style>
                          <a:lnRef idx="1">
                            <a:schemeClr val="accent1"/>
                          </a:lnRef>
                          <a:fillRef idx="0">
                            <a:schemeClr val="accent1"/>
                          </a:fillRef>
                          <a:effectRef idx="0">
                            <a:schemeClr val="accent1"/>
                          </a:effectRef>
                          <a:fontRef idx="minor">
                            <a:schemeClr val="tx1"/>
                          </a:fontRef>
                        </wps:style>
                        <wps:bodyPr/>
                      </wps:wsp>
                      <wps:wsp>
                        <wps:cNvPr id="158" name="Connecteur droit avec flèche 158"/>
                        <wps:cNvCnPr/>
                        <wps:spPr>
                          <a:xfrm flipV="1">
                            <a:off x="138138" y="1967851"/>
                            <a:ext cx="0" cy="325755"/>
                          </a:xfrm>
                          <a:prstGeom prst="straightConnector1">
                            <a:avLst/>
                          </a:prstGeom>
                          <a:ln>
                            <a:solidFill>
                              <a:schemeClr val="tx2"/>
                            </a:solidFill>
                            <a:tailEnd type="stealth"/>
                          </a:ln>
                        </wps:spPr>
                        <wps:style>
                          <a:lnRef idx="1">
                            <a:schemeClr val="accent1"/>
                          </a:lnRef>
                          <a:fillRef idx="0">
                            <a:schemeClr val="accent1"/>
                          </a:fillRef>
                          <a:effectRef idx="0">
                            <a:schemeClr val="accent1"/>
                          </a:effectRef>
                          <a:fontRef idx="minor">
                            <a:schemeClr val="tx1"/>
                          </a:fontRef>
                        </wps:style>
                        <wps:bodyPr/>
                      </wps:wsp>
                      <wps:wsp>
                        <wps:cNvPr id="92" name="Zone de texte 92"/>
                        <wps:cNvSpPr txBox="1"/>
                        <wps:spPr>
                          <a:xfrm>
                            <a:off x="185123" y="786169"/>
                            <a:ext cx="867650" cy="1809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84A394" w14:textId="77777777" w:rsidR="001C49CD" w:rsidRPr="00E30E1E" w:rsidRDefault="001C49CD" w:rsidP="007F16DF">
                              <w:pPr>
                                <w:rPr>
                                  <w:sz w:val="14"/>
                                  <w:szCs w:val="14"/>
                                </w:rPr>
                              </w:pPr>
                              <w:r w:rsidRPr="00E30E1E">
                                <w:rPr>
                                  <w:sz w:val="14"/>
                                  <w:szCs w:val="14"/>
                                </w:rPr>
                                <w:t>Selected cycle (I)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4" name="Connecteur droit 104"/>
                        <wps:cNvCnPr/>
                        <wps:spPr>
                          <a:xfrm>
                            <a:off x="138117" y="932403"/>
                            <a:ext cx="913171" cy="0"/>
                          </a:xfrm>
                          <a:prstGeom prst="line">
                            <a:avLst/>
                          </a:prstGeom>
                          <a:ln>
                            <a:solidFill>
                              <a:schemeClr val="accent1"/>
                            </a:solidFill>
                          </a:ln>
                        </wps:spPr>
                        <wps:style>
                          <a:lnRef idx="1">
                            <a:schemeClr val="accent1"/>
                          </a:lnRef>
                          <a:fillRef idx="0">
                            <a:schemeClr val="accent1"/>
                          </a:fillRef>
                          <a:effectRef idx="0">
                            <a:schemeClr val="accent1"/>
                          </a:effectRef>
                          <a:fontRef idx="minor">
                            <a:schemeClr val="tx1"/>
                          </a:fontRef>
                        </wps:style>
                        <wps:bodyPr/>
                      </wps:wsp>
                      <wps:wsp>
                        <wps:cNvPr id="111" name="Connecteur droit 111"/>
                        <wps:cNvCnPr/>
                        <wps:spPr>
                          <a:xfrm>
                            <a:off x="1163717" y="927563"/>
                            <a:ext cx="4008782" cy="0"/>
                          </a:xfrm>
                          <a:prstGeom prst="line">
                            <a:avLst/>
                          </a:prstGeom>
                          <a:ln>
                            <a:solidFill>
                              <a:schemeClr val="accent1"/>
                            </a:solidFill>
                          </a:ln>
                        </wps:spPr>
                        <wps:style>
                          <a:lnRef idx="1">
                            <a:schemeClr val="accent1"/>
                          </a:lnRef>
                          <a:fillRef idx="0">
                            <a:schemeClr val="accent1"/>
                          </a:fillRef>
                          <a:effectRef idx="0">
                            <a:schemeClr val="accent1"/>
                          </a:effectRef>
                          <a:fontRef idx="minor">
                            <a:schemeClr val="tx1"/>
                          </a:fontRef>
                        </wps:style>
                        <wps:bodyPr/>
                      </wps:wsp>
                      <wps:wsp>
                        <wps:cNvPr id="123" name="Connecteur droit 123"/>
                        <wps:cNvCnPr/>
                        <wps:spPr>
                          <a:xfrm>
                            <a:off x="5275880" y="931551"/>
                            <a:ext cx="735572" cy="0"/>
                          </a:xfrm>
                          <a:prstGeom prst="line">
                            <a:avLst/>
                          </a:prstGeom>
                          <a:ln>
                            <a:solidFill>
                              <a:schemeClr val="accent1"/>
                            </a:solidFill>
                          </a:ln>
                        </wps:spPr>
                        <wps:style>
                          <a:lnRef idx="1">
                            <a:schemeClr val="accent1"/>
                          </a:lnRef>
                          <a:fillRef idx="0">
                            <a:schemeClr val="accent1"/>
                          </a:fillRef>
                          <a:effectRef idx="0">
                            <a:schemeClr val="accent1"/>
                          </a:effectRef>
                          <a:fontRef idx="minor">
                            <a:schemeClr val="tx1"/>
                          </a:fontRef>
                        </wps:style>
                        <wps:bodyPr/>
                      </wps:wsp>
                      <wps:wsp>
                        <wps:cNvPr id="127" name="Connecteur droit 127"/>
                        <wps:cNvCnPr/>
                        <wps:spPr>
                          <a:xfrm flipH="1">
                            <a:off x="1103250" y="781244"/>
                            <a:ext cx="1270" cy="210192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59" name="Connecteur droit 159"/>
                        <wps:cNvCnPr/>
                        <wps:spPr>
                          <a:xfrm>
                            <a:off x="5045764" y="808325"/>
                            <a:ext cx="0" cy="2079353"/>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wgp>
                        <wpg:cNvPr id="167" name="Groupe 167"/>
                        <wpg:cNvGrpSpPr/>
                        <wpg:grpSpPr>
                          <a:xfrm>
                            <a:off x="1051340" y="1716428"/>
                            <a:ext cx="108680" cy="179066"/>
                            <a:chOff x="2131958" y="2180489"/>
                            <a:chExt cx="108680" cy="179066"/>
                          </a:xfrm>
                        </wpg:grpSpPr>
                        <wps:wsp>
                          <wps:cNvPr id="161" name="Connecteur droit 161"/>
                          <wps:cNvCnPr/>
                          <wps:spPr>
                            <a:xfrm flipH="1">
                              <a:off x="2132063" y="2180489"/>
                              <a:ext cx="108466" cy="17906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 name="Connecteur droit 162"/>
                          <wps:cNvCnPr/>
                          <wps:spPr>
                            <a:xfrm>
                              <a:off x="2131958" y="2180489"/>
                              <a:ext cx="108680" cy="179066"/>
                            </a:xfrm>
                            <a:prstGeom prst="line">
                              <a:avLst/>
                            </a:prstGeom>
                          </wps:spPr>
                          <wps:style>
                            <a:lnRef idx="1">
                              <a:schemeClr val="accent1"/>
                            </a:lnRef>
                            <a:fillRef idx="0">
                              <a:schemeClr val="accent1"/>
                            </a:fillRef>
                            <a:effectRef idx="0">
                              <a:schemeClr val="accent1"/>
                            </a:effectRef>
                            <a:fontRef idx="minor">
                              <a:schemeClr val="tx1"/>
                            </a:fontRef>
                          </wps:style>
                          <wps:bodyPr/>
                        </wps:wsp>
                      </wpg:wgp>
                      <wpg:wgp>
                        <wpg:cNvPr id="168" name="Groupe 168"/>
                        <wpg:cNvGrpSpPr/>
                        <wpg:grpSpPr>
                          <a:xfrm>
                            <a:off x="1051402" y="929916"/>
                            <a:ext cx="108585" cy="178435"/>
                            <a:chOff x="0" y="0"/>
                            <a:chExt cx="108680" cy="179066"/>
                          </a:xfrm>
                        </wpg:grpSpPr>
                        <wps:wsp>
                          <wps:cNvPr id="169" name="Connecteur droit 169"/>
                          <wps:cNvCnPr/>
                          <wps:spPr>
                            <a:xfrm flipH="1">
                              <a:off x="105" y="0"/>
                              <a:ext cx="108466" cy="179066"/>
                            </a:xfrm>
                            <a:prstGeom prst="line">
                              <a:avLst/>
                            </a:prstGeom>
                            <a:ln>
                              <a:solidFill>
                                <a:schemeClr val="accent1"/>
                              </a:solidFill>
                            </a:ln>
                          </wps:spPr>
                          <wps:style>
                            <a:lnRef idx="1">
                              <a:schemeClr val="accent1"/>
                            </a:lnRef>
                            <a:fillRef idx="0">
                              <a:schemeClr val="accent1"/>
                            </a:fillRef>
                            <a:effectRef idx="0">
                              <a:schemeClr val="accent1"/>
                            </a:effectRef>
                            <a:fontRef idx="minor">
                              <a:schemeClr val="tx1"/>
                            </a:fontRef>
                          </wps:style>
                          <wps:bodyPr/>
                        </wps:wsp>
                        <wps:wsp>
                          <wps:cNvPr id="170" name="Connecteur droit 170"/>
                          <wps:cNvCnPr/>
                          <wps:spPr>
                            <a:xfrm>
                              <a:off x="0" y="0"/>
                              <a:ext cx="108680" cy="179066"/>
                            </a:xfrm>
                            <a:prstGeom prst="line">
                              <a:avLst/>
                            </a:prstGeom>
                            <a:ln>
                              <a:solidFill>
                                <a:schemeClr val="accent1"/>
                              </a:solidFill>
                            </a:ln>
                          </wps:spPr>
                          <wps:style>
                            <a:lnRef idx="1">
                              <a:schemeClr val="accent1"/>
                            </a:lnRef>
                            <a:fillRef idx="0">
                              <a:schemeClr val="accent1"/>
                            </a:fillRef>
                            <a:effectRef idx="0">
                              <a:schemeClr val="accent1"/>
                            </a:effectRef>
                            <a:fontRef idx="minor">
                              <a:schemeClr val="tx1"/>
                            </a:fontRef>
                          </wps:style>
                          <wps:bodyPr/>
                        </wps:wsp>
                      </wpg:wgp>
                      <wpg:wgp>
                        <wpg:cNvPr id="171" name="Groupe 171"/>
                        <wpg:cNvGrpSpPr/>
                        <wpg:grpSpPr>
                          <a:xfrm>
                            <a:off x="5171695" y="932349"/>
                            <a:ext cx="108585" cy="178435"/>
                            <a:chOff x="0" y="0"/>
                            <a:chExt cx="108680" cy="179066"/>
                          </a:xfrm>
                        </wpg:grpSpPr>
                        <wps:wsp>
                          <wps:cNvPr id="172" name="Connecteur droit 172"/>
                          <wps:cNvCnPr/>
                          <wps:spPr>
                            <a:xfrm flipH="1">
                              <a:off x="105" y="0"/>
                              <a:ext cx="108466" cy="179066"/>
                            </a:xfrm>
                            <a:prstGeom prst="line">
                              <a:avLst/>
                            </a:prstGeom>
                            <a:ln>
                              <a:solidFill>
                                <a:schemeClr val="accent1"/>
                              </a:solidFill>
                            </a:ln>
                          </wps:spPr>
                          <wps:style>
                            <a:lnRef idx="1">
                              <a:schemeClr val="accent1"/>
                            </a:lnRef>
                            <a:fillRef idx="0">
                              <a:schemeClr val="accent1"/>
                            </a:fillRef>
                            <a:effectRef idx="0">
                              <a:schemeClr val="accent1"/>
                            </a:effectRef>
                            <a:fontRef idx="minor">
                              <a:schemeClr val="tx1"/>
                            </a:fontRef>
                          </wps:style>
                          <wps:bodyPr/>
                        </wps:wsp>
                        <wps:wsp>
                          <wps:cNvPr id="173" name="Connecteur droit 173"/>
                          <wps:cNvCnPr/>
                          <wps:spPr>
                            <a:xfrm>
                              <a:off x="0" y="0"/>
                              <a:ext cx="108680" cy="179066"/>
                            </a:xfrm>
                            <a:prstGeom prst="line">
                              <a:avLst/>
                            </a:prstGeom>
                            <a:ln>
                              <a:solidFill>
                                <a:schemeClr val="accent1"/>
                              </a:solidFill>
                            </a:ln>
                          </wps:spPr>
                          <wps:style>
                            <a:lnRef idx="1">
                              <a:schemeClr val="accent1"/>
                            </a:lnRef>
                            <a:fillRef idx="0">
                              <a:schemeClr val="accent1"/>
                            </a:fillRef>
                            <a:effectRef idx="0">
                              <a:schemeClr val="accent1"/>
                            </a:effectRef>
                            <a:fontRef idx="minor">
                              <a:schemeClr val="tx1"/>
                            </a:fontRef>
                          </wps:style>
                          <wps:bodyPr/>
                        </wps:wsp>
                      </wpg:wgp>
                      <wpg:wgp>
                        <wpg:cNvPr id="174" name="Groupe 174"/>
                        <wpg:cNvGrpSpPr/>
                        <wpg:grpSpPr>
                          <a:xfrm>
                            <a:off x="4991100" y="1711397"/>
                            <a:ext cx="108585" cy="178435"/>
                            <a:chOff x="0" y="0"/>
                            <a:chExt cx="108680" cy="179066"/>
                          </a:xfrm>
                        </wpg:grpSpPr>
                        <wps:wsp>
                          <wps:cNvPr id="175" name="Connecteur droit 175"/>
                          <wps:cNvCnPr/>
                          <wps:spPr>
                            <a:xfrm flipH="1">
                              <a:off x="105" y="0"/>
                              <a:ext cx="108466" cy="17906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6" name="Connecteur droit 176"/>
                          <wps:cNvCnPr/>
                          <wps:spPr>
                            <a:xfrm>
                              <a:off x="0" y="0"/>
                              <a:ext cx="108680" cy="179066"/>
                            </a:xfrm>
                            <a:prstGeom prst="line">
                              <a:avLst/>
                            </a:prstGeom>
                          </wps:spPr>
                          <wps:style>
                            <a:lnRef idx="1">
                              <a:schemeClr val="accent1"/>
                            </a:lnRef>
                            <a:fillRef idx="0">
                              <a:schemeClr val="accent1"/>
                            </a:fillRef>
                            <a:effectRef idx="0">
                              <a:schemeClr val="accent1"/>
                            </a:effectRef>
                            <a:fontRef idx="minor">
                              <a:schemeClr val="tx1"/>
                            </a:fontRef>
                          </wps:style>
                          <wps:bodyPr/>
                        </wps:wsp>
                      </wpg:wgp>
                      <wpg:wgp>
                        <wpg:cNvPr id="177" name="Groupe 177"/>
                        <wpg:cNvGrpSpPr/>
                        <wpg:grpSpPr>
                          <a:xfrm>
                            <a:off x="1623392" y="1715297"/>
                            <a:ext cx="108585" cy="178435"/>
                            <a:chOff x="0" y="0"/>
                            <a:chExt cx="108680" cy="179066"/>
                          </a:xfrm>
                        </wpg:grpSpPr>
                        <wps:wsp>
                          <wps:cNvPr id="178" name="Connecteur droit 178"/>
                          <wps:cNvCnPr/>
                          <wps:spPr>
                            <a:xfrm flipH="1">
                              <a:off x="105" y="0"/>
                              <a:ext cx="108466" cy="17906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9" name="Connecteur droit 179"/>
                          <wps:cNvCnPr/>
                          <wps:spPr>
                            <a:xfrm>
                              <a:off x="0" y="0"/>
                              <a:ext cx="108680" cy="179066"/>
                            </a:xfrm>
                            <a:prstGeom prst="line">
                              <a:avLst/>
                            </a:prstGeom>
                          </wps:spPr>
                          <wps:style>
                            <a:lnRef idx="1">
                              <a:schemeClr val="accent1"/>
                            </a:lnRef>
                            <a:fillRef idx="0">
                              <a:schemeClr val="accent1"/>
                            </a:fillRef>
                            <a:effectRef idx="0">
                              <a:schemeClr val="accent1"/>
                            </a:effectRef>
                            <a:fontRef idx="minor">
                              <a:schemeClr val="tx1"/>
                            </a:fontRef>
                          </wps:style>
                          <wps:bodyPr/>
                        </wps:wsp>
                      </wpg:wgp>
                      <wpg:wgp>
                        <wpg:cNvPr id="180" name="Groupe 180"/>
                        <wpg:cNvGrpSpPr/>
                        <wpg:grpSpPr>
                          <a:xfrm>
                            <a:off x="2747645" y="1717687"/>
                            <a:ext cx="107950" cy="177800"/>
                            <a:chOff x="0" y="0"/>
                            <a:chExt cx="108680" cy="179066"/>
                          </a:xfrm>
                        </wpg:grpSpPr>
                        <wps:wsp>
                          <wps:cNvPr id="181" name="Connecteur droit 181"/>
                          <wps:cNvCnPr/>
                          <wps:spPr>
                            <a:xfrm flipH="1">
                              <a:off x="105" y="0"/>
                              <a:ext cx="108466" cy="17906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2" name="Connecteur droit 182"/>
                          <wps:cNvCnPr/>
                          <wps:spPr>
                            <a:xfrm>
                              <a:off x="0" y="0"/>
                              <a:ext cx="108680" cy="179066"/>
                            </a:xfrm>
                            <a:prstGeom prst="line">
                              <a:avLst/>
                            </a:prstGeom>
                          </wps:spPr>
                          <wps:style>
                            <a:lnRef idx="1">
                              <a:schemeClr val="accent1"/>
                            </a:lnRef>
                            <a:fillRef idx="0">
                              <a:schemeClr val="accent1"/>
                            </a:fillRef>
                            <a:effectRef idx="0">
                              <a:schemeClr val="accent1"/>
                            </a:effectRef>
                            <a:fontRef idx="minor">
                              <a:schemeClr val="tx1"/>
                            </a:fontRef>
                          </wps:style>
                          <wps:bodyPr/>
                        </wps:wsp>
                      </wpg:wgp>
                      <wpg:wgp>
                        <wpg:cNvPr id="183" name="Groupe 183"/>
                        <wpg:cNvGrpSpPr/>
                        <wpg:grpSpPr>
                          <a:xfrm>
                            <a:off x="4432711" y="1712845"/>
                            <a:ext cx="107950" cy="177800"/>
                            <a:chOff x="0" y="0"/>
                            <a:chExt cx="108680" cy="179066"/>
                          </a:xfrm>
                        </wpg:grpSpPr>
                        <wps:wsp>
                          <wps:cNvPr id="184" name="Connecteur droit 184"/>
                          <wps:cNvCnPr/>
                          <wps:spPr>
                            <a:xfrm flipH="1">
                              <a:off x="105" y="0"/>
                              <a:ext cx="108466" cy="17906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5" name="Connecteur droit 185"/>
                          <wps:cNvCnPr/>
                          <wps:spPr>
                            <a:xfrm>
                              <a:off x="0" y="0"/>
                              <a:ext cx="108680" cy="179066"/>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186" name="Connecteur droit 186"/>
                        <wps:cNvCnPr/>
                        <wps:spPr>
                          <a:xfrm flipH="1">
                            <a:off x="140480" y="1712827"/>
                            <a:ext cx="910704"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7" name="Connecteur droit 187"/>
                        <wps:cNvCnPr/>
                        <wps:spPr>
                          <a:xfrm>
                            <a:off x="1159645" y="1712827"/>
                            <a:ext cx="46377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9" name="Connecteur droit 189"/>
                        <wps:cNvCnPr/>
                        <wps:spPr>
                          <a:xfrm>
                            <a:off x="1731678" y="1717493"/>
                            <a:ext cx="1015800" cy="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0" name="Connecteur droit 190"/>
                        <wps:cNvCnPr/>
                        <wps:spPr>
                          <a:xfrm>
                            <a:off x="4540107" y="1713626"/>
                            <a:ext cx="449077"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1" name="Connecteur droit 191"/>
                        <wps:cNvCnPr/>
                        <wps:spPr>
                          <a:xfrm>
                            <a:off x="5276843" y="1712661"/>
                            <a:ext cx="734975" cy="186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2" name="Connecteur droit 192"/>
                        <wps:cNvCnPr/>
                        <wps:spPr>
                          <a:xfrm>
                            <a:off x="2855312" y="1711213"/>
                            <a:ext cx="1576859" cy="1265"/>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93" name="Connecteur droit 193"/>
                        <wps:cNvCnPr/>
                        <wps:spPr>
                          <a:xfrm>
                            <a:off x="1677961" y="1618232"/>
                            <a:ext cx="0" cy="1269446"/>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94" name="Connecteur droit 194"/>
                        <wps:cNvCnPr/>
                        <wps:spPr>
                          <a:xfrm>
                            <a:off x="2804157" y="1618400"/>
                            <a:ext cx="0" cy="1269278"/>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95" name="Connecteur droit 195"/>
                        <wps:cNvCnPr/>
                        <wps:spPr>
                          <a:xfrm>
                            <a:off x="4484097" y="1618064"/>
                            <a:ext cx="151" cy="1269614"/>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wgp>
                        <wpg:cNvPr id="196" name="Groupe 196"/>
                        <wpg:cNvGrpSpPr/>
                        <wpg:grpSpPr>
                          <a:xfrm>
                            <a:off x="5172710" y="1316355"/>
                            <a:ext cx="107950" cy="177800"/>
                            <a:chOff x="0" y="0"/>
                            <a:chExt cx="108680" cy="179066"/>
                          </a:xfrm>
                        </wpg:grpSpPr>
                        <wps:wsp>
                          <wps:cNvPr id="197" name="Connecteur droit 197"/>
                          <wps:cNvCnPr/>
                          <wps:spPr>
                            <a:xfrm flipH="1">
                              <a:off x="105" y="0"/>
                              <a:ext cx="108466" cy="17906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8" name="Connecteur droit 198"/>
                          <wps:cNvCnPr/>
                          <wps:spPr>
                            <a:xfrm>
                              <a:off x="0" y="0"/>
                              <a:ext cx="108680" cy="179066"/>
                            </a:xfrm>
                            <a:prstGeom prst="line">
                              <a:avLst/>
                            </a:prstGeom>
                          </wps:spPr>
                          <wps:style>
                            <a:lnRef idx="1">
                              <a:schemeClr val="accent1"/>
                            </a:lnRef>
                            <a:fillRef idx="0">
                              <a:schemeClr val="accent1"/>
                            </a:fillRef>
                            <a:effectRef idx="0">
                              <a:schemeClr val="accent1"/>
                            </a:effectRef>
                            <a:fontRef idx="minor">
                              <a:schemeClr val="tx1"/>
                            </a:fontRef>
                          </wps:style>
                          <wps:bodyPr/>
                        </wps:wsp>
                      </wpg:wgp>
                      <wpg:wgp>
                        <wpg:cNvPr id="199" name="Groupe 199"/>
                        <wpg:cNvGrpSpPr/>
                        <wpg:grpSpPr>
                          <a:xfrm>
                            <a:off x="1052669" y="1316348"/>
                            <a:ext cx="107950" cy="177800"/>
                            <a:chOff x="0" y="0"/>
                            <a:chExt cx="108680" cy="179066"/>
                          </a:xfrm>
                        </wpg:grpSpPr>
                        <wps:wsp>
                          <wps:cNvPr id="200" name="Connecteur droit 200"/>
                          <wps:cNvCnPr/>
                          <wps:spPr>
                            <a:xfrm flipH="1">
                              <a:off x="105" y="0"/>
                              <a:ext cx="108466" cy="17906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1" name="Connecteur droit 201"/>
                          <wps:cNvCnPr/>
                          <wps:spPr>
                            <a:xfrm>
                              <a:off x="0" y="0"/>
                              <a:ext cx="108680" cy="179066"/>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202" name="Connecteur droit 202"/>
                        <wps:cNvCnPr/>
                        <wps:spPr>
                          <a:xfrm>
                            <a:off x="138126" y="1315770"/>
                            <a:ext cx="91249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3" name="Connecteur droit 203"/>
                        <wps:cNvCnPr/>
                        <wps:spPr>
                          <a:xfrm flipV="1">
                            <a:off x="1159087" y="1313701"/>
                            <a:ext cx="3835732" cy="75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4" name="Connecteur droit 204"/>
                        <wps:cNvCnPr/>
                        <wps:spPr>
                          <a:xfrm>
                            <a:off x="5288289" y="1317402"/>
                            <a:ext cx="722244" cy="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5" name="Zone de texte 92"/>
                        <wps:cNvSpPr txBox="1"/>
                        <wps:spPr>
                          <a:xfrm>
                            <a:off x="179991" y="1170151"/>
                            <a:ext cx="924436" cy="180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7D1EDB" w14:textId="77777777" w:rsidR="001C49CD" w:rsidRPr="00E30E1E" w:rsidRDefault="001C49CD" w:rsidP="007F16DF">
                              <w:pPr>
                                <w:pStyle w:val="NormalWeb"/>
                                <w:spacing w:before="0" w:beforeAutospacing="0" w:after="0" w:afterAutospacing="0"/>
                                <w:jc w:val="both"/>
                                <w:rPr>
                                  <w:sz w:val="14"/>
                                  <w:szCs w:val="14"/>
                                </w:rPr>
                              </w:pPr>
                              <w:r w:rsidRPr="00E30E1E">
                                <w:rPr>
                                  <w:rFonts w:ascii="Arial" w:eastAsia="Times New Roman" w:hAnsi="Arial"/>
                                  <w:sz w:val="14"/>
                                  <w:szCs w:val="14"/>
                                </w:rPr>
                                <w:t>Executed cycle (O)</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6" name="Zone de texte 92"/>
                        <wps:cNvSpPr txBox="1"/>
                        <wps:spPr>
                          <a:xfrm>
                            <a:off x="179392" y="1569719"/>
                            <a:ext cx="923925" cy="180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FBD644" w14:textId="77777777" w:rsidR="001C49CD" w:rsidRPr="00E30E1E" w:rsidRDefault="001C49CD" w:rsidP="007F16DF">
                              <w:pPr>
                                <w:pStyle w:val="NormalWeb"/>
                                <w:spacing w:before="0" w:beforeAutospacing="0" w:after="0" w:afterAutospacing="0"/>
                                <w:jc w:val="both"/>
                                <w:rPr>
                                  <w:sz w:val="14"/>
                                  <w:szCs w:val="14"/>
                                </w:rPr>
                              </w:pPr>
                              <w:r w:rsidRPr="00E30E1E">
                                <w:rPr>
                                  <w:rFonts w:ascii="Arial" w:eastAsia="Times New Roman" w:hAnsi="Arial"/>
                                  <w:sz w:val="14"/>
                                  <w:szCs w:val="14"/>
                                </w:rPr>
                                <w:t>Executed step (O)</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7" name="Zone de texte 92"/>
                        <wps:cNvSpPr txBox="1"/>
                        <wps:spPr>
                          <a:xfrm>
                            <a:off x="394910" y="951305"/>
                            <a:ext cx="374022" cy="1448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810DF6" w14:textId="77777777" w:rsidR="001C49CD" w:rsidRPr="00E30E1E" w:rsidRDefault="001C49CD" w:rsidP="007F16DF">
                              <w:pPr>
                                <w:pStyle w:val="NormalWeb"/>
                                <w:spacing w:before="0" w:beforeAutospacing="0" w:after="0" w:afterAutospacing="0"/>
                                <w:jc w:val="both"/>
                                <w:rPr>
                                  <w:sz w:val="12"/>
                                  <w:szCs w:val="12"/>
                                  <w:lang w:val="fr-FR"/>
                                </w:rPr>
                              </w:pPr>
                              <w:r w:rsidRPr="00E30E1E">
                                <w:rPr>
                                  <w:rFonts w:ascii="Arial" w:eastAsia="Times New Roman" w:hAnsi="Arial"/>
                                  <w:sz w:val="12"/>
                                  <w:szCs w:val="12"/>
                                  <w:lang w:val="fr-FR"/>
                                </w:rPr>
                                <w:t>No Cycle</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8" name="Zone de texte 92"/>
                        <wps:cNvSpPr txBox="1"/>
                        <wps:spPr>
                          <a:xfrm>
                            <a:off x="2856292" y="949413"/>
                            <a:ext cx="434587" cy="144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5BC0F5" w14:textId="77777777" w:rsidR="001C49CD" w:rsidRDefault="001C49CD" w:rsidP="007F16DF">
                              <w:pPr>
                                <w:pStyle w:val="NormalWeb"/>
                                <w:spacing w:before="0" w:beforeAutospacing="0" w:after="0" w:afterAutospacing="0"/>
                                <w:jc w:val="both"/>
                              </w:pPr>
                              <w:r>
                                <w:rPr>
                                  <w:rFonts w:ascii="Arial" w:eastAsia="Times New Roman" w:hAnsi="Arial"/>
                                  <w:sz w:val="12"/>
                                  <w:szCs w:val="12"/>
                                  <w:lang w:val="fr-FR"/>
                                </w:rPr>
                                <w:t>Cycle N</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9" name="Zone de texte 92"/>
                        <wps:cNvSpPr txBox="1"/>
                        <wps:spPr>
                          <a:xfrm>
                            <a:off x="5280338" y="949303"/>
                            <a:ext cx="911453" cy="144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67790B" w14:textId="77777777" w:rsidR="001C49CD" w:rsidRDefault="001C49CD" w:rsidP="007F16DF">
                              <w:pPr>
                                <w:pStyle w:val="NormalWeb"/>
                                <w:spacing w:before="0" w:beforeAutospacing="0" w:after="0" w:afterAutospacing="0"/>
                                <w:jc w:val="both"/>
                              </w:pPr>
                              <w:r w:rsidRPr="00B7625F">
                                <w:rPr>
                                  <w:rFonts w:ascii="Arial" w:eastAsia="Times New Roman" w:hAnsi="Arial"/>
                                  <w:color w:val="5F497A" w:themeColor="accent4" w:themeShade="BF"/>
                                  <w:sz w:val="12"/>
                                  <w:szCs w:val="12"/>
                                  <w:lang w:val="en-US"/>
                                </w:rPr>
                                <w:t xml:space="preserve">No Cycle </w:t>
                              </w:r>
                              <w:r w:rsidRPr="00B7625F">
                                <w:rPr>
                                  <w:rFonts w:ascii="Arial" w:eastAsia="Times New Roman" w:hAnsi="Arial"/>
                                  <w:sz w:val="12"/>
                                  <w:szCs w:val="12"/>
                                  <w:lang w:val="en-US"/>
                                </w:rPr>
                                <w:t xml:space="preserve">or </w:t>
                              </w:r>
                              <w:r w:rsidRPr="00B7625F">
                                <w:rPr>
                                  <w:rFonts w:ascii="Arial" w:eastAsia="Times New Roman" w:hAnsi="Arial"/>
                                  <w:color w:val="E36C0A" w:themeColor="accent6" w:themeShade="BF"/>
                                  <w:sz w:val="12"/>
                                  <w:szCs w:val="12"/>
                                  <w:lang w:val="en-US"/>
                                </w:rPr>
                                <w:t>new cycle Id</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0" name="Zone de texte 92"/>
                        <wps:cNvSpPr txBox="1"/>
                        <wps:spPr>
                          <a:xfrm>
                            <a:off x="360624" y="1349276"/>
                            <a:ext cx="373380" cy="144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53B6AD" w14:textId="77777777" w:rsidR="001C49CD" w:rsidRDefault="001C49CD" w:rsidP="007F16DF">
                              <w:pPr>
                                <w:pStyle w:val="NormalWeb"/>
                                <w:spacing w:before="0" w:beforeAutospacing="0" w:after="0" w:afterAutospacing="0"/>
                                <w:jc w:val="both"/>
                              </w:pPr>
                              <w:r>
                                <w:rPr>
                                  <w:rFonts w:ascii="Arial" w:eastAsia="Times New Roman" w:hAnsi="Arial"/>
                                  <w:sz w:val="12"/>
                                  <w:szCs w:val="12"/>
                                  <w:lang w:val="fr-FR"/>
                                </w:rPr>
                                <w:t>No Cycle</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1" name="Zone de texte 92"/>
                        <wps:cNvSpPr txBox="1"/>
                        <wps:spPr>
                          <a:xfrm>
                            <a:off x="5280338" y="719847"/>
                            <a:ext cx="942168" cy="144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E6D808" w14:textId="77777777" w:rsidR="001C49CD" w:rsidRDefault="001C49CD" w:rsidP="00523E66">
                              <w:pPr>
                                <w:pStyle w:val="NormalWeb"/>
                                <w:spacing w:before="0" w:beforeAutospacing="0" w:after="0" w:afterAutospacing="0"/>
                                <w:jc w:val="both"/>
                              </w:pPr>
                              <w:r w:rsidRPr="00B7625F">
                                <w:rPr>
                                  <w:rFonts w:ascii="Arial" w:eastAsia="Times New Roman" w:hAnsi="Arial"/>
                                  <w:color w:val="5F497A" w:themeColor="accent4" w:themeShade="BF"/>
                                  <w:sz w:val="12"/>
                                  <w:szCs w:val="12"/>
                                  <w:lang w:val="en-US"/>
                                </w:rPr>
                                <w:t xml:space="preserve">No Cycle </w:t>
                              </w:r>
                              <w:r w:rsidRPr="00B7625F">
                                <w:rPr>
                                  <w:rFonts w:ascii="Arial" w:eastAsia="Times New Roman" w:hAnsi="Arial"/>
                                  <w:sz w:val="12"/>
                                  <w:szCs w:val="12"/>
                                  <w:lang w:val="en-US"/>
                                </w:rPr>
                                <w:t xml:space="preserve">or </w:t>
                              </w:r>
                              <w:r w:rsidRPr="00B7625F">
                                <w:rPr>
                                  <w:rFonts w:ascii="Arial" w:eastAsia="Times New Roman" w:hAnsi="Arial"/>
                                  <w:color w:val="E36C0A" w:themeColor="accent6" w:themeShade="BF"/>
                                  <w:sz w:val="12"/>
                                  <w:szCs w:val="12"/>
                                  <w:lang w:val="en-US"/>
                                </w:rPr>
                                <w:t>new cycle Id</w:t>
                              </w:r>
                            </w:p>
                            <w:p w14:paraId="53FA7994" w14:textId="77777777" w:rsidR="001C49CD" w:rsidRDefault="001C49CD" w:rsidP="007F16DF">
                              <w:pPr>
                                <w:pStyle w:val="NormalWeb"/>
                                <w:spacing w:before="0" w:beforeAutospacing="0" w:after="0" w:afterAutospacing="0"/>
                                <w:jc w:val="both"/>
                              </w:pPr>
                            </w:p>
                          </w:txbxContent>
                        </wps:txbx>
                        <wps:bodyPr rot="0" spcFirstLastPara="0" vert="horz" wrap="square" lIns="0" tIns="0" rIns="0" bIns="0" numCol="1" spcCol="0" rtlCol="0" fromWordArt="0" anchor="t" anchorCtr="0" forceAA="0" compatLnSpc="1">
                          <a:prstTxWarp prst="textNoShape">
                            <a:avLst/>
                          </a:prstTxWarp>
                          <a:noAutofit/>
                        </wps:bodyPr>
                      </wps:wsp>
                      <wps:wsp>
                        <wps:cNvPr id="212" name="Zone de texte 92"/>
                        <wps:cNvSpPr txBox="1"/>
                        <wps:spPr>
                          <a:xfrm>
                            <a:off x="2856536" y="1346357"/>
                            <a:ext cx="434340" cy="144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0D2821" w14:textId="77777777" w:rsidR="001C49CD" w:rsidRDefault="001C49CD" w:rsidP="007F16DF">
                              <w:pPr>
                                <w:pStyle w:val="NormalWeb"/>
                                <w:spacing w:before="0" w:beforeAutospacing="0" w:after="0" w:afterAutospacing="0"/>
                                <w:jc w:val="both"/>
                              </w:pPr>
                              <w:r>
                                <w:rPr>
                                  <w:rFonts w:ascii="Arial" w:eastAsia="Times New Roman" w:hAnsi="Arial"/>
                                  <w:sz w:val="12"/>
                                  <w:szCs w:val="12"/>
                                  <w:lang w:val="fr-FR"/>
                                </w:rPr>
                                <w:t>Cycle N</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3" name="Zone de texte 92"/>
                        <wps:cNvSpPr txBox="1"/>
                        <wps:spPr>
                          <a:xfrm>
                            <a:off x="361250" y="1746500"/>
                            <a:ext cx="372745" cy="144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062DA6" w14:textId="77777777" w:rsidR="001C49CD" w:rsidRPr="00E30E1E" w:rsidRDefault="001C49CD" w:rsidP="007F16DF">
                              <w:pPr>
                                <w:pStyle w:val="NormalWeb"/>
                                <w:spacing w:before="0" w:beforeAutospacing="0" w:after="0" w:afterAutospacing="0"/>
                                <w:jc w:val="both"/>
                              </w:pPr>
                              <w:r w:rsidRPr="00E30E1E">
                                <w:rPr>
                                  <w:rFonts w:ascii="Arial" w:eastAsia="Times New Roman" w:hAnsi="Arial"/>
                                  <w:sz w:val="12"/>
                                  <w:szCs w:val="12"/>
                                </w:rPr>
                                <w:t>No Step</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4" name="Zone de texte 92"/>
                        <wps:cNvSpPr txBox="1"/>
                        <wps:spPr>
                          <a:xfrm>
                            <a:off x="5279695" y="1741012"/>
                            <a:ext cx="768312" cy="1435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4C57F5" w14:textId="77777777" w:rsidR="001C49CD" w:rsidRDefault="001C49CD" w:rsidP="007F16DF">
                              <w:pPr>
                                <w:pStyle w:val="NormalWeb"/>
                                <w:spacing w:before="0" w:beforeAutospacing="0" w:after="0" w:afterAutospacing="0"/>
                                <w:jc w:val="both"/>
                              </w:pPr>
                              <w:r w:rsidRPr="001032EA">
                                <w:rPr>
                                  <w:rFonts w:ascii="Arial" w:eastAsia="Times New Roman" w:hAnsi="Arial"/>
                                  <w:color w:val="5F497A" w:themeColor="accent4" w:themeShade="BF"/>
                                  <w:sz w:val="12"/>
                                  <w:szCs w:val="12"/>
                                </w:rPr>
                                <w:t xml:space="preserve">No Step </w:t>
                              </w:r>
                              <w:r>
                                <w:rPr>
                                  <w:rFonts w:ascii="Arial" w:eastAsia="Times New Roman" w:hAnsi="Arial"/>
                                  <w:sz w:val="12"/>
                                  <w:szCs w:val="12"/>
                                </w:rPr>
                                <w:t xml:space="preserve">or </w:t>
                              </w:r>
                              <w:r w:rsidRPr="001032EA">
                                <w:rPr>
                                  <w:rFonts w:ascii="Arial" w:eastAsia="Times New Roman" w:hAnsi="Arial"/>
                                  <w:color w:val="E36C0A" w:themeColor="accent6" w:themeShade="BF"/>
                                  <w:sz w:val="12"/>
                                  <w:szCs w:val="12"/>
                                </w:rPr>
                                <w:t>Step 0</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5" name="Zone de texte 92"/>
                        <wps:cNvSpPr txBox="1"/>
                        <wps:spPr>
                          <a:xfrm>
                            <a:off x="1251278" y="1734202"/>
                            <a:ext cx="372110" cy="1435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351290" w14:textId="77777777" w:rsidR="001C49CD" w:rsidRPr="00E30E1E" w:rsidRDefault="001C49CD" w:rsidP="007F16DF">
                              <w:pPr>
                                <w:pStyle w:val="NormalWeb"/>
                                <w:spacing w:before="0" w:beforeAutospacing="0" w:after="0" w:afterAutospacing="0"/>
                                <w:jc w:val="both"/>
                              </w:pPr>
                              <w:r w:rsidRPr="00E30E1E">
                                <w:rPr>
                                  <w:rFonts w:ascii="Arial" w:eastAsia="Times New Roman" w:hAnsi="Arial"/>
                                  <w:sz w:val="12"/>
                                  <w:szCs w:val="12"/>
                                </w:rPr>
                                <w:t>Step 0</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6" name="Zone de texte 92"/>
                        <wps:cNvSpPr txBox="1"/>
                        <wps:spPr>
                          <a:xfrm>
                            <a:off x="2024187" y="1740510"/>
                            <a:ext cx="372110" cy="1435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8B13A2" w14:textId="77777777" w:rsidR="001C49CD" w:rsidRPr="00E30E1E" w:rsidRDefault="001C49CD" w:rsidP="007F16DF">
                              <w:pPr>
                                <w:pStyle w:val="NormalWeb"/>
                                <w:spacing w:before="0" w:beforeAutospacing="0" w:after="0" w:afterAutospacing="0"/>
                                <w:jc w:val="both"/>
                              </w:pPr>
                              <w:r w:rsidRPr="00E30E1E">
                                <w:rPr>
                                  <w:rFonts w:ascii="Arial" w:eastAsia="Times New Roman" w:hAnsi="Arial"/>
                                  <w:sz w:val="12"/>
                                  <w:szCs w:val="12"/>
                                </w:rPr>
                                <w:t>Step 1</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7" name="Zone de texte 92"/>
                        <wps:cNvSpPr txBox="1"/>
                        <wps:spPr>
                          <a:xfrm>
                            <a:off x="4588208" y="1733665"/>
                            <a:ext cx="372110" cy="1435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D9EE4C" w14:textId="77777777" w:rsidR="001C49CD" w:rsidRDefault="001C49CD" w:rsidP="007F16DF">
                              <w:pPr>
                                <w:pStyle w:val="NormalWeb"/>
                                <w:spacing w:before="0" w:beforeAutospacing="0" w:after="0" w:afterAutospacing="0"/>
                                <w:jc w:val="both"/>
                              </w:pPr>
                              <w:r>
                                <w:rPr>
                                  <w:rFonts w:ascii="Arial" w:eastAsia="Times New Roman" w:hAnsi="Arial"/>
                                  <w:sz w:val="12"/>
                                  <w:szCs w:val="12"/>
                                </w:rPr>
                                <w:t>Step m</w:t>
                              </w:r>
                            </w:p>
                          </w:txbxContent>
                        </wps:txbx>
                        <wps:bodyPr rot="0" spcFirstLastPara="0" vert="horz" wrap="square" lIns="0" tIns="0" rIns="0" bIns="0" numCol="1" spcCol="0" rtlCol="0" fromWordArt="0" anchor="t" anchorCtr="0" forceAA="0" compatLnSpc="1">
                          <a:prstTxWarp prst="textNoShape">
                            <a:avLst/>
                          </a:prstTxWarp>
                          <a:noAutofit/>
                        </wps:bodyPr>
                      </wps:wsp>
                      <wps:wsp>
                        <wps:cNvPr id="220" name="Connecteur droit 220"/>
                        <wps:cNvCnPr/>
                        <wps:spPr>
                          <a:xfrm>
                            <a:off x="1104520" y="2124151"/>
                            <a:ext cx="0" cy="169171"/>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221" name="Connecteur droit 221"/>
                        <wps:cNvCnPr/>
                        <wps:spPr>
                          <a:xfrm>
                            <a:off x="1299210" y="2124710"/>
                            <a:ext cx="0" cy="16891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222" name="Connecteur droit 222"/>
                        <wps:cNvCnPr/>
                        <wps:spPr>
                          <a:xfrm>
                            <a:off x="1501750" y="2125345"/>
                            <a:ext cx="0" cy="16827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223" name="Connecteur droit 223"/>
                        <wps:cNvCnPr/>
                        <wps:spPr>
                          <a:xfrm>
                            <a:off x="1675270" y="2124182"/>
                            <a:ext cx="0" cy="16827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224" name="Connecteur droit 224"/>
                        <wps:cNvCnPr/>
                        <wps:spPr>
                          <a:xfrm>
                            <a:off x="1857513" y="2124182"/>
                            <a:ext cx="0" cy="16891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225" name="Connecteur droit 225"/>
                        <wps:cNvCnPr/>
                        <wps:spPr>
                          <a:xfrm>
                            <a:off x="2051823" y="2124817"/>
                            <a:ext cx="0" cy="16827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226" name="Connecteur droit 226"/>
                        <wps:cNvCnPr/>
                        <wps:spPr>
                          <a:xfrm>
                            <a:off x="2240280" y="2125452"/>
                            <a:ext cx="0" cy="1676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227" name="Connecteur droit 227"/>
                        <wps:cNvCnPr/>
                        <wps:spPr>
                          <a:xfrm>
                            <a:off x="2414270" y="2124182"/>
                            <a:ext cx="0" cy="1676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228" name="Connecteur droit 228"/>
                        <wps:cNvCnPr/>
                        <wps:spPr>
                          <a:xfrm>
                            <a:off x="2603500" y="2124182"/>
                            <a:ext cx="0" cy="16891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229" name="Connecteur droit 229"/>
                        <wps:cNvCnPr/>
                        <wps:spPr>
                          <a:xfrm>
                            <a:off x="2797810" y="2124817"/>
                            <a:ext cx="0" cy="16827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230" name="Connecteur droit 230"/>
                        <wps:cNvCnPr/>
                        <wps:spPr>
                          <a:xfrm>
                            <a:off x="2990327" y="2125452"/>
                            <a:ext cx="0" cy="1676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231" name="Connecteur droit 231"/>
                        <wps:cNvCnPr/>
                        <wps:spPr>
                          <a:xfrm>
                            <a:off x="3174365" y="2124182"/>
                            <a:ext cx="0" cy="1676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414" name="Connecteur droit 414"/>
                        <wps:cNvCnPr/>
                        <wps:spPr>
                          <a:xfrm>
                            <a:off x="5225392" y="809595"/>
                            <a:ext cx="0" cy="2078083"/>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237" name="Connecteur droit 237"/>
                        <wps:cNvCnPr/>
                        <wps:spPr>
                          <a:xfrm>
                            <a:off x="4309042" y="2126645"/>
                            <a:ext cx="0" cy="1670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238" name="Connecteur droit 238"/>
                        <wps:cNvCnPr/>
                        <wps:spPr>
                          <a:xfrm>
                            <a:off x="4484370" y="2125452"/>
                            <a:ext cx="0" cy="1670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239" name="Connecteur droit 239"/>
                        <wps:cNvCnPr/>
                        <wps:spPr>
                          <a:xfrm>
                            <a:off x="4658360" y="2124182"/>
                            <a:ext cx="0" cy="1670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240" name="Connecteur droit 240"/>
                        <wps:cNvCnPr/>
                        <wps:spPr>
                          <a:xfrm>
                            <a:off x="4847590" y="2124182"/>
                            <a:ext cx="0" cy="16827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241" name="Connecteur droit 241"/>
                        <wps:cNvCnPr/>
                        <wps:spPr>
                          <a:xfrm>
                            <a:off x="5041900" y="2124817"/>
                            <a:ext cx="0" cy="1676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242" name="Connecteur droit 242"/>
                        <wps:cNvCnPr/>
                        <wps:spPr>
                          <a:xfrm>
                            <a:off x="5234305" y="2125452"/>
                            <a:ext cx="0" cy="1670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243" name="Connecteur droit 243"/>
                        <wps:cNvCnPr/>
                        <wps:spPr>
                          <a:xfrm>
                            <a:off x="5418455" y="2124182"/>
                            <a:ext cx="0" cy="1670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244" name="Connecteur droit 244"/>
                        <wps:cNvCnPr/>
                        <wps:spPr>
                          <a:xfrm>
                            <a:off x="169327" y="2123579"/>
                            <a:ext cx="0" cy="16891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245" name="Connecteur droit 245"/>
                        <wps:cNvCnPr/>
                        <wps:spPr>
                          <a:xfrm>
                            <a:off x="363637" y="2124214"/>
                            <a:ext cx="0" cy="16827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246" name="Connecteur droit 246"/>
                        <wps:cNvCnPr/>
                        <wps:spPr>
                          <a:xfrm>
                            <a:off x="566202" y="2124849"/>
                            <a:ext cx="0" cy="1676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247" name="Connecteur droit 247"/>
                        <wps:cNvCnPr/>
                        <wps:spPr>
                          <a:xfrm>
                            <a:off x="740192" y="2123579"/>
                            <a:ext cx="0" cy="1676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248" name="Connecteur droit 248"/>
                        <wps:cNvCnPr/>
                        <wps:spPr>
                          <a:xfrm>
                            <a:off x="922437" y="2123579"/>
                            <a:ext cx="0" cy="16827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249" name="Connecteur droit 249"/>
                        <wps:cNvCnPr/>
                        <wps:spPr>
                          <a:xfrm>
                            <a:off x="5591810" y="2127945"/>
                            <a:ext cx="0" cy="1670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250" name="Connecteur droit 250"/>
                        <wps:cNvCnPr/>
                        <wps:spPr>
                          <a:xfrm>
                            <a:off x="5784215" y="2128580"/>
                            <a:ext cx="0" cy="16637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251" name="Connecteur droit 251"/>
                        <wps:cNvCnPr/>
                        <wps:spPr>
                          <a:xfrm>
                            <a:off x="5968365" y="2127310"/>
                            <a:ext cx="0" cy="16637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252" name="Connecteur droit 252"/>
                        <wps:cNvCnPr/>
                        <wps:spPr>
                          <a:xfrm>
                            <a:off x="141121" y="2704732"/>
                            <a:ext cx="6007735" cy="0"/>
                          </a:xfrm>
                          <a:prstGeom prst="line">
                            <a:avLst/>
                          </a:prstGeom>
                          <a:ln>
                            <a:solidFill>
                              <a:schemeClr val="tx2"/>
                            </a:solidFill>
                            <a:tailEnd type="stealth"/>
                          </a:ln>
                        </wps:spPr>
                        <wps:style>
                          <a:lnRef idx="1">
                            <a:schemeClr val="accent1"/>
                          </a:lnRef>
                          <a:fillRef idx="0">
                            <a:schemeClr val="accent1"/>
                          </a:fillRef>
                          <a:effectRef idx="0">
                            <a:schemeClr val="accent1"/>
                          </a:effectRef>
                          <a:fontRef idx="minor">
                            <a:schemeClr val="tx1"/>
                          </a:fontRef>
                        </wps:style>
                        <wps:bodyPr/>
                      </wps:wsp>
                      <wps:wsp>
                        <wps:cNvPr id="253" name="Connecteur droit avec flèche 253"/>
                        <wps:cNvCnPr/>
                        <wps:spPr>
                          <a:xfrm flipV="1">
                            <a:off x="138581" y="2378977"/>
                            <a:ext cx="0" cy="325120"/>
                          </a:xfrm>
                          <a:prstGeom prst="straightConnector1">
                            <a:avLst/>
                          </a:prstGeom>
                          <a:ln>
                            <a:solidFill>
                              <a:schemeClr val="tx2"/>
                            </a:solidFill>
                            <a:tailEnd type="stealth"/>
                          </a:ln>
                        </wps:spPr>
                        <wps:style>
                          <a:lnRef idx="1">
                            <a:schemeClr val="accent1"/>
                          </a:lnRef>
                          <a:fillRef idx="0">
                            <a:schemeClr val="accent1"/>
                          </a:fillRef>
                          <a:effectRef idx="0">
                            <a:schemeClr val="accent1"/>
                          </a:effectRef>
                          <a:fontRef idx="minor">
                            <a:schemeClr val="tx1"/>
                          </a:fontRef>
                        </wps:style>
                        <wps:bodyPr/>
                      </wps:wsp>
                      <wps:wsp>
                        <wps:cNvPr id="254" name="Connecteur droit 254"/>
                        <wps:cNvCnPr/>
                        <wps:spPr>
                          <a:xfrm>
                            <a:off x="1105051" y="2535187"/>
                            <a:ext cx="0" cy="16891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255" name="Connecteur droit 255"/>
                        <wps:cNvCnPr/>
                        <wps:spPr>
                          <a:xfrm>
                            <a:off x="1299361" y="2535822"/>
                            <a:ext cx="0" cy="16827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256" name="Connecteur droit 256"/>
                        <wps:cNvCnPr/>
                        <wps:spPr>
                          <a:xfrm>
                            <a:off x="1501926" y="2536457"/>
                            <a:ext cx="0" cy="16764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257" name="Connecteur droit 257"/>
                        <wps:cNvCnPr/>
                        <wps:spPr>
                          <a:xfrm>
                            <a:off x="1675916" y="2535187"/>
                            <a:ext cx="0" cy="16764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258" name="Connecteur droit 258"/>
                        <wps:cNvCnPr/>
                        <wps:spPr>
                          <a:xfrm>
                            <a:off x="1858161" y="2535187"/>
                            <a:ext cx="0" cy="16827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259" name="Connecteur droit 259"/>
                        <wps:cNvCnPr/>
                        <wps:spPr>
                          <a:xfrm>
                            <a:off x="2052471" y="2535822"/>
                            <a:ext cx="0" cy="16764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260" name="Connecteur droit 260"/>
                        <wps:cNvCnPr/>
                        <wps:spPr>
                          <a:xfrm>
                            <a:off x="2240431" y="2536457"/>
                            <a:ext cx="0" cy="16700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261" name="Connecteur droit 261"/>
                        <wps:cNvCnPr/>
                        <wps:spPr>
                          <a:xfrm>
                            <a:off x="2414421" y="2535187"/>
                            <a:ext cx="0" cy="16700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262" name="Connecteur droit 262"/>
                        <wps:cNvCnPr/>
                        <wps:spPr>
                          <a:xfrm>
                            <a:off x="2603651" y="2535187"/>
                            <a:ext cx="0" cy="16827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263" name="Connecteur droit 263"/>
                        <wps:cNvCnPr/>
                        <wps:spPr>
                          <a:xfrm>
                            <a:off x="2797961" y="2535822"/>
                            <a:ext cx="0" cy="16764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264" name="Connecteur droit 264"/>
                        <wps:cNvCnPr/>
                        <wps:spPr>
                          <a:xfrm>
                            <a:off x="2990366" y="2536457"/>
                            <a:ext cx="0" cy="16700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265" name="Connecteur droit 265"/>
                        <wps:cNvCnPr/>
                        <wps:spPr>
                          <a:xfrm>
                            <a:off x="3174516" y="2535187"/>
                            <a:ext cx="0" cy="16700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271" name="Connecteur droit 271"/>
                        <wps:cNvCnPr/>
                        <wps:spPr>
                          <a:xfrm>
                            <a:off x="4309261" y="2537727"/>
                            <a:ext cx="0" cy="16637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272" name="Connecteur droit 272"/>
                        <wps:cNvCnPr/>
                        <wps:spPr>
                          <a:xfrm>
                            <a:off x="4484521" y="2536457"/>
                            <a:ext cx="0" cy="16637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273" name="Connecteur droit 273"/>
                        <wps:cNvCnPr/>
                        <wps:spPr>
                          <a:xfrm>
                            <a:off x="4658511" y="2535187"/>
                            <a:ext cx="0" cy="16637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274" name="Connecteur droit 274"/>
                        <wps:cNvCnPr/>
                        <wps:spPr>
                          <a:xfrm>
                            <a:off x="4847741" y="2535187"/>
                            <a:ext cx="0" cy="16764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275" name="Connecteur droit 275"/>
                        <wps:cNvCnPr/>
                        <wps:spPr>
                          <a:xfrm>
                            <a:off x="5042051" y="2535822"/>
                            <a:ext cx="0" cy="16700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276" name="Connecteur droit 276"/>
                        <wps:cNvCnPr/>
                        <wps:spPr>
                          <a:xfrm>
                            <a:off x="5234456" y="2536457"/>
                            <a:ext cx="0" cy="16637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277" name="Connecteur droit 277"/>
                        <wps:cNvCnPr/>
                        <wps:spPr>
                          <a:xfrm>
                            <a:off x="5418606" y="2535187"/>
                            <a:ext cx="0" cy="16637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278" name="Connecteur droit 278"/>
                        <wps:cNvCnPr/>
                        <wps:spPr>
                          <a:xfrm>
                            <a:off x="169696" y="2534552"/>
                            <a:ext cx="0" cy="16827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279" name="Connecteur droit 279"/>
                        <wps:cNvCnPr/>
                        <wps:spPr>
                          <a:xfrm>
                            <a:off x="364006" y="2535187"/>
                            <a:ext cx="0" cy="16764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280" name="Connecteur droit 280"/>
                        <wps:cNvCnPr/>
                        <wps:spPr>
                          <a:xfrm>
                            <a:off x="566571" y="2535822"/>
                            <a:ext cx="0" cy="16700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281" name="Connecteur droit 281"/>
                        <wps:cNvCnPr/>
                        <wps:spPr>
                          <a:xfrm>
                            <a:off x="740561" y="2534552"/>
                            <a:ext cx="0" cy="16700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282" name="Connecteur droit 282"/>
                        <wps:cNvCnPr/>
                        <wps:spPr>
                          <a:xfrm>
                            <a:off x="922806" y="2534552"/>
                            <a:ext cx="0" cy="16764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283" name="Connecteur droit 283"/>
                        <wps:cNvCnPr/>
                        <wps:spPr>
                          <a:xfrm>
                            <a:off x="5591961" y="2538997"/>
                            <a:ext cx="0" cy="16637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284" name="Connecteur droit 284"/>
                        <wps:cNvCnPr/>
                        <wps:spPr>
                          <a:xfrm>
                            <a:off x="5784366" y="2539632"/>
                            <a:ext cx="0" cy="16573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285" name="Connecteur droit 285"/>
                        <wps:cNvCnPr/>
                        <wps:spPr>
                          <a:xfrm>
                            <a:off x="5968516" y="2538362"/>
                            <a:ext cx="0" cy="16573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286" name="Connecteur droit 286"/>
                        <wps:cNvCnPr/>
                        <wps:spPr>
                          <a:xfrm>
                            <a:off x="1148715" y="2535868"/>
                            <a:ext cx="0" cy="16827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287" name="Connecteur droit 287"/>
                        <wps:cNvCnPr/>
                        <wps:spPr>
                          <a:xfrm>
                            <a:off x="1343025" y="2536503"/>
                            <a:ext cx="0" cy="16764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288" name="Connecteur droit 288"/>
                        <wps:cNvCnPr/>
                        <wps:spPr>
                          <a:xfrm>
                            <a:off x="1545590" y="2537138"/>
                            <a:ext cx="0" cy="16700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289" name="Connecteur droit 289"/>
                        <wps:cNvCnPr/>
                        <wps:spPr>
                          <a:xfrm>
                            <a:off x="1719580" y="2535868"/>
                            <a:ext cx="0" cy="16700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290" name="Connecteur droit 290"/>
                        <wps:cNvCnPr/>
                        <wps:spPr>
                          <a:xfrm>
                            <a:off x="1901825" y="2535868"/>
                            <a:ext cx="0" cy="16764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291" name="Connecteur droit 291"/>
                        <wps:cNvCnPr/>
                        <wps:spPr>
                          <a:xfrm>
                            <a:off x="2096135" y="2536503"/>
                            <a:ext cx="0" cy="16700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292" name="Connecteur droit 292"/>
                        <wps:cNvCnPr/>
                        <wps:spPr>
                          <a:xfrm>
                            <a:off x="2284095" y="2537138"/>
                            <a:ext cx="0" cy="16637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293" name="Connecteur droit 293"/>
                        <wps:cNvCnPr/>
                        <wps:spPr>
                          <a:xfrm>
                            <a:off x="2458085" y="2535868"/>
                            <a:ext cx="0" cy="16637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294" name="Connecteur droit 294"/>
                        <wps:cNvCnPr/>
                        <wps:spPr>
                          <a:xfrm>
                            <a:off x="2646680" y="2535868"/>
                            <a:ext cx="0" cy="16764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295" name="Connecteur droit 295"/>
                        <wps:cNvCnPr/>
                        <wps:spPr>
                          <a:xfrm>
                            <a:off x="2840990" y="2536503"/>
                            <a:ext cx="0" cy="16700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296" name="Connecteur droit 296"/>
                        <wps:cNvCnPr/>
                        <wps:spPr>
                          <a:xfrm>
                            <a:off x="3033395" y="2537138"/>
                            <a:ext cx="0" cy="16637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297" name="Connecteur droit 297"/>
                        <wps:cNvCnPr/>
                        <wps:spPr>
                          <a:xfrm>
                            <a:off x="3217545" y="2535868"/>
                            <a:ext cx="0" cy="16637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03" name="Connecteur droit 303"/>
                        <wps:cNvCnPr/>
                        <wps:spPr>
                          <a:xfrm>
                            <a:off x="4352290" y="2538408"/>
                            <a:ext cx="0" cy="16573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04" name="Connecteur droit 304"/>
                        <wps:cNvCnPr/>
                        <wps:spPr>
                          <a:xfrm>
                            <a:off x="4527550" y="2537138"/>
                            <a:ext cx="0" cy="16573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05" name="Connecteur droit 305"/>
                        <wps:cNvCnPr/>
                        <wps:spPr>
                          <a:xfrm>
                            <a:off x="4701540" y="2535868"/>
                            <a:ext cx="0" cy="16573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06" name="Connecteur droit 306"/>
                        <wps:cNvCnPr/>
                        <wps:spPr>
                          <a:xfrm>
                            <a:off x="4890770" y="2535868"/>
                            <a:ext cx="0" cy="16700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07" name="Connecteur droit 307"/>
                        <wps:cNvCnPr/>
                        <wps:spPr>
                          <a:xfrm>
                            <a:off x="5085080" y="2536503"/>
                            <a:ext cx="0" cy="16637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08" name="Connecteur droit 308"/>
                        <wps:cNvCnPr/>
                        <wps:spPr>
                          <a:xfrm>
                            <a:off x="5277485" y="2537138"/>
                            <a:ext cx="0" cy="16573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09" name="Connecteur droit 309"/>
                        <wps:cNvCnPr/>
                        <wps:spPr>
                          <a:xfrm>
                            <a:off x="5461635" y="2535868"/>
                            <a:ext cx="0" cy="16573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10" name="Connecteur droit 310"/>
                        <wps:cNvCnPr/>
                        <wps:spPr>
                          <a:xfrm>
                            <a:off x="213360" y="2535233"/>
                            <a:ext cx="0" cy="16764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11" name="Connecteur droit 311"/>
                        <wps:cNvCnPr/>
                        <wps:spPr>
                          <a:xfrm>
                            <a:off x="407670" y="2535868"/>
                            <a:ext cx="0" cy="16700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12" name="Connecteur droit 312"/>
                        <wps:cNvCnPr/>
                        <wps:spPr>
                          <a:xfrm>
                            <a:off x="610235" y="2536503"/>
                            <a:ext cx="0" cy="16637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13" name="Connecteur droit 313"/>
                        <wps:cNvCnPr/>
                        <wps:spPr>
                          <a:xfrm>
                            <a:off x="784225" y="2535233"/>
                            <a:ext cx="0" cy="16637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14" name="Connecteur droit 314"/>
                        <wps:cNvCnPr/>
                        <wps:spPr>
                          <a:xfrm>
                            <a:off x="966470" y="2535233"/>
                            <a:ext cx="0" cy="16700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15" name="Connecteur droit 315"/>
                        <wps:cNvCnPr/>
                        <wps:spPr>
                          <a:xfrm>
                            <a:off x="5634990" y="2539678"/>
                            <a:ext cx="0" cy="16573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16" name="Connecteur droit 316"/>
                        <wps:cNvCnPr/>
                        <wps:spPr>
                          <a:xfrm>
                            <a:off x="5827395" y="2540313"/>
                            <a:ext cx="0" cy="16510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17" name="Connecteur droit 317"/>
                        <wps:cNvCnPr/>
                        <wps:spPr>
                          <a:xfrm>
                            <a:off x="6011545" y="2539043"/>
                            <a:ext cx="0" cy="16510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18" name="Connecteur droit 318"/>
                        <wps:cNvCnPr/>
                        <wps:spPr>
                          <a:xfrm>
                            <a:off x="1185545" y="2538095"/>
                            <a:ext cx="0" cy="16827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19" name="Connecteur droit 319"/>
                        <wps:cNvCnPr/>
                        <wps:spPr>
                          <a:xfrm>
                            <a:off x="1379855" y="2538730"/>
                            <a:ext cx="0" cy="16764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20" name="Connecteur droit 320"/>
                        <wps:cNvCnPr/>
                        <wps:spPr>
                          <a:xfrm>
                            <a:off x="1582420" y="2539365"/>
                            <a:ext cx="0" cy="16700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21" name="Connecteur droit 321"/>
                        <wps:cNvCnPr/>
                        <wps:spPr>
                          <a:xfrm>
                            <a:off x="1756410" y="2538095"/>
                            <a:ext cx="0" cy="16700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22" name="Connecteur droit 322"/>
                        <wps:cNvCnPr/>
                        <wps:spPr>
                          <a:xfrm>
                            <a:off x="1938655" y="2538095"/>
                            <a:ext cx="0" cy="16764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23" name="Connecteur droit 323"/>
                        <wps:cNvCnPr/>
                        <wps:spPr>
                          <a:xfrm>
                            <a:off x="2132965" y="2538730"/>
                            <a:ext cx="0" cy="16700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24" name="Connecteur droit 324"/>
                        <wps:cNvCnPr/>
                        <wps:spPr>
                          <a:xfrm>
                            <a:off x="2320925" y="2539365"/>
                            <a:ext cx="0" cy="16637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25" name="Connecteur droit 325"/>
                        <wps:cNvCnPr/>
                        <wps:spPr>
                          <a:xfrm>
                            <a:off x="2494915" y="2538095"/>
                            <a:ext cx="0" cy="16637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26" name="Connecteur droit 326"/>
                        <wps:cNvCnPr/>
                        <wps:spPr>
                          <a:xfrm>
                            <a:off x="2683510" y="2538095"/>
                            <a:ext cx="0" cy="16764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27" name="Connecteur droit 327"/>
                        <wps:cNvCnPr/>
                        <wps:spPr>
                          <a:xfrm>
                            <a:off x="2877820" y="2538730"/>
                            <a:ext cx="0" cy="16700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28" name="Connecteur droit 328"/>
                        <wps:cNvCnPr/>
                        <wps:spPr>
                          <a:xfrm>
                            <a:off x="3070225" y="2539365"/>
                            <a:ext cx="0" cy="16637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29" name="Connecteur droit 329"/>
                        <wps:cNvCnPr/>
                        <wps:spPr>
                          <a:xfrm>
                            <a:off x="3254375" y="2538095"/>
                            <a:ext cx="0" cy="16637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35" name="Connecteur droit 335"/>
                        <wps:cNvCnPr/>
                        <wps:spPr>
                          <a:xfrm>
                            <a:off x="4389120" y="2540635"/>
                            <a:ext cx="0" cy="16573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36" name="Connecteur droit 336"/>
                        <wps:cNvCnPr/>
                        <wps:spPr>
                          <a:xfrm>
                            <a:off x="4564380" y="2539365"/>
                            <a:ext cx="0" cy="16573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37" name="Connecteur droit 337"/>
                        <wps:cNvCnPr/>
                        <wps:spPr>
                          <a:xfrm>
                            <a:off x="4738370" y="2538095"/>
                            <a:ext cx="0" cy="16573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38" name="Connecteur droit 338"/>
                        <wps:cNvCnPr/>
                        <wps:spPr>
                          <a:xfrm>
                            <a:off x="4927600" y="2538095"/>
                            <a:ext cx="0" cy="16700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39" name="Connecteur droit 339"/>
                        <wps:cNvCnPr/>
                        <wps:spPr>
                          <a:xfrm>
                            <a:off x="5121910" y="2538730"/>
                            <a:ext cx="0" cy="16637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40" name="Connecteur droit 340"/>
                        <wps:cNvCnPr/>
                        <wps:spPr>
                          <a:xfrm>
                            <a:off x="5314315" y="2539365"/>
                            <a:ext cx="0" cy="16573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41" name="Connecteur droit 341"/>
                        <wps:cNvCnPr/>
                        <wps:spPr>
                          <a:xfrm>
                            <a:off x="5498465" y="2538095"/>
                            <a:ext cx="0" cy="16573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42" name="Connecteur droit 342"/>
                        <wps:cNvCnPr/>
                        <wps:spPr>
                          <a:xfrm>
                            <a:off x="250190" y="2537460"/>
                            <a:ext cx="0" cy="16764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43" name="Connecteur droit 343"/>
                        <wps:cNvCnPr/>
                        <wps:spPr>
                          <a:xfrm>
                            <a:off x="444500" y="2538095"/>
                            <a:ext cx="0" cy="16700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44" name="Connecteur droit 344"/>
                        <wps:cNvCnPr/>
                        <wps:spPr>
                          <a:xfrm>
                            <a:off x="647065" y="2538730"/>
                            <a:ext cx="0" cy="16637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45" name="Connecteur droit 345"/>
                        <wps:cNvCnPr/>
                        <wps:spPr>
                          <a:xfrm>
                            <a:off x="821055" y="2537460"/>
                            <a:ext cx="0" cy="16637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46" name="Connecteur droit 346"/>
                        <wps:cNvCnPr/>
                        <wps:spPr>
                          <a:xfrm>
                            <a:off x="1003300" y="2537460"/>
                            <a:ext cx="0" cy="16700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47" name="Connecteur droit 347"/>
                        <wps:cNvCnPr/>
                        <wps:spPr>
                          <a:xfrm>
                            <a:off x="5671820" y="2541905"/>
                            <a:ext cx="0" cy="16573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48" name="Connecteur droit 348"/>
                        <wps:cNvCnPr/>
                        <wps:spPr>
                          <a:xfrm>
                            <a:off x="5864225" y="2542540"/>
                            <a:ext cx="0" cy="16510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49" name="Connecteur droit 349"/>
                        <wps:cNvCnPr/>
                        <wps:spPr>
                          <a:xfrm>
                            <a:off x="6048375" y="2541270"/>
                            <a:ext cx="0" cy="16510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50" name="Connecteur droit 350"/>
                        <wps:cNvCnPr/>
                        <wps:spPr>
                          <a:xfrm>
                            <a:off x="1223645" y="2541270"/>
                            <a:ext cx="0" cy="16827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51" name="Connecteur droit 351"/>
                        <wps:cNvCnPr/>
                        <wps:spPr>
                          <a:xfrm>
                            <a:off x="1417955" y="2541905"/>
                            <a:ext cx="0" cy="16764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52" name="Connecteur droit 352"/>
                        <wps:cNvCnPr/>
                        <wps:spPr>
                          <a:xfrm>
                            <a:off x="1620520" y="2542540"/>
                            <a:ext cx="0" cy="16700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53" name="Connecteur droit 353"/>
                        <wps:cNvCnPr/>
                        <wps:spPr>
                          <a:xfrm>
                            <a:off x="1794510" y="2541270"/>
                            <a:ext cx="0" cy="16700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54" name="Connecteur droit 354"/>
                        <wps:cNvCnPr/>
                        <wps:spPr>
                          <a:xfrm>
                            <a:off x="1976755" y="2541270"/>
                            <a:ext cx="0" cy="16764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55" name="Connecteur droit 355"/>
                        <wps:cNvCnPr/>
                        <wps:spPr>
                          <a:xfrm>
                            <a:off x="2171065" y="2541905"/>
                            <a:ext cx="0" cy="16700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56" name="Connecteur droit 356"/>
                        <wps:cNvCnPr/>
                        <wps:spPr>
                          <a:xfrm>
                            <a:off x="2359025" y="2542540"/>
                            <a:ext cx="0" cy="16637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57" name="Connecteur droit 357"/>
                        <wps:cNvCnPr/>
                        <wps:spPr>
                          <a:xfrm>
                            <a:off x="2533015" y="2541270"/>
                            <a:ext cx="0" cy="16637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58" name="Connecteur droit 358"/>
                        <wps:cNvCnPr/>
                        <wps:spPr>
                          <a:xfrm>
                            <a:off x="2721610" y="2541270"/>
                            <a:ext cx="0" cy="16764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59" name="Connecteur droit 359"/>
                        <wps:cNvCnPr/>
                        <wps:spPr>
                          <a:xfrm>
                            <a:off x="2915920" y="2541905"/>
                            <a:ext cx="0" cy="16700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60" name="Connecteur droit 360"/>
                        <wps:cNvCnPr/>
                        <wps:spPr>
                          <a:xfrm>
                            <a:off x="3108325" y="2542540"/>
                            <a:ext cx="0" cy="16637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66" name="Connecteur droit 366"/>
                        <wps:cNvCnPr/>
                        <wps:spPr>
                          <a:xfrm>
                            <a:off x="4243070" y="2545080"/>
                            <a:ext cx="0" cy="16573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67" name="Connecteur droit 367"/>
                        <wps:cNvCnPr/>
                        <wps:spPr>
                          <a:xfrm>
                            <a:off x="4427220" y="2543810"/>
                            <a:ext cx="0" cy="16573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68" name="Connecteur droit 368"/>
                        <wps:cNvCnPr/>
                        <wps:spPr>
                          <a:xfrm>
                            <a:off x="4602480" y="2542540"/>
                            <a:ext cx="0" cy="16573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69" name="Connecteur droit 369"/>
                        <wps:cNvCnPr/>
                        <wps:spPr>
                          <a:xfrm>
                            <a:off x="4776470" y="2541270"/>
                            <a:ext cx="0" cy="16573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70" name="Connecteur droit 370"/>
                        <wps:cNvCnPr/>
                        <wps:spPr>
                          <a:xfrm>
                            <a:off x="4965700" y="2541270"/>
                            <a:ext cx="0" cy="16700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71" name="Connecteur droit 371"/>
                        <wps:cNvCnPr/>
                        <wps:spPr>
                          <a:xfrm>
                            <a:off x="5160010" y="2541905"/>
                            <a:ext cx="0" cy="16637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72" name="Connecteur droit 372"/>
                        <wps:cNvCnPr/>
                        <wps:spPr>
                          <a:xfrm>
                            <a:off x="5352415" y="2542540"/>
                            <a:ext cx="0" cy="16573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73" name="Connecteur droit 373"/>
                        <wps:cNvCnPr/>
                        <wps:spPr>
                          <a:xfrm>
                            <a:off x="5536565" y="2541270"/>
                            <a:ext cx="0" cy="16573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74" name="Connecteur droit 374"/>
                        <wps:cNvCnPr/>
                        <wps:spPr>
                          <a:xfrm>
                            <a:off x="288290" y="2540635"/>
                            <a:ext cx="0" cy="16764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75" name="Connecteur droit 375"/>
                        <wps:cNvCnPr/>
                        <wps:spPr>
                          <a:xfrm>
                            <a:off x="482600" y="2541270"/>
                            <a:ext cx="0" cy="16700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76" name="Connecteur droit 376"/>
                        <wps:cNvCnPr/>
                        <wps:spPr>
                          <a:xfrm>
                            <a:off x="685165" y="2541905"/>
                            <a:ext cx="0" cy="16637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77" name="Connecteur droit 377"/>
                        <wps:cNvCnPr/>
                        <wps:spPr>
                          <a:xfrm>
                            <a:off x="859155" y="2540635"/>
                            <a:ext cx="0" cy="16637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78" name="Connecteur droit 378"/>
                        <wps:cNvCnPr/>
                        <wps:spPr>
                          <a:xfrm>
                            <a:off x="1041400" y="2540635"/>
                            <a:ext cx="0" cy="16700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79" name="Connecteur droit 379"/>
                        <wps:cNvCnPr/>
                        <wps:spPr>
                          <a:xfrm>
                            <a:off x="5709920" y="2545080"/>
                            <a:ext cx="0" cy="16573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80" name="Connecteur droit 380"/>
                        <wps:cNvCnPr/>
                        <wps:spPr>
                          <a:xfrm>
                            <a:off x="5902325" y="2545715"/>
                            <a:ext cx="0" cy="16510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81" name="Connecteur droit 381"/>
                        <wps:cNvCnPr/>
                        <wps:spPr>
                          <a:xfrm>
                            <a:off x="6086475" y="2544445"/>
                            <a:ext cx="0" cy="16510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82" name="Connecteur droit 382"/>
                        <wps:cNvCnPr/>
                        <wps:spPr>
                          <a:xfrm>
                            <a:off x="1259840" y="2541270"/>
                            <a:ext cx="0" cy="16827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83" name="Connecteur droit 383"/>
                        <wps:cNvCnPr/>
                        <wps:spPr>
                          <a:xfrm>
                            <a:off x="1454150" y="2541905"/>
                            <a:ext cx="0" cy="16764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84" name="Connecteur droit 384"/>
                        <wps:cNvCnPr/>
                        <wps:spPr>
                          <a:xfrm>
                            <a:off x="1656715" y="2542540"/>
                            <a:ext cx="0" cy="16700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85" name="Connecteur droit 385"/>
                        <wps:cNvCnPr/>
                        <wps:spPr>
                          <a:xfrm>
                            <a:off x="1830705" y="2541270"/>
                            <a:ext cx="0" cy="16700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86" name="Connecteur droit 386"/>
                        <wps:cNvCnPr/>
                        <wps:spPr>
                          <a:xfrm>
                            <a:off x="2012950" y="2541270"/>
                            <a:ext cx="0" cy="16764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87" name="Connecteur droit 387"/>
                        <wps:cNvCnPr/>
                        <wps:spPr>
                          <a:xfrm>
                            <a:off x="2207260" y="2541905"/>
                            <a:ext cx="0" cy="16700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88" name="Connecteur droit 388"/>
                        <wps:cNvCnPr/>
                        <wps:spPr>
                          <a:xfrm>
                            <a:off x="2395220" y="2542540"/>
                            <a:ext cx="0" cy="16637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89" name="Connecteur droit 389"/>
                        <wps:cNvCnPr/>
                        <wps:spPr>
                          <a:xfrm>
                            <a:off x="2569210" y="2541270"/>
                            <a:ext cx="0" cy="16637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90" name="Connecteur droit 390"/>
                        <wps:cNvCnPr/>
                        <wps:spPr>
                          <a:xfrm>
                            <a:off x="2757805" y="2541270"/>
                            <a:ext cx="0" cy="16764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91" name="Connecteur droit 391"/>
                        <wps:cNvCnPr/>
                        <wps:spPr>
                          <a:xfrm>
                            <a:off x="2952115" y="2541905"/>
                            <a:ext cx="0" cy="16700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92" name="Connecteur droit 392"/>
                        <wps:cNvCnPr/>
                        <wps:spPr>
                          <a:xfrm>
                            <a:off x="3144520" y="2542540"/>
                            <a:ext cx="0" cy="16637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98" name="Connecteur droit 398"/>
                        <wps:cNvCnPr/>
                        <wps:spPr>
                          <a:xfrm>
                            <a:off x="4279265" y="2545080"/>
                            <a:ext cx="0" cy="16573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99" name="Connecteur droit 399"/>
                        <wps:cNvCnPr/>
                        <wps:spPr>
                          <a:xfrm>
                            <a:off x="4463415" y="2543810"/>
                            <a:ext cx="0" cy="16573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00" name="Connecteur droit 400"/>
                        <wps:cNvCnPr/>
                        <wps:spPr>
                          <a:xfrm>
                            <a:off x="4638675" y="2542540"/>
                            <a:ext cx="0" cy="16573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01" name="Connecteur droit 401"/>
                        <wps:cNvCnPr/>
                        <wps:spPr>
                          <a:xfrm>
                            <a:off x="4812665" y="2541270"/>
                            <a:ext cx="0" cy="16573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02" name="Connecteur droit 402"/>
                        <wps:cNvCnPr/>
                        <wps:spPr>
                          <a:xfrm>
                            <a:off x="5001895" y="2541270"/>
                            <a:ext cx="0" cy="16700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03" name="Connecteur droit 403"/>
                        <wps:cNvCnPr/>
                        <wps:spPr>
                          <a:xfrm>
                            <a:off x="5196205" y="2541905"/>
                            <a:ext cx="0" cy="16637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04" name="Connecteur droit 404"/>
                        <wps:cNvCnPr/>
                        <wps:spPr>
                          <a:xfrm>
                            <a:off x="5388610" y="2542540"/>
                            <a:ext cx="0" cy="16573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05" name="Connecteur droit 405"/>
                        <wps:cNvCnPr/>
                        <wps:spPr>
                          <a:xfrm>
                            <a:off x="5572760" y="2541270"/>
                            <a:ext cx="0" cy="16573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06" name="Connecteur droit 406"/>
                        <wps:cNvCnPr/>
                        <wps:spPr>
                          <a:xfrm>
                            <a:off x="324485" y="2540635"/>
                            <a:ext cx="0" cy="16764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07" name="Connecteur droit 407"/>
                        <wps:cNvCnPr/>
                        <wps:spPr>
                          <a:xfrm>
                            <a:off x="518795" y="2541270"/>
                            <a:ext cx="0" cy="16700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08" name="Connecteur droit 408"/>
                        <wps:cNvCnPr/>
                        <wps:spPr>
                          <a:xfrm>
                            <a:off x="721360" y="2541905"/>
                            <a:ext cx="0" cy="16637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09" name="Connecteur droit 409"/>
                        <wps:cNvCnPr/>
                        <wps:spPr>
                          <a:xfrm>
                            <a:off x="895350" y="2540635"/>
                            <a:ext cx="0" cy="16637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10" name="Connecteur droit 410"/>
                        <wps:cNvCnPr/>
                        <wps:spPr>
                          <a:xfrm>
                            <a:off x="1077595" y="2540635"/>
                            <a:ext cx="0" cy="16700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11" name="Connecteur droit 411"/>
                        <wps:cNvCnPr/>
                        <wps:spPr>
                          <a:xfrm>
                            <a:off x="5746115" y="2545080"/>
                            <a:ext cx="0" cy="16573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12" name="Connecteur droit 412"/>
                        <wps:cNvCnPr/>
                        <wps:spPr>
                          <a:xfrm>
                            <a:off x="5938520" y="2545715"/>
                            <a:ext cx="0" cy="16510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13" name="Connecteur droit 413"/>
                        <wps:cNvCnPr/>
                        <wps:spPr>
                          <a:xfrm>
                            <a:off x="6122670" y="2544445"/>
                            <a:ext cx="0" cy="165100"/>
                          </a:xfrm>
                          <a:prstGeom prst="line">
                            <a:avLst/>
                          </a:prstGeom>
                        </wps:spPr>
                        <wps:style>
                          <a:lnRef idx="1">
                            <a:schemeClr val="accent3"/>
                          </a:lnRef>
                          <a:fillRef idx="0">
                            <a:schemeClr val="accent3"/>
                          </a:fillRef>
                          <a:effectRef idx="0">
                            <a:schemeClr val="accent3"/>
                          </a:effectRef>
                          <a:fontRef idx="minor">
                            <a:schemeClr val="tx1"/>
                          </a:fontRef>
                        </wps:style>
                        <wps:bodyPr/>
                      </wps:wsp>
                      <wpg:wgp>
                        <wpg:cNvPr id="680" name="Groupe 680"/>
                        <wpg:cNvGrpSpPr/>
                        <wpg:grpSpPr>
                          <a:xfrm>
                            <a:off x="4992240" y="1318153"/>
                            <a:ext cx="107950" cy="177800"/>
                            <a:chOff x="0" y="0"/>
                            <a:chExt cx="108680" cy="179066"/>
                          </a:xfrm>
                        </wpg:grpSpPr>
                        <wps:wsp>
                          <wps:cNvPr id="681" name="Connecteur droit 681"/>
                          <wps:cNvCnPr/>
                          <wps:spPr>
                            <a:xfrm flipH="1">
                              <a:off x="105" y="0"/>
                              <a:ext cx="108466" cy="17906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2" name="Connecteur droit 682"/>
                          <wps:cNvCnPr/>
                          <wps:spPr>
                            <a:xfrm>
                              <a:off x="0" y="0"/>
                              <a:ext cx="108680" cy="179066"/>
                            </a:xfrm>
                            <a:prstGeom prst="line">
                              <a:avLst/>
                            </a:prstGeom>
                          </wps:spPr>
                          <wps:style>
                            <a:lnRef idx="1">
                              <a:schemeClr val="accent1"/>
                            </a:lnRef>
                            <a:fillRef idx="0">
                              <a:schemeClr val="accent1"/>
                            </a:fillRef>
                            <a:effectRef idx="0">
                              <a:schemeClr val="accent1"/>
                            </a:effectRef>
                            <a:fontRef idx="minor">
                              <a:schemeClr val="tx1"/>
                            </a:fontRef>
                          </wps:style>
                          <wps:bodyPr/>
                        </wps:wsp>
                      </wpg:wgp>
                      <wpg:wgp>
                        <wpg:cNvPr id="683" name="Groupe 683"/>
                        <wpg:cNvGrpSpPr/>
                        <wpg:grpSpPr>
                          <a:xfrm>
                            <a:off x="5173041" y="1715143"/>
                            <a:ext cx="107315" cy="177165"/>
                            <a:chOff x="0" y="0"/>
                            <a:chExt cx="108680" cy="179066"/>
                          </a:xfrm>
                        </wpg:grpSpPr>
                        <wps:wsp>
                          <wps:cNvPr id="684" name="Connecteur droit 684"/>
                          <wps:cNvCnPr/>
                          <wps:spPr>
                            <a:xfrm flipH="1">
                              <a:off x="105" y="0"/>
                              <a:ext cx="108466" cy="17906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5" name="Connecteur droit 685"/>
                          <wps:cNvCnPr/>
                          <wps:spPr>
                            <a:xfrm>
                              <a:off x="0" y="0"/>
                              <a:ext cx="108680" cy="179066"/>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686" name="Connecteur droit 686"/>
                        <wps:cNvCnPr/>
                        <wps:spPr>
                          <a:xfrm>
                            <a:off x="5103403" y="1319791"/>
                            <a:ext cx="7356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7" name="Connecteur droit 687"/>
                        <wps:cNvCnPr/>
                        <wps:spPr>
                          <a:xfrm>
                            <a:off x="5097712" y="1707436"/>
                            <a:ext cx="75118" cy="55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0" name="Zone de texte 92"/>
                        <wps:cNvSpPr txBox="1"/>
                        <wps:spPr>
                          <a:xfrm>
                            <a:off x="4519200" y="1150818"/>
                            <a:ext cx="450747" cy="14351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5CA6B621" w14:textId="77777777" w:rsidR="001C49CD" w:rsidRDefault="001C49CD" w:rsidP="001032EA">
                              <w:pPr>
                                <w:pStyle w:val="NormalWeb"/>
                                <w:spacing w:before="0" w:beforeAutospacing="0" w:after="0" w:afterAutospacing="0"/>
                                <w:jc w:val="both"/>
                              </w:pPr>
                              <w:r>
                                <w:rPr>
                                  <w:rFonts w:ascii="Arial" w:eastAsia="Times New Roman" w:hAnsi="Arial"/>
                                  <w:sz w:val="12"/>
                                  <w:szCs w:val="12"/>
                                  <w:lang w:val="fr-FR"/>
                                </w:rPr>
                                <w:t>No Cycle</w:t>
                              </w:r>
                            </w:p>
                          </w:txbxContent>
                        </wps:txbx>
                        <wps:bodyPr rot="0" spcFirstLastPara="0" vert="horz" wrap="square" lIns="36000" tIns="0" rIns="36000" bIns="0" numCol="1" spcCol="0" rtlCol="0" fromWordArt="0" anchor="t" anchorCtr="0" forceAA="0" compatLnSpc="1">
                          <a:prstTxWarp prst="textNoShape">
                            <a:avLst/>
                          </a:prstTxWarp>
                          <a:noAutofit/>
                        </wps:bodyPr>
                      </wps:wsp>
                      <wps:wsp>
                        <wps:cNvPr id="691" name="Connecteur droit 691"/>
                        <wps:cNvCnPr>
                          <a:stCxn id="690" idx="3"/>
                        </wps:cNvCnPr>
                        <wps:spPr>
                          <a:xfrm>
                            <a:off x="4969947" y="1222573"/>
                            <a:ext cx="171246" cy="171436"/>
                          </a:xfrm>
                          <a:prstGeom prst="line">
                            <a:avLst/>
                          </a:prstGeom>
                          <a:ln>
                            <a:tailEnd type="oval"/>
                          </a:ln>
                        </wps:spPr>
                        <wps:style>
                          <a:lnRef idx="1">
                            <a:schemeClr val="accent1"/>
                          </a:lnRef>
                          <a:fillRef idx="0">
                            <a:schemeClr val="accent1"/>
                          </a:fillRef>
                          <a:effectRef idx="0">
                            <a:schemeClr val="accent1"/>
                          </a:effectRef>
                          <a:fontRef idx="minor">
                            <a:schemeClr val="tx1"/>
                          </a:fontRef>
                        </wps:style>
                        <wps:bodyPr/>
                      </wps:wsp>
                      <wps:wsp>
                        <wps:cNvPr id="692" name="Zone de texte 92"/>
                        <wps:cNvSpPr txBox="1"/>
                        <wps:spPr>
                          <a:xfrm>
                            <a:off x="4505039" y="1547229"/>
                            <a:ext cx="450215" cy="142875"/>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343E8236" w14:textId="77777777" w:rsidR="001C49CD" w:rsidRPr="001635C0" w:rsidRDefault="001C49CD" w:rsidP="007E2EF5">
                              <w:pPr>
                                <w:pStyle w:val="NormalWeb"/>
                                <w:spacing w:before="0" w:beforeAutospacing="0" w:after="0" w:afterAutospacing="0"/>
                                <w:jc w:val="both"/>
                              </w:pPr>
                              <w:r w:rsidRPr="001635C0">
                                <w:rPr>
                                  <w:rFonts w:ascii="Arial" w:eastAsia="Times New Roman" w:hAnsi="Arial"/>
                                  <w:sz w:val="12"/>
                                  <w:szCs w:val="12"/>
                                </w:rPr>
                                <w:t>No Step</w:t>
                              </w:r>
                            </w:p>
                          </w:txbxContent>
                        </wps:txbx>
                        <wps:bodyPr rot="0" spcFirstLastPara="0" vert="horz" wrap="square" lIns="36000" tIns="0" rIns="36000" bIns="0" numCol="1" spcCol="0" rtlCol="0" fromWordArt="0" anchor="t" anchorCtr="0" forceAA="0" compatLnSpc="1">
                          <a:prstTxWarp prst="textNoShape">
                            <a:avLst/>
                          </a:prstTxWarp>
                          <a:noAutofit/>
                        </wps:bodyPr>
                      </wps:wsp>
                      <wps:wsp>
                        <wps:cNvPr id="693" name="Connecteur droit 693"/>
                        <wps:cNvCnPr/>
                        <wps:spPr>
                          <a:xfrm>
                            <a:off x="4955889" y="1618984"/>
                            <a:ext cx="185420" cy="171450"/>
                          </a:xfrm>
                          <a:prstGeom prst="line">
                            <a:avLst/>
                          </a:prstGeom>
                          <a:ln>
                            <a:tailEnd type="oval"/>
                          </a:ln>
                        </wps:spPr>
                        <wps:style>
                          <a:lnRef idx="1">
                            <a:schemeClr val="accent1"/>
                          </a:lnRef>
                          <a:fillRef idx="0">
                            <a:schemeClr val="accent1"/>
                          </a:fillRef>
                          <a:effectRef idx="0">
                            <a:schemeClr val="accent1"/>
                          </a:effectRef>
                          <a:fontRef idx="minor">
                            <a:schemeClr val="tx1"/>
                          </a:fontRef>
                        </wps:style>
                        <wps:bodyPr/>
                      </wps:wsp>
                      <wps:wsp>
                        <wps:cNvPr id="694" name="Accolade fermante 694"/>
                        <wps:cNvSpPr/>
                        <wps:spPr>
                          <a:xfrm rot="5400000">
                            <a:off x="550433" y="2392172"/>
                            <a:ext cx="148222" cy="957693"/>
                          </a:xfrm>
                          <a:prstGeom prst="rightBrace">
                            <a:avLst>
                              <a:gd name="adj1" fmla="val 35610"/>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6" name="Accolade fermante 696"/>
                        <wps:cNvSpPr/>
                        <wps:spPr>
                          <a:xfrm rot="5400000">
                            <a:off x="3000300" y="903245"/>
                            <a:ext cx="146315" cy="3936655"/>
                          </a:xfrm>
                          <a:prstGeom prst="rightBrace">
                            <a:avLst>
                              <a:gd name="adj1" fmla="val 35610"/>
                              <a:gd name="adj2" fmla="val 50000"/>
                            </a:avLst>
                          </a:prstGeom>
                        </wps:spPr>
                        <wps:style>
                          <a:lnRef idx="1">
                            <a:schemeClr val="accent1"/>
                          </a:lnRef>
                          <a:fillRef idx="0">
                            <a:schemeClr val="accent1"/>
                          </a:fillRef>
                          <a:effectRef idx="0">
                            <a:schemeClr val="accent1"/>
                          </a:effectRef>
                          <a:fontRef idx="minor">
                            <a:schemeClr val="tx1"/>
                          </a:fontRef>
                        </wps:style>
                        <wps:txbx>
                          <w:txbxContent>
                            <w:p w14:paraId="358E3BB1" w14:textId="77777777" w:rsidR="001C49CD" w:rsidRDefault="001C49CD" w:rsidP="00410C4C"/>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7" name="Accolade fermante 697"/>
                        <wps:cNvSpPr/>
                        <wps:spPr>
                          <a:xfrm rot="5400000">
                            <a:off x="5062074" y="2781134"/>
                            <a:ext cx="146665" cy="179734"/>
                          </a:xfrm>
                          <a:prstGeom prst="rightBrace">
                            <a:avLst>
                              <a:gd name="adj1" fmla="val 35610"/>
                              <a:gd name="adj2" fmla="val 50000"/>
                            </a:avLst>
                          </a:prstGeom>
                        </wps:spPr>
                        <wps:style>
                          <a:lnRef idx="1">
                            <a:schemeClr val="accent1"/>
                          </a:lnRef>
                          <a:fillRef idx="0">
                            <a:schemeClr val="accent1"/>
                          </a:fillRef>
                          <a:effectRef idx="0">
                            <a:schemeClr val="accent1"/>
                          </a:effectRef>
                          <a:fontRef idx="minor">
                            <a:schemeClr val="tx1"/>
                          </a:fontRef>
                        </wps:style>
                        <wps:txbx>
                          <w:txbxContent>
                            <w:p w14:paraId="5FE79745" w14:textId="77777777" w:rsidR="001C49CD" w:rsidRDefault="001C49CD" w:rsidP="00410C4C"/>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8" name="Accolade fermante 698"/>
                        <wps:cNvSpPr/>
                        <wps:spPr>
                          <a:xfrm rot="5400000">
                            <a:off x="5581965" y="2461977"/>
                            <a:ext cx="147954" cy="860789"/>
                          </a:xfrm>
                          <a:prstGeom prst="rightBrace">
                            <a:avLst>
                              <a:gd name="adj1" fmla="val 35610"/>
                              <a:gd name="adj2" fmla="val 50000"/>
                            </a:avLst>
                          </a:prstGeom>
                        </wps:spPr>
                        <wps:style>
                          <a:lnRef idx="1">
                            <a:schemeClr val="accent1"/>
                          </a:lnRef>
                          <a:fillRef idx="0">
                            <a:schemeClr val="accent1"/>
                          </a:fillRef>
                          <a:effectRef idx="0">
                            <a:schemeClr val="accent1"/>
                          </a:effectRef>
                          <a:fontRef idx="minor">
                            <a:schemeClr val="tx1"/>
                          </a:fontRef>
                        </wps:style>
                        <wps:txbx>
                          <w:txbxContent>
                            <w:p w14:paraId="58A71FEE" w14:textId="77777777" w:rsidR="001C49CD" w:rsidRDefault="001C49CD" w:rsidP="00410C4C"/>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9" name="Zone de texte 699"/>
                        <wps:cNvSpPr txBox="1"/>
                        <wps:spPr>
                          <a:xfrm>
                            <a:off x="185115" y="2965533"/>
                            <a:ext cx="867634" cy="31954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D1A2A44" w14:textId="77777777" w:rsidR="001C49CD" w:rsidRPr="00410C4C" w:rsidRDefault="001C49CD" w:rsidP="00410C4C">
                              <w:pPr>
                                <w:jc w:val="center"/>
                                <w:rPr>
                                  <w:sz w:val="16"/>
                                  <w:szCs w:val="16"/>
                                </w:rPr>
                              </w:pPr>
                              <w:r w:rsidRPr="00410C4C">
                                <w:rPr>
                                  <w:sz w:val="16"/>
                                  <w:szCs w:val="16"/>
                                </w:rPr>
                                <w:t>Apply a 0% PWM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0" name="Zone de texte 699"/>
                        <wps:cNvSpPr txBox="1"/>
                        <wps:spPr>
                          <a:xfrm>
                            <a:off x="1976709" y="2969235"/>
                            <a:ext cx="2222894" cy="31535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E83826E" w14:textId="77777777" w:rsidR="001C49CD" w:rsidRPr="00410C4C" w:rsidRDefault="001C49CD" w:rsidP="00410C4C">
                              <w:pPr>
                                <w:jc w:val="center"/>
                                <w:rPr>
                                  <w:sz w:val="16"/>
                                  <w:szCs w:val="16"/>
                                </w:rPr>
                              </w:pPr>
                              <w:r w:rsidRPr="00410C4C">
                                <w:rPr>
                                  <w:sz w:val="16"/>
                                  <w:szCs w:val="16"/>
                                </w:rPr>
                                <w:t xml:space="preserve">Calculate new motor power </w:t>
                              </w:r>
                              <w:r>
                                <w:rPr>
                                  <w:sz w:val="16"/>
                                  <w:szCs w:val="16"/>
                                </w:rPr>
                                <w:t>consign</w:t>
                              </w:r>
                              <w:r w:rsidRPr="00410C4C">
                                <w:rPr>
                                  <w:sz w:val="16"/>
                                  <w:szCs w:val="16"/>
                                </w:rPr>
                                <w:t xml:space="preserve"> </w:t>
                              </w:r>
                              <w:r>
                                <w:rPr>
                                  <w:sz w:val="16"/>
                                  <w:szCs w:val="16"/>
                                </w:rPr>
                                <w:t>based on</w:t>
                              </w:r>
                              <w:r w:rsidRPr="00410C4C">
                                <w:rPr>
                                  <w:sz w:val="16"/>
                                  <w:szCs w:val="16"/>
                                </w:rPr>
                                <w:t xml:space="preserve"> HW inputs and belt function parameters</w:t>
                              </w:r>
                            </w:p>
                            <w:p w14:paraId="662F713A" w14:textId="77777777" w:rsidR="001C49CD" w:rsidRPr="00410C4C" w:rsidRDefault="001C49CD" w:rsidP="00410C4C">
                              <w:pPr>
                                <w:pStyle w:val="NormalWeb"/>
                                <w:spacing w:before="0" w:beforeAutospacing="0" w:after="0" w:afterAutospacing="0"/>
                                <w:jc w:val="center"/>
                                <w:rPr>
                                  <w:sz w:val="16"/>
                                  <w:szCs w:val="16"/>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1" name="Zone de texte 699"/>
                        <wps:cNvSpPr txBox="1"/>
                        <wps:spPr>
                          <a:xfrm>
                            <a:off x="4739539" y="2984225"/>
                            <a:ext cx="649069"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9110A71" w14:textId="77777777" w:rsidR="001C49CD" w:rsidRDefault="001C49CD" w:rsidP="00410C4C">
                              <w:pPr>
                                <w:pStyle w:val="NormalWeb"/>
                                <w:spacing w:before="0" w:beforeAutospacing="0" w:after="0" w:afterAutospacing="0"/>
                                <w:jc w:val="center"/>
                              </w:pPr>
                              <w:r>
                                <w:rPr>
                                  <w:rFonts w:ascii="Arial" w:eastAsia="Times New Roman" w:hAnsi="Arial"/>
                                  <w:sz w:val="16"/>
                                  <w:szCs w:val="16"/>
                                </w:rPr>
                                <w:t>Apply a 0% PWM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2" name="Zone de texte 699"/>
                        <wps:cNvSpPr txBox="1"/>
                        <wps:spPr>
                          <a:xfrm>
                            <a:off x="5351932" y="2998146"/>
                            <a:ext cx="794880" cy="581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7CCF183" w14:textId="77777777" w:rsidR="001C49CD" w:rsidRPr="004C4A31" w:rsidRDefault="001C49CD" w:rsidP="00410C4C">
                              <w:pPr>
                                <w:pStyle w:val="NormalWeb"/>
                                <w:spacing w:before="0" w:beforeAutospacing="0" w:after="0" w:afterAutospacing="0"/>
                                <w:jc w:val="center"/>
                                <w:rPr>
                                  <w:color w:val="F79646" w:themeColor="accent6"/>
                                  <w:sz w:val="16"/>
                                  <w:szCs w:val="16"/>
                                </w:rPr>
                              </w:pPr>
                              <w:r w:rsidRPr="004C4A31">
                                <w:rPr>
                                  <w:rFonts w:ascii="Arial" w:eastAsia="Times New Roman" w:hAnsi="Arial" w:cs="Arial"/>
                                  <w:color w:val="5F497A" w:themeColor="accent4" w:themeShade="BF"/>
                                  <w:sz w:val="16"/>
                                  <w:szCs w:val="16"/>
                                </w:rPr>
                                <w:t>Apply a 0% PWM</w:t>
                              </w:r>
                              <w:r w:rsidRPr="004C4A31">
                                <w:rPr>
                                  <w:rFonts w:ascii="Arial" w:eastAsia="Times New Roman" w:hAnsi="Arial" w:cs="Arial"/>
                                  <w:sz w:val="16"/>
                                  <w:szCs w:val="16"/>
                                </w:rPr>
                                <w:t xml:space="preserve"> or </w:t>
                              </w:r>
                              <w:r w:rsidRPr="004C4A31">
                                <w:rPr>
                                  <w:rFonts w:ascii="Arial" w:hAnsi="Arial" w:cs="Arial"/>
                                  <w:color w:val="F79646" w:themeColor="accent6"/>
                                  <w:sz w:val="16"/>
                                  <w:szCs w:val="16"/>
                                </w:rPr>
                                <w:t>new motor power order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3" name="Zone de texte 703"/>
                        <wps:cNvSpPr txBox="1"/>
                        <wps:spPr>
                          <a:xfrm>
                            <a:off x="324478" y="3432683"/>
                            <a:ext cx="2089737" cy="600202"/>
                          </a:xfrm>
                          <a:prstGeom prst="rect">
                            <a:avLst/>
                          </a:prstGeom>
                          <a:solidFill>
                            <a:schemeClr val="lt1"/>
                          </a:solidFill>
                          <a:ln w="6350">
                            <a:solidFill>
                              <a:schemeClr val="accent5">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3BD643F" w14:textId="77777777" w:rsidR="001C49CD" w:rsidRPr="00601C1D" w:rsidRDefault="001C49CD">
                              <w:pPr>
                                <w:rPr>
                                  <w:sz w:val="16"/>
                                  <w:szCs w:val="16"/>
                                </w:rPr>
                              </w:pPr>
                              <w:r w:rsidRPr="00601C1D">
                                <w:rPr>
                                  <w:sz w:val="16"/>
                                  <w:szCs w:val="16"/>
                                </w:rPr>
                                <w:t>Extract</w:t>
                              </w:r>
                              <w:r>
                                <w:rPr>
                                  <w:sz w:val="16"/>
                                  <w:szCs w:val="16"/>
                                </w:rPr>
                                <w:t>s</w:t>
                              </w:r>
                              <w:r w:rsidRPr="00601C1D">
                                <w:rPr>
                                  <w:sz w:val="16"/>
                                  <w:szCs w:val="16"/>
                                </w:rPr>
                                <w:t xml:space="preserve"> step parameter</w:t>
                              </w:r>
                              <w:r>
                                <w:rPr>
                                  <w:sz w:val="16"/>
                                  <w:szCs w:val="16"/>
                                </w:rPr>
                                <w:t>s</w:t>
                              </w:r>
                              <w:r w:rsidRPr="00601C1D">
                                <w:rPr>
                                  <w:sz w:val="16"/>
                                  <w:szCs w:val="16"/>
                                </w:rPr>
                                <w:t xml:space="preserve"> and provide them to 2ms and/or 400µs su</w:t>
                              </w:r>
                              <w:r>
                                <w:rPr>
                                  <w:sz w:val="16"/>
                                  <w:szCs w:val="16"/>
                                </w:rPr>
                                <w:t>b</w:t>
                              </w:r>
                              <w:r w:rsidRPr="00601C1D">
                                <w:rPr>
                                  <w:sz w:val="16"/>
                                  <w:szCs w:val="16"/>
                                </w:rPr>
                                <w:t xml:space="preserve"> modules to perform the computation of motor power consign.</w:t>
                              </w:r>
                            </w:p>
                          </w:txbxContent>
                        </wps:txbx>
                        <wps:bodyPr rot="0" spcFirstLastPara="0" vertOverflow="overflow" horzOverflow="overflow" vert="horz" wrap="square" lIns="36000" tIns="36000" rIns="36000" bIns="36000" numCol="1" spcCol="0" rtlCol="0" fromWordArt="0" anchor="t" anchorCtr="0" forceAA="0" compatLnSpc="1">
                          <a:prstTxWarp prst="textNoShape">
                            <a:avLst/>
                          </a:prstTxWarp>
                          <a:noAutofit/>
                        </wps:bodyPr>
                      </wps:wsp>
                      <wps:wsp>
                        <wps:cNvPr id="704" name="Connecteur droit avec flèche 704"/>
                        <wps:cNvCnPr>
                          <a:stCxn id="703" idx="0"/>
                        </wps:cNvCnPr>
                        <wps:spPr>
                          <a:xfrm flipH="1" flipV="1">
                            <a:off x="1105027" y="2203101"/>
                            <a:ext cx="264320" cy="1229582"/>
                          </a:xfrm>
                          <a:prstGeom prst="straightConnector1">
                            <a:avLst/>
                          </a:prstGeom>
                          <a:ln>
                            <a:solidFill>
                              <a:schemeClr val="accent5">
                                <a:lumMod val="75000"/>
                              </a:schemeClr>
                            </a:solidFill>
                            <a:tailEnd type="stealth"/>
                          </a:ln>
                        </wps:spPr>
                        <wps:style>
                          <a:lnRef idx="1">
                            <a:schemeClr val="accent1"/>
                          </a:lnRef>
                          <a:fillRef idx="0">
                            <a:schemeClr val="accent1"/>
                          </a:fillRef>
                          <a:effectRef idx="0">
                            <a:schemeClr val="accent1"/>
                          </a:effectRef>
                          <a:fontRef idx="minor">
                            <a:schemeClr val="tx1"/>
                          </a:fontRef>
                        </wps:style>
                        <wps:bodyPr/>
                      </wps:wsp>
                      <wps:wsp>
                        <wps:cNvPr id="705" name="Connecteur droit avec flèche 705"/>
                        <wps:cNvCnPr/>
                        <wps:spPr>
                          <a:xfrm flipV="1">
                            <a:off x="1148689" y="2203807"/>
                            <a:ext cx="518186" cy="253643"/>
                          </a:xfrm>
                          <a:prstGeom prst="straightConnector1">
                            <a:avLst/>
                          </a:prstGeom>
                          <a:ln>
                            <a:solidFill>
                              <a:schemeClr val="accent5">
                                <a:lumMod val="75000"/>
                              </a:schemeClr>
                            </a:solidFill>
                            <a:tailEnd type="stealth"/>
                          </a:ln>
                        </wps:spPr>
                        <wps:style>
                          <a:lnRef idx="1">
                            <a:schemeClr val="accent1"/>
                          </a:lnRef>
                          <a:fillRef idx="0">
                            <a:schemeClr val="accent1"/>
                          </a:fillRef>
                          <a:effectRef idx="0">
                            <a:schemeClr val="accent1"/>
                          </a:effectRef>
                          <a:fontRef idx="minor">
                            <a:schemeClr val="tx1"/>
                          </a:fontRef>
                        </wps:style>
                        <wps:bodyPr/>
                      </wps:wsp>
                      <wps:wsp>
                        <wps:cNvPr id="706" name="Connecteur droit avec flèche 706"/>
                        <wps:cNvCnPr/>
                        <wps:spPr>
                          <a:xfrm flipV="1">
                            <a:off x="1160593" y="2203530"/>
                            <a:ext cx="1637091" cy="253274"/>
                          </a:xfrm>
                          <a:prstGeom prst="straightConnector1">
                            <a:avLst/>
                          </a:prstGeom>
                          <a:ln>
                            <a:solidFill>
                              <a:schemeClr val="accent5">
                                <a:lumMod val="75000"/>
                              </a:schemeClr>
                            </a:solidFill>
                            <a:tailEnd type="stealth"/>
                          </a:ln>
                        </wps:spPr>
                        <wps:style>
                          <a:lnRef idx="1">
                            <a:schemeClr val="accent1"/>
                          </a:lnRef>
                          <a:fillRef idx="0">
                            <a:schemeClr val="accent1"/>
                          </a:fillRef>
                          <a:effectRef idx="0">
                            <a:schemeClr val="accent1"/>
                          </a:effectRef>
                          <a:fontRef idx="minor">
                            <a:schemeClr val="tx1"/>
                          </a:fontRef>
                        </wps:style>
                        <wps:bodyPr/>
                      </wps:wsp>
                      <wps:wsp>
                        <wps:cNvPr id="707" name="Connecteur droit avec flèche 707"/>
                        <wps:cNvCnPr/>
                        <wps:spPr>
                          <a:xfrm flipV="1">
                            <a:off x="1160593" y="2203529"/>
                            <a:ext cx="3323724" cy="253598"/>
                          </a:xfrm>
                          <a:prstGeom prst="straightConnector1">
                            <a:avLst/>
                          </a:prstGeom>
                          <a:ln>
                            <a:solidFill>
                              <a:schemeClr val="accent5">
                                <a:lumMod val="75000"/>
                              </a:schemeClr>
                            </a:solidFill>
                            <a:tailEnd type="stealth"/>
                          </a:ln>
                        </wps:spPr>
                        <wps:style>
                          <a:lnRef idx="1">
                            <a:schemeClr val="accent1"/>
                          </a:lnRef>
                          <a:fillRef idx="0">
                            <a:schemeClr val="accent1"/>
                          </a:fillRef>
                          <a:effectRef idx="0">
                            <a:schemeClr val="accent1"/>
                          </a:effectRef>
                          <a:fontRef idx="minor">
                            <a:schemeClr val="tx1"/>
                          </a:fontRef>
                        </wps:style>
                        <wps:bodyPr/>
                      </wps:wsp>
                      <wps:wsp>
                        <wps:cNvPr id="708" name="Zone de texte 703"/>
                        <wps:cNvSpPr txBox="1"/>
                        <wps:spPr>
                          <a:xfrm>
                            <a:off x="1183972" y="87630"/>
                            <a:ext cx="2089150" cy="434263"/>
                          </a:xfrm>
                          <a:prstGeom prst="rect">
                            <a:avLst/>
                          </a:prstGeom>
                          <a:solidFill>
                            <a:schemeClr val="lt1"/>
                          </a:solidFill>
                          <a:ln w="6350">
                            <a:solidFill>
                              <a:schemeClr val="accent5">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507FEED6" w14:textId="77777777" w:rsidR="001C49CD" w:rsidRDefault="001C49CD" w:rsidP="00601C1D">
                              <w:pPr>
                                <w:pStyle w:val="NormalWeb"/>
                                <w:spacing w:before="0" w:beforeAutospacing="0" w:after="0" w:afterAutospacing="0"/>
                                <w:jc w:val="both"/>
                              </w:pPr>
                              <w:r>
                                <w:rPr>
                                  <w:rFonts w:ascii="Arial" w:eastAsia="Times New Roman" w:hAnsi="Arial"/>
                                  <w:sz w:val="16"/>
                                  <w:szCs w:val="16"/>
                                </w:rPr>
                                <w:t>Evaluates that the current executed step shall be interrupted at the next 10ms function call.</w:t>
                              </w:r>
                            </w:p>
                          </w:txbxContent>
                        </wps:txbx>
                        <wps:bodyPr rot="0" spcFirstLastPara="0" vert="horz" wrap="square" lIns="36000" tIns="36000" rIns="36000" bIns="36000" numCol="1" spcCol="0" rtlCol="0" fromWordArt="0" anchor="t" anchorCtr="0" forceAA="0" compatLnSpc="1">
                          <a:prstTxWarp prst="textNoShape">
                            <a:avLst/>
                          </a:prstTxWarp>
                          <a:noAutofit/>
                        </wps:bodyPr>
                      </wps:wsp>
                      <wps:wsp>
                        <wps:cNvPr id="709" name="Connecteur droit avec flèche 709"/>
                        <wps:cNvCnPr/>
                        <wps:spPr>
                          <a:xfrm flipH="1">
                            <a:off x="1501750" y="521893"/>
                            <a:ext cx="400075" cy="1601370"/>
                          </a:xfrm>
                          <a:prstGeom prst="straightConnector1">
                            <a:avLst/>
                          </a:prstGeom>
                          <a:ln>
                            <a:solidFill>
                              <a:schemeClr val="accent5">
                                <a:lumMod val="75000"/>
                              </a:schemeClr>
                            </a:solidFill>
                            <a:tailEnd type="stealth"/>
                          </a:ln>
                        </wps:spPr>
                        <wps:style>
                          <a:lnRef idx="1">
                            <a:schemeClr val="accent1"/>
                          </a:lnRef>
                          <a:fillRef idx="0">
                            <a:schemeClr val="accent1"/>
                          </a:fillRef>
                          <a:effectRef idx="0">
                            <a:schemeClr val="accent1"/>
                          </a:effectRef>
                          <a:fontRef idx="minor">
                            <a:schemeClr val="tx1"/>
                          </a:fontRef>
                        </wps:style>
                        <wps:bodyPr/>
                      </wps:wsp>
                      <wps:wsp>
                        <wps:cNvPr id="710" name="Connecteur droit avec flèche 710"/>
                        <wps:cNvCnPr/>
                        <wps:spPr>
                          <a:xfrm>
                            <a:off x="1545590" y="2005965"/>
                            <a:ext cx="1057910" cy="116664"/>
                          </a:xfrm>
                          <a:prstGeom prst="straightConnector1">
                            <a:avLst/>
                          </a:prstGeom>
                          <a:ln>
                            <a:solidFill>
                              <a:schemeClr val="accent5">
                                <a:lumMod val="75000"/>
                              </a:schemeClr>
                            </a:solidFill>
                            <a:tailEnd type="stealth"/>
                          </a:ln>
                        </wps:spPr>
                        <wps:style>
                          <a:lnRef idx="1">
                            <a:schemeClr val="accent1"/>
                          </a:lnRef>
                          <a:fillRef idx="0">
                            <a:schemeClr val="accent1"/>
                          </a:fillRef>
                          <a:effectRef idx="0">
                            <a:schemeClr val="accent1"/>
                          </a:effectRef>
                          <a:fontRef idx="minor">
                            <a:schemeClr val="tx1"/>
                          </a:fontRef>
                        </wps:style>
                        <wps:bodyPr/>
                      </wps:wsp>
                      <wps:wsp>
                        <wps:cNvPr id="711" name="Connecteur droit avec flèche 711"/>
                        <wps:cNvCnPr/>
                        <wps:spPr>
                          <a:xfrm>
                            <a:off x="1545590" y="2005666"/>
                            <a:ext cx="2763452" cy="117914"/>
                          </a:xfrm>
                          <a:prstGeom prst="straightConnector1">
                            <a:avLst/>
                          </a:prstGeom>
                          <a:ln>
                            <a:solidFill>
                              <a:schemeClr val="accent5">
                                <a:lumMod val="75000"/>
                              </a:schemeClr>
                            </a:solidFill>
                            <a:tailEnd type="stealth"/>
                          </a:ln>
                        </wps:spPr>
                        <wps:style>
                          <a:lnRef idx="1">
                            <a:schemeClr val="accent1"/>
                          </a:lnRef>
                          <a:fillRef idx="0">
                            <a:schemeClr val="accent1"/>
                          </a:fillRef>
                          <a:effectRef idx="0">
                            <a:schemeClr val="accent1"/>
                          </a:effectRef>
                          <a:fontRef idx="minor">
                            <a:schemeClr val="tx1"/>
                          </a:fontRef>
                        </wps:style>
                        <wps:bodyPr/>
                      </wps:wsp>
                      <wps:wsp>
                        <wps:cNvPr id="712" name="Connecteur droit avec flèche 712"/>
                        <wps:cNvCnPr/>
                        <wps:spPr>
                          <a:xfrm>
                            <a:off x="1545590" y="2005666"/>
                            <a:ext cx="3302151" cy="122278"/>
                          </a:xfrm>
                          <a:prstGeom prst="straightConnector1">
                            <a:avLst/>
                          </a:prstGeom>
                          <a:ln>
                            <a:solidFill>
                              <a:schemeClr val="accent5">
                                <a:lumMod val="75000"/>
                              </a:schemeClr>
                            </a:solidFill>
                            <a:tailEnd type="stealt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BF9D34B" id="Zone de dessin 81" o:spid="_x0000_s1093" editas="canvas" style="width:489.75pt;height:334.65pt;mso-position-horizontal-relative:char;mso-position-vertical-relative:line" coordsize="62198,424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">
                <v:shape id="_x0000_s1094" type="#_x0000_t75" style="position:absolute;width:62198;height:42494;visibility:visible;mso-wrap-style:square">
                  <v:fill o:detectmouseclick="t"/>
                  <v:path o:connecttype="none"/>
                </v:shape>
                <v:line id="Connecteur droit 88" o:spid="_x0000_s1095" style="position:absolute;visibility:visible;mso-wrap-style:square" from="1404,14973" to="61488,149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6B1MEAAADbAAAADwAAAGRycy9kb3ducmV2LnhtbESPwWrCQBCG7wXfYRmht7pRaJE0GymK&#10;rdBTNd6H7DQJzcyG7Krp23cOQo/DP/838xWbiXtzpTF2QRwsFxkYkjr4ThoH1Wn/tAYTE4rHPgg5&#10;+KUIm3L2UGDuw02+6HpMjVGIxBwdtCkNubWxbokxLsJAotl3GBmTjmNj/Yg3hXNvV1n2Yhk70Qst&#10;DrRtqf45XlgpW+bdOXzuqt7XH+/TcxXOnDn3OJ/eXsEkmtL/8r198A7W+qy6qAfY8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XoHUwQAAANsAAAAPAAAAAAAAAAAAAAAA&#10;AKECAABkcnMvZG93bnJldi54bWxQSwUGAAAAAAQABAD5AAAAjwMAAAAA&#10;" strokecolor="#1f497d [3215]">
                  <v:stroke endarrow="classic"/>
                </v:line>
                <v:line id="Connecteur droit 147" o:spid="_x0000_s1096" style="position:absolute;visibility:visible;mso-wrap-style:square" from="1404,11119" to="61488,111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mZ78MAAADcAAAADwAAAGRycy9kb3ducmV2LnhtbESPQWvCQBCF70L/wzKF3nTTUrWkrqFE&#10;WgVParwP2TEJZmZDdqvpv+8KgrcZ3nvfvFlkA7fqQr1vnBh4nSSgSEpnG6kMFIfv8QcoH1Astk7I&#10;wB95yJZPowWm1l1lR5d9qFSEiE/RQB1Cl2rty5oY/cR1JFE7uZ4xxLWvtO3xGuHc6rckmWnGRuKF&#10;GjvKayrP+1+OlJx5dXTbVdHacv0zTAt35MSYl+fh6xNUoCE8zPf0xsb673O4PRMn0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RZme/DAAAA3AAAAA8AAAAAAAAAAAAA&#10;AAAAoQIAAGRycy9kb3ducmV2LnhtbFBLBQYAAAAABAAEAPkAAACRAwAAAAA=&#10;" strokecolor="#1f497d [3215]">
                  <v:stroke endarrow="classic"/>
                </v:line>
                <v:line id="Connecteur droit 154" o:spid="_x0000_s1097" style="position:absolute;visibility:visible;mso-wrap-style:square" from="1404,18954" to="61488,18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KRRcIAAADcAAAADwAAAGRycy9kb3ducmV2LnhtbESPT4vCQAzF78J+hyEL3nS6i8rSdZRF&#10;8Q94Uus9dGJbbDKlM6v12zuC4C3hvffLy3Teca2u1PrKiYGvYQKKJHe2ksJAdlwNfkD5gGKxdkIG&#10;7uRhPvvoTTG17iZ7uh5CoSJEfIoGyhCaVGufl8Toh64hidrZtYwhrm2hbYu3COdafyfJRDNWEi+U&#10;2NCipPxy+OdIWTAvT263zGqbb9bdOHMnTozpf3Z/v6ACdeFtfqW3NtYfj+D5TJxAzx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VKRRcIAAADcAAAADwAAAAAAAAAAAAAA&#10;AAChAgAAZHJzL2Rvd25yZXYueG1sUEsFBgAAAAAEAAQA+QAAAJADAAAAAA==&#10;" strokecolor="#1f497d [3215]">
                  <v:stroke endarrow="classic"/>
                </v:line>
                <v:line id="Connecteur droit 155" o:spid="_x0000_s1098" style="position:absolute;visibility:visible;mso-wrap-style:square" from="1404,22936" to="61488,229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403sEAAADcAAAADwAAAGRycy9kb3ducmV2LnhtbESPQYvCQAyF7wv+hyGCt3WqUJHqKKKo&#10;C57Ueg+d2BabTOmM2v33OwsLe0t47315Wa57btSLOl87MTAZJ6BICmdrKQ3k1/3nHJQPKBYbJ2Tg&#10;mzysV4OPJWbWveVMr0soVYSIz9BAFUKbae2Lihj92LUkUbu7jjHEtSu17fAd4dzoaZLMNGMt8UKF&#10;LW0rKh6XJ0fKlnl3c6dd3tjieOjT3N04MWY07DcLUIH68G/+S3/ZWD9N4feZOIFe/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OHjTewQAAANwAAAAPAAAAAAAAAAAAAAAA&#10;AKECAABkcnMvZG93bnJldi54bWxQSwUGAAAAAAQABAD5AAAAjwMAAAAA&#10;" strokecolor="#1f497d [3215]">
                  <v:stroke endarrow="classic"/>
                </v:line>
                <v:shape id="Connecteur droit avec flèche 89" o:spid="_x0000_s1099" type="#_x0000_t32" style="position:absolute;left:1404;top:7861;width:0;height:325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0xiSMUAAADbAAAADwAAAGRycy9kb3ducmV2LnhtbESPQWvCQBSE70L/w/IK3nSTFoKNrhJK&#10;Q3MLNbbF2yP7moRm34bsVuO/7wqCx2FmvmE2u8n04kSj6ywriJcRCOLa6o4bBYcqX6xAOI+ssbdM&#10;Ci7kYLd9mG0w1fbMH3Ta+0YECLsUFbTeD6mUrm7JoFvagTh4P3Y06IMcG6lHPAe46eVTFCXSYMdh&#10;ocWBXluqf/d/RkFWlnHVF8fIZua7yj/j96+35Fmp+eOUrUF4mvw9fGsXWsHqBa5fwg+Q2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0xiSMUAAADbAAAADwAAAAAAAAAA&#10;AAAAAAChAgAAZHJzL2Rvd25yZXYueG1sUEsFBgAAAAAEAAQA+QAAAJMDAAAAAA==&#10;" strokecolor="#1f497d [3215]">
                  <v:stroke endarrow="classic"/>
                </v:shape>
                <v:shape id="Connecteur droit avec flèche 156" o:spid="_x0000_s1100" type="#_x0000_t32" style="position:absolute;left:1404;top:15697;width:0;height:32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YXacMAAADcAAAADwAAAGRycy9kb3ducmV2LnhtbERPTWvCQBC9F/wPywi9NZtYGkrqGoIo&#10;9SaaaultyE6TYHY2ZLcx/fduoeBtHu9zlvlkOjHS4FrLCpIoBkFcWd1yreCj3D69gnAeWWNnmRT8&#10;koN8NXtYYqbtlQ80Hn0tQgi7DBU03veZlK5qyKCLbE8cuG87GPQBDrXUA15DuOnkIo5TabDl0NBg&#10;T+uGqsvxxygo9vuk7HZfsS3MZ7k9Je/nTfqs1ON8Kt5AeJr8Xfzv3ukw/yWFv2fCBXJ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3mF2nDAAAA3AAAAA8AAAAAAAAAAAAA&#10;AAAAoQIAAGRycy9kb3ducmV2LnhtbFBLBQYAAAAABAAEAPkAAACRAwAAAAA=&#10;" strokecolor="#1f497d [3215]">
                  <v:stroke endarrow="classic"/>
                </v:shape>
                <v:shape id="Connecteur droit avec flèche 157" o:spid="_x0000_s1101" type="#_x0000_t32" style="position:absolute;left:1404;top:11715;width:0;height:325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qy8sMAAADcAAAADwAAAGRycy9kb3ducmV2LnhtbERPS2vCQBC+C/0PyxS86SaKVlJXCUXR&#10;m2h84G3ITpPQ7GzIrhr/fbcg9DYf33Pmy87U4k6tqywriIcRCOLc6ooLBcdsPZiBcB5ZY22ZFDzJ&#10;wXLx1ptjou2D93Q/+EKEEHYJKii9bxIpXV6SQTe0DXHgvm1r0AfYFlK3+AjhppajKJpKgxWHhhIb&#10;+iop/zncjIJ0t4uzenuNbGou2foUb86r6Vip/nuXfoLw1Pl/8cu91WH+5AP+ngkXy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KqsvLDAAAA3AAAAA8AAAAAAAAAAAAA&#10;AAAAoQIAAGRycy9kb3ducmV2LnhtbFBLBQYAAAAABAAEAPkAAACRAwAAAAA=&#10;" strokecolor="#1f497d [3215]">
                  <v:stroke endarrow="classic"/>
                </v:shape>
                <v:shape id="Connecteur droit avec flèche 158" o:spid="_x0000_s1102" type="#_x0000_t32" style="position:absolute;left:1381;top:19678;width:0;height:325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UmgMUAAADcAAAADwAAAGRycy9kb3ducmV2LnhtbESPQWvCQBCF7wX/wzKCt7pJpSKpqwSp&#10;1JvUqKW3ITtNgtnZkN1q+u87B8HbDO/Ne98s14Nr1ZX60Hg2kE4TUMSltw1XBo7F9nkBKkRki61n&#10;MvBHAdar0dMSM+tv/EnXQ6yUhHDI0EAdY5dpHcqaHIap74hF+/G9wyhrX2nb403CXatfkmSuHTYs&#10;DTV2tKmpvBx+nYF8v0+Ldved+Nx9FdtT+nF+n8+MmYyH/A1UpCE+zPfrnRX8V6GVZ2QCvf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zUmgMUAAADcAAAADwAAAAAAAAAA&#10;AAAAAAChAgAAZHJzL2Rvd25yZXYueG1sUEsFBgAAAAAEAAQA+QAAAJMDAAAAAA==&#10;" strokecolor="#1f497d [3215]">
                  <v:stroke endarrow="classic"/>
                </v:shape>
                <v:shape id="Zone de texte 92" o:spid="_x0000_s1103" type="#_x0000_t202" style="position:absolute;left:1851;top:7861;width:8676;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1v/MYA&#10;AADbAAAADwAAAGRycy9kb3ducmV2LnhtbESPT2vCQBTE7wW/w/IEb3WjB2lTVxHbQg/9p7ZQb8/s&#10;Mwlm34bdZ0y/fbdQ6HGYmd8w82XvGtVRiLVnA5NxBoq48Lbm0sDH7vH6BlQUZIuNZzLwTRGWi8HV&#10;HHPrL7yhbiulShCOORqoRNpc61hU5DCOfUucvKMPDiXJUGob8JLgrtHTLJtphzWnhQpbWldUnLZn&#10;Z6D5iuH5kMm+uy9f5P1Nnz8fJq/GjIb96g6UUC//4b/2kzVwO4XfL+kH6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t1v/MYAAADbAAAADwAAAAAAAAAAAAAAAACYAgAAZHJz&#10;L2Rvd25yZXYueG1sUEsFBgAAAAAEAAQA9QAAAIsDAAAAAA==&#10;" filled="f" stroked="f" strokeweight=".5pt">
                  <v:textbox inset="0,0,0,0">
                    <w:txbxContent>
                      <w:p w14:paraId="3284A394" w14:textId="77777777" w:rsidR="001C49CD" w:rsidRPr="00E30E1E" w:rsidRDefault="001C49CD" w:rsidP="007F16DF">
                        <w:pPr>
                          <w:rPr>
                            <w:sz w:val="14"/>
                            <w:szCs w:val="14"/>
                          </w:rPr>
                        </w:pPr>
                        <w:r w:rsidRPr="00E30E1E">
                          <w:rPr>
                            <w:sz w:val="14"/>
                            <w:szCs w:val="14"/>
                          </w:rPr>
                          <w:t>Selected cycle (I)</w:t>
                        </w:r>
                      </w:p>
                    </w:txbxContent>
                  </v:textbox>
                </v:shape>
                <v:line id="Connecteur droit 104" o:spid="_x0000_s1104" style="position:absolute;visibility:visible;mso-wrap-style:square" from="1381,9324" to="10512,93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Y0j8MAAADcAAAADwAAAGRycy9kb3ducmV2LnhtbESP3YrCMBCF7wXfIcyCd5qurLJ0TYuI&#10;suqNWH2AoZn+aDMpTdT69kZY2LsZzvnOnFmkvWnEnTpXW1bwOYlAEOdW11wqOJ82428QziNrbCyT&#10;gic5SJPhYIGxtg8+0j3zpQgh7GJUUHnfxlK6vCKDbmJb4qAVtjPow9qVUnf4COGmkdMomkuDNYcL&#10;Fba0qii/ZjcTavyu+VDPzjuNbWGy/eayLNYnpUYf/fIHhKfe/5v/6K0OXPQF72fCBDJ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JmNI/DAAAA3AAAAA8AAAAAAAAAAAAA&#10;AAAAoQIAAGRycy9kb3ducmV2LnhtbFBLBQYAAAAABAAEAPkAAACRAwAAAAA=&#10;" strokecolor="#4f81bd [3204]"/>
                <v:line id="Connecteur droit 111" o:spid="_x0000_s1105" style="position:absolute;visibility:visible;mso-wrap-style:square" from="11637,9275" to="51724,9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8gBysMAAADcAAAADwAAAGRycy9kb3ducmV2LnhtbESP3YrCMBCF7wXfIYzgnaYVXKSaFhFl&#10;dW8Wqw8wNNMfbSalyWp9e7OwsHcznPOdObPJBtOKB/WusawgnkcgiAurG64UXC+H2QqE88gaW8uk&#10;4EUOsnQ82mCi7ZPP9Mh9JUIIuwQV1N53iZSuqMmgm9uOOGil7Q36sPaV1D0+Q7hp5SKKPqTBhsOF&#10;Gjva1VTc8x8Tanzu+btZXk8au9LkX4fbttxflJpOhu0ahKfB/5v/6KMOXBzD7zNhAp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fIAcrDAAAA3AAAAA8AAAAAAAAAAAAA&#10;AAAAoQIAAGRycy9kb3ducmV2LnhtbFBLBQYAAAAABAAEAPkAAACRAwAAAAA=&#10;" strokecolor="#4f81bd [3204]"/>
                <v:line id="Connecteur droit 123" o:spid="_x0000_s1106" style="position:absolute;visibility:visible;mso-wrap-style:square" from="52758,9315" to="60114,93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rwm8QAAADcAAAADwAAAGRycy9kb3ducmV2LnhtbESP3WrCQBCF7wu+wzJC75qNSkuJriKi&#10;2PamNPEBhuzkR7OzIbsm8e3dguDdDOd8Z86sNqNpRE+dqy0rmEUxCOLc6ppLBafs8PYJwnlkjY1l&#10;UnAjB5v15GWFibYD/1Gf+lKEEHYJKqi8bxMpXV6RQRfZljhohe0M+rB2pdQdDiHcNHIexx/SYM3h&#10;QoUt7SrKL+nVhBrHPf/W76dvjW1h0p/DeVvsM6Vep+N2CcLT6J/mB/2lAzdfwP8zYQK5v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OvCbxAAAANwAAAAPAAAAAAAAAAAA&#10;AAAAAKECAABkcnMvZG93bnJldi54bWxQSwUGAAAAAAQABAD5AAAAkgMAAAAA&#10;" strokecolor="#4f81bd [3204]"/>
                <v:line id="Connecteur droit 127" o:spid="_x0000_s1107" style="position:absolute;flip:x;visibility:visible;mso-wrap-style:square" from="11032,7812" to="11045,288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8yhMMAAADcAAAADwAAAGRycy9kb3ducmV2LnhtbERPTWvCQBC9C/0PyxR6Mxs9NBJdRVoU&#10;D22DaSHXITtmg9nZkN1q/PduoeBtHu9zVpvRduJCg28dK5glKQji2umWGwU/37vpAoQPyBo7x6Tg&#10;Rh4266fJCnPtrnykSxkaEUPY56jAhNDnUvrakEWfuJ44cic3WAwRDo3UA15juO3kPE1fpcWWY4PB&#10;nt4M1efy1yooU2vkx2dTje/H/rDvZkVWfRVKvTyP2yWIQGN4iP/dBx3nzzP4eyZeIN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zfMoTDAAAA3AAAAA8AAAAAAAAAAAAA&#10;AAAAoQIAAGRycy9kb3ducmV2LnhtbFBLBQYAAAAABAAEAPkAAACRAwAAAAA=&#10;" strokecolor="#4579b8 [3044]">
                  <v:stroke dashstyle="dash"/>
                </v:line>
                <v:line id="Connecteur droit 159" o:spid="_x0000_s1108" style="position:absolute;visibility:visible;mso-wrap-style:square" from="50457,8083" to="50457,288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zrJ/8EAAADcAAAADwAAAGRycy9kb3ducmV2LnhtbERPzYrCMBC+C/sOYRa8abqiotUoi1Cp&#10;erK7DzA0Y1tsJqVJbfftN4LgbT6+39nuB1OLB7WusqzgaxqBIM6trrhQ8PuTTFYgnEfWWFsmBX/k&#10;YL/7GG0x1rbnKz0yX4gQwi5GBaX3TSyly0sy6Ka2IQ7czbYGfYBtIXWLfQg3tZxF0VIarDg0lNjQ&#10;oaT8nnVGQXK+zHuXpmu3bE7+nsy747nrlBp/Dt8bEJ4G/xa/3KkO8xdreD4TLpC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Osn/wQAAANwAAAAPAAAAAAAAAAAAAAAA&#10;AKECAABkcnMvZG93bnJldi54bWxQSwUGAAAAAAQABAD5AAAAjwMAAAAA&#10;" strokecolor="#4579b8 [3044]">
                  <v:stroke dashstyle="dash"/>
                </v:line>
                <v:group id="Groupe 167" o:spid="_x0000_s1109" style="position:absolute;left:10513;top:17164;width:1087;height:1790" coordorigin="21319,21804" coordsize="1086,17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LniMMAAADcAAAADwAAAGRycy9kb3ducmV2LnhtbERPS4vCMBC+C/6HMIK3&#10;Na2yunSNIqLiQRZ8wLK3oRnbYjMpTWzrv98Igrf5+J4zX3amFA3VrrCsIB5FIIhTqwvOFFzO248v&#10;EM4jaywtk4IHOVgu+r05Jtq2fKTm5DMRQtglqCD3vkqkdGlOBt3IVsSBu9raoA+wzqSusQ3hppTj&#10;KJpKgwWHhhwrWueU3k53o2DXYruaxJvmcLuuH3/nz5/fQ0xKDQfd6huEp86/xS/3Xof50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8ueIwwAAANwAAAAP&#10;AAAAAAAAAAAAAAAAAKoCAABkcnMvZG93bnJldi54bWxQSwUGAAAAAAQABAD6AAAAmgMAAAAA&#10;">
                  <v:line id="Connecteur droit 161" o:spid="_x0000_s1110" style="position:absolute;flip:x;visibility:visible;mso-wrap-style:square" from="21320,21804" to="22405,23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7kfcQAAADcAAAADwAAAGRycy9kb3ducmV2LnhtbERPTWvCQBC9C/6HZQRvzSa12BJdRQrS&#10;oGBb68HjkB2TYHY2zW5N7K/vCgVv83ifM1/2phYXal1lWUESxSCIc6srLhQcvtYPLyCcR9ZYWyYF&#10;V3KwXAwHc0y17fiTLntfiBDCLkUFpfdNKqXLSzLoItsQB+5kW4M+wLaQusUuhJtaPsbxVBqsODSU&#10;2NBrSfl5/2MUZBlvNr+8fj8mH99vflJtd0/ds1LjUb+agfDU+7v4353pMH+awO2ZcIFc/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juR9xAAAANwAAAAPAAAAAAAAAAAA&#10;AAAAAKECAABkcnMvZG93bnJldi54bWxQSwUGAAAAAAQABAD5AAAAkgMAAAAA&#10;" strokecolor="#4579b8 [3044]"/>
                  <v:line id="Connecteur droit 162" o:spid="_x0000_s1111" style="position:absolute;visibility:visible;mso-wrap-style:square" from="21319,21804" to="22406,23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dyPsMAAADcAAAADwAAAGRycy9kb3ducmV2LnhtbERPzWrCQBC+C32HZQq96aYRg01dRQoF&#10;ab3U9gGm2WkSzM6mu6PGPr0rFLzNx/c7i9XgOnWkEFvPBh4nGSjiytuWawNfn6/jOagoyBY7z2Tg&#10;TBFWy7vRAkvrT/xBx53UKoVwLNFAI9KXWseqIYdx4nvixP344FASDLW2AU8p3HU6z7JCO2w5NTTY&#10;00tD1X53cAZ+37ebeP7ucilmf2/7sJ4/yTQa83A/rJ9BCQ1yE/+7NzbNL3K4PpMu0Ms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3cj7DAAAA3AAAAA8AAAAAAAAAAAAA&#10;AAAAoQIAAGRycy9kb3ducmV2LnhtbFBLBQYAAAAABAAEAPkAAACRAwAAAAA=&#10;" strokecolor="#4579b8 [3044]"/>
                </v:group>
                <v:group id="Groupe 168" o:spid="_x0000_s1112" style="position:absolute;left:10514;top:9299;width:1085;height:1784" coordsize="108680,1790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line id="Connecteur droit 169" o:spid="_x0000_s1113" style="position:absolute;flip:x;visibility:visible;mso-wrap-style:square" from="105,0" to="108571,1790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YP0cIAAADcAAAADwAAAGRycy9kb3ducmV2LnhtbERPS2sCMRC+F/ofwgi91awWxW6NUgSl&#10;iBcfFI/jZvZBN5MlyerWX28Ewdt8fM+ZzjtTizM5X1lWMOgnIIgzqysuFBz2y/cJCB+QNdaWScE/&#10;eZjPXl+mmGp74S2dd6EQMYR9igrKEJpUSp+VZND3bUMcudw6gyFCV0jt8BLDTS2HSTKWBiuODSU2&#10;tCgp+9u1RkFYuNWK/Cbvftenj+uxaEc6b5V663XfXyACdeEpfrh/dJw//oT7M/ECOb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sYP0cIAAADcAAAADwAAAAAAAAAAAAAA&#10;AAChAgAAZHJzL2Rvd25yZXYueG1sUEsFBgAAAAAEAAQA+QAAAJADAAAAAA==&#10;" strokecolor="#4f81bd [3204]"/>
                  <v:line id="Connecteur droit 170" o:spid="_x0000_s1114" style="position:absolute;visibility:visible;mso-wrap-style:square" from="0,0" to="108680,1790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tB8cQAAADcAAAADwAAAGRycy9kb3ducmV2LnhtbESPzW7CQAyE75X6DitX6q3ZUKmAAgtC&#10;FaiUCyLwAFbW+YGsN8puIbx9fUDi5pHnG4/ny8G16kp9aDwbGCUpKOLC24YrA6fj5mMKKkRki61n&#10;MnCnAMvF68scM+tvfKBrHislIRwyNFDH2GVah6ImhyHxHbHsSt87jCL7StsebxLuWv2ZpmPtsGG5&#10;UGNH3zUVl/zPSY2fNe+br9Ovxa50+W5zXpXrozHvb8NqBirSEJ/mB721wk2kvjwjE+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W0HxxAAAANwAAAAPAAAAAAAAAAAA&#10;AAAAAKECAABkcnMvZG93bnJldi54bWxQSwUGAAAAAAQABAD5AAAAkgMAAAAA&#10;" strokecolor="#4f81bd [3204]"/>
                </v:group>
                <v:group id="Groupe 171" o:spid="_x0000_s1115" style="position:absolute;left:51716;top:9323;width:1086;height:1784" coordsize="108680,1790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I5MusQAAADcAAAADwAAAGRycy9kb3ducmV2LnhtbERPS2vCQBC+F/wPywi9&#10;NZsobSVmFZFaegiFqiDehuyYBLOzIbvN4993C4Xe5uN7TrYdTSN66lxtWUESxSCIC6trLhWcT4en&#10;FQjnkTU2lknBRA62m9lDhqm2A39Rf/SlCCHsUlRQed+mUrqiIoMusi1x4G62M+gD7EqpOxxCuGnk&#10;Io5fpMGaQ0OFLe0rKu7Hb6PgfcBht0ze+vx+20/X0/PnJU9Iqcf5uFuD8DT6f/Gf+0OH+a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I5MusQAAADcAAAA&#10;DwAAAAAAAAAAAAAAAACqAgAAZHJzL2Rvd25yZXYueG1sUEsFBgAAAAAEAAQA+gAAAJsDAAAAAA==&#10;">
                  <v:line id="Connecteur droit 172" o:spid="_x0000_s1116" style="position:absolute;flip:x;visibility:visible;mso-wrap-style:square" from="105,0" to="108571,1790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sLfcIAAADcAAAADwAAAGRycy9kb3ducmV2LnhtbERPS2sCMRC+F/wPYQRvNavFKqtRRKiI&#10;9FIr4nHczD5wM1mSrK7++qZQ6G0+vucsVp2pxY2crywrGA0TEMSZ1RUXCo7fH68zED4ga6wtk4IH&#10;eVgtey8LTLW98xfdDqEQMYR9igrKEJpUSp+VZNAPbUMcudw6gyFCV0jt8B7DTS3HSfIuDVYcG0ps&#10;aFNSdj20RkHYuO2W/GfenfaXt+e5aCc6b5Ua9Lv1HESgLvyL/9w7HedPx/D7TLxAL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bsLfcIAAADcAAAADwAAAAAAAAAAAAAA&#10;AAChAgAAZHJzL2Rvd25yZXYueG1sUEsFBgAAAAAEAAQA+QAAAJADAAAAAA==&#10;" strokecolor="#4f81bd [3204]"/>
                  <v:line id="Connecteur droit 173" o:spid="_x0000_s1117" style="position:absolute;visibility:visible;mso-wrap-style:square" from="0,0" to="108680,1790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nfhsMAAADcAAAADwAAAGRycy9kb3ducmV2LnhtbESP3YrCMBCF7xd8hzCCd5qq+EM1ioii&#10;7s2y1QcYmumPNpPSRK1vb4SFvZvhnO/MmeW6NZV4UONKywqGgwgEcWp1ybmCy3nfn4NwHlljZZkU&#10;vMjBetX5WmKs7ZN/6ZH4XIQQdjEqKLyvYyldWpBBN7A1cdAy2xj0YW1yqRt8hnBTyVEUTaXBksOF&#10;AmvaFpTekrsJNQ47/iknl5PGOjPJ9/66yXZnpXrddrMA4an1/+Y/+qgDNxvD55kwgVy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WJ34bDAAAA3AAAAA8AAAAAAAAAAAAA&#10;AAAAoQIAAGRycy9kb3ducmV2LnhtbFBLBQYAAAAABAAEAPkAAACRAwAAAAA=&#10;" strokecolor="#4f81bd [3204]"/>
                </v:group>
                <v:group id="Groupe 174" o:spid="_x0000_s1118" style="position:absolute;left:49911;top:17113;width:1085;height:1785" coordsize="108680,1790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PnvIsQAAADcAAAADwAAAGRycy9kb3ducmV2LnhtbERPS2vCQBC+F/wPywi9&#10;1U1sqxKziogtPYjgA8TbkJ08MDsbstsk/vtuodDbfHzPSdeDqUVHrassK4gnEQjizOqKCwWX88fL&#10;AoTzyBpry6TgQQ7Wq9FTiom2PR+pO/lChBB2CSoovW8SKV1WkkE3sQ1x4HLbGvQBtoXULfYh3NRy&#10;GkUzabDi0FBiQ9uSsvvp2yj47LHfvMa7bn/Pt4/b+f1w3cek1PN42CxBeBr8v/jP/aXD/Pkb/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PnvIsQAAADcAAAA&#10;DwAAAAAAAAAAAAAAAACqAgAAZHJzL2Rvd25yZXYueG1sUEsFBgAAAAAEAAQA+gAAAJsDAAAAAA==&#10;">
                  <v:line id="Connecteur droit 175" o:spid="_x0000_s1119" style="position:absolute;flip:x;visibility:visible;mso-wrap-style:square" from="105,0" to="108571,1790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0o8QAAADcAAAADwAAAGRycy9kb3ducmV2LnhtbERPTWvCQBC9C/6HZQRvurG2tURXKQUx&#10;KNiqPXgcsmMSzM6m2dVEf31XKPQ2j/c5s0VrSnGl2hWWFYyGEQji1OqCMwXfh+XgDYTzyBpLy6Tg&#10;Rg4W825nhrG2De/ouveZCCHsYlSQe1/FUro0J4NuaCviwJ1sbdAHWGdS19iEcFPKpyh6lQYLDg05&#10;VvSRU3reX4yCJOH1+s7Lz+Po62flx8Vm+9xMlOr32vcpCE+t/xf/uRMd5k9e4PFMuEDO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bHSjxAAAANwAAAAPAAAAAAAAAAAA&#10;AAAAAKECAABkcnMvZG93bnJldi54bWxQSwUGAAAAAAQABAD5AAAAkgMAAAAA&#10;" strokecolor="#4579b8 [3044]"/>
                  <v:line id="Connecteur droit 176" o:spid="_x0000_s1120" style="position:absolute;visibility:visible;mso-wrap-style:square" from="0,0" to="108680,1790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Xi4MMAAADcAAAADwAAAGRycy9kb3ducmV2LnhtbERPzWrCQBC+F/oOywi96UalUVNXkYIg&#10;bS/aPsCYnSbB7Gy6O9XYp+8WhN7m4/ud5bp3rTpTiI1nA+NRBoq49LbhysDH+3Y4BxUF2WLrmQxc&#10;KcJ6dX+3xML6C+/pfJBKpRCOBRqoRbpC61jW5DCOfEecuE8fHEqCodI24CWFu1ZPsizXDhtODTV2&#10;9FxTeTp8OwNfr2+7eD22E8kff15OYTNfyDQa8zDoN0+ghHr5F9/cO5vmz3L4eyZdo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NV4uDDAAAA3AAAAA8AAAAAAAAAAAAA&#10;AAAAoQIAAGRycy9kb3ducmV2LnhtbFBLBQYAAAAABAAEAPkAAACRAwAAAAA=&#10;" strokecolor="#4579b8 [3044]"/>
                </v:group>
                <v:group id="Groupe 177" o:spid="_x0000_s1121" style="position:absolute;left:16233;top:17152;width:1086;height:1785" coordsize="108680,1790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txVcMAAADcAAAADwAAAGRycy9kb3ducmV2LnhtbERPS4vCMBC+C/6HMII3&#10;TavsunSNIqLiQRZ8wLK3oRnbYjMpTWzrv98Igrf5+J4zX3amFA3VrrCsIB5HIIhTqwvOFFzO29EX&#10;COeRNZaWScGDHCwX/d4cE21bPlJz8pkIIewSVJB7XyVSujQng25sK+LAXW1t0AdYZ1LX2IZwU8pJ&#10;FH1KgwWHhhwrWueU3k53o2DXYruaxpvmcLuuH3/nj5/fQ0xKDQfd6huEp86/xS/3Xof5s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cK3FVwwAAANwAAAAP&#10;AAAAAAAAAAAAAAAAAKoCAABkcnMvZG93bnJldi54bWxQSwUGAAAAAAQABAD6AAAAmgMAAAAA&#10;">
                  <v:line id="Connecteur droit 178" o:spid="_x0000_s1122" style="position:absolute;flip:x;visibility:visible;mso-wrap-style:square" from="105,0" to="108571,1790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3bPccAAADcAAAADwAAAGRycy9kb3ducmV2LnhtbESPT2vCQBDF74V+h2UKvdWNtlRJXUUE&#10;aVCofw89DtlpEpqdjdmtSf30nUPB2wzvzXu/mc57V6sLtaHybGA4SEAR595WXBg4HVdPE1AhIlus&#10;PZOBXwown93fTTG1vuM9XQ6xUBLCIUUDZYxNqnXIS3IYBr4hFu3Ltw6jrG2hbYudhLtaj5LkVTus&#10;WBpKbGhZUv59+HEGsozX6yuvtp/D3fk9Plebj5dubMzjQ794AxWpjzfz/3VmBX8stPKMTKB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Ubds9xwAAANwAAAAPAAAAAAAA&#10;AAAAAAAAAKECAABkcnMvZG93bnJldi54bWxQSwUGAAAAAAQABAD5AAAAlQMAAAAA&#10;" strokecolor="#4579b8 [3044]"/>
                  <v:line id="Connecteur droit 179" o:spid="_x0000_s1123" style="position:absolute;visibility:visible;mso-wrap-style:square" from="0,0" to="108680,1790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p2ksMAAADcAAAADwAAAGRycy9kb3ducmV2LnhtbERP22oCMRB9L/QfwhT6ptkq9bIaRQqC&#10;1L6o/YDpZtxd3Ey2yVTXfr0pCH2bw7nOfNm5Rp0pxNqzgZd+Boq48Lbm0sDnYd2bgIqCbLHxTAau&#10;FGG5eHyYY279hXd03kupUgjHHA1UIm2udSwqchj7viVO3NEHh5JgKLUNeEnhrtGDLBtphzWnhgpb&#10;equoOO1/nIHv7ccmXr+agYxef99PYTWZyjAa8/zUrWaghDr5F9/dG5vmj6fw90y6QC9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LKdpLDAAAA3AAAAA8AAAAAAAAAAAAA&#10;AAAAoQIAAGRycy9kb3ducmV2LnhtbFBLBQYAAAAABAAEAPkAAACRAwAAAAA=&#10;" strokecolor="#4579b8 [3044]"/>
                </v:group>
                <v:group id="Groupe 180" o:spid="_x0000_s1124" style="position:absolute;left:27476;top:17176;width:1079;height:1778" coordsize="108680,1790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eZBsUAAADcAAAADwAAAGRycy9kb3ducmV2LnhtbESPQWvCQBCF74X+h2UE&#10;b3UTxSLRVURq6UGEqlB6G7JjEszOhuw2if++cxC8zfDevPfNajO4WnXUhsqzgXSSgCLOva24MHA5&#10;798WoEJEtlh7JgN3CrBZv76sMLO+52/qTrFQEsIhQwNljE2mdchLchgmviEW7epbh1HWttC2xV7C&#10;Xa2nSfKuHVYsDSU2tCspv53+nIHPHvvtLP3oDrfr7v57nh9/DikZMx4N2yWoSEN8mh/XX1bwF4Iv&#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YXmQbFAAAA3AAA&#10;AA8AAAAAAAAAAAAAAAAAqgIAAGRycy9kb3ducmV2LnhtbFBLBQYAAAAABAAEAPoAAACcAwAAAAA=&#10;">
                  <v:line id="Connecteur droit 181" o:spid="_x0000_s1125" style="position:absolute;flip:x;visibility:visible;mso-wrap-style:square" from="105,0" to="108571,1790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ICh8QAAADcAAAADwAAAGRycy9kb3ducmV2LnhtbERPS2vCQBC+C/0PyxS81U2s1BBdpRSk&#10;wUJ9HjwO2WkSmp2N2dXE/vpuoeBtPr7nzJe9qcWVWldZVhCPIhDEudUVFwqOh9VTAsJ5ZI21ZVJw&#10;IwfLxcNgjqm2He/ouveFCCHsUlRQet+kUrq8JINuZBviwH3Z1qAPsC2kbrEL4aaW4yh6kQYrDg0l&#10;NvRWUv69vxgFWcbr9Q+vNqd4e373z9XH56SbKjV87F9nIDz1/i7+d2c6zE9i+HsmXC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ggKHxAAAANwAAAAPAAAAAAAAAAAA&#10;AAAAAKECAABkcnMvZG93bnJldi54bWxQSwUGAAAAAAQABAD5AAAAkgMAAAAA&#10;" strokecolor="#4579b8 [3044]"/>
                  <v:line id="Connecteur droit 182" o:spid="_x0000_s1126" style="position:absolute;visibility:visible;mso-wrap-style:square" from="0,0" to="108680,1790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UxMMAAADcAAAADwAAAGRycy9kb3ducmV2LnhtbERPzWrCQBC+C32HZQq96aaRSpq6ihQK&#10;0nrR9gGm2WkSzM6mu6PGPn1XELzNx/c78+XgOnWkEFvPBh4nGSjiytuWawNfn2/jAlQUZIudZzJw&#10;pgjLxd1ojqX1J97ScSe1SiEcSzTQiPSl1rFqyGGc+J44cT8+OJQEQ61twFMKd53Os2ymHbacGhrs&#10;6bWhar87OAO/H5t1PH93ucye/t73YVU8yzQa83A/rF5ACQ1yE1/da5vmFzlcnkkX6M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m7lMTDAAAA3AAAAA8AAAAAAAAAAAAA&#10;AAAAoQIAAGRycy9kb3ducmV2LnhtbFBLBQYAAAAABAAEAPkAAACRAwAAAAA=&#10;" strokecolor="#4579b8 [3044]"/>
                </v:group>
                <v:group id="Groupe 183" o:spid="_x0000_s1127" style="position:absolute;left:44327;top:17128;width:1079;height:1778" coordsize="108680,1790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bFB3HCAAAA3AAAAA8A&#10;AAAAAAAAAAAAAAAAqgIAAGRycy9kb3ducmV2LnhtbFBLBQYAAAAABAAEAPoAAACZAwAAAAA=&#10;">
                  <v:line id="Connecteur droit 184" o:spid="_x0000_s1128" style="position:absolute;flip:x;visibility:visible;mso-wrap-style:square" from="105,0" to="108571,1790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WhH8MAAADcAAAADwAAAGRycy9kb3ducmV2LnhtbERPS2vCQBC+C/6HZQRvdeODKtFVRJAG&#10;C/V58DhkxySYnU2zW5P213cLBW/z8T1nsWpNKR5Uu8KyguEgAkGcWl1wpuBy3r7MQDiPrLG0TAq+&#10;ycFq2e0sMNa24SM9Tj4TIYRdjApy76tYSpfmZNANbEUcuJutDfoA60zqGpsQbko5iqJXabDg0JBj&#10;RZuc0vvpyyhIEt7tfni7vw4Pn29+XLx/TJqpUv1eu56D8NT6p/jfnegwfzaBv2fCBXL5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D1oR/DAAAA3AAAAA8AAAAAAAAAAAAA&#10;AAAAoQIAAGRycy9kb3ducmV2LnhtbFBLBQYAAAAABAAEAPkAAACRAwAAAAA=&#10;" strokecolor="#4579b8 [3044]"/>
                  <v:line id="Connecteur droit 185" o:spid="_x0000_s1129" style="position:absolute;visibility:visible;mso-wrap-style:square" from="0,0" to="108680,1790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IMsMIAAADcAAAADwAAAGRycy9kb3ducmV2LnhtbERPzWrCQBC+F/oOyxS81Y2KEqOrSKEg&#10;tpdaH2DMjkkwO5vuTjX69N1Cobf5+H5nue5dqy4UYuPZwGiYgSIuvW24MnD4fH3OQUVBtth6JgM3&#10;irBePT4ssbD+yh902UulUgjHAg3UIl2hdSxrchiHviNO3MkHh5JgqLQNeE3hrtXjLJtphw2nhho7&#10;eqmpPO+/nYGvt/dtvB3bscym9905bPK5TKIxg6d+swAl1Mu/+M+9tWl+PoXfZ9IFev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lIMsMIAAADcAAAADwAAAAAAAAAAAAAA&#10;AAChAgAAZHJzL2Rvd25yZXYueG1sUEsFBgAAAAAEAAQA+QAAAJADAAAAAA==&#10;" strokecolor="#4579b8 [3044]"/>
                </v:group>
                <v:line id="Connecteur droit 186" o:spid="_x0000_s1130" style="position:absolute;flip:x;visibility:visible;mso-wrap-style:square" from="1404,17128" to="10511,17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ua88QAAADcAAAADwAAAGRycy9kb3ducmV2LnhtbERPTWvCQBC9F/oflil4041VVFI3oRTE&#10;YKFa68HjkJ0modnZmF1N6q93C0Jv83ifs0x7U4sLta6yrGA8ikAQ51ZXXCg4fK2GCxDOI2usLZOC&#10;X3KQJo8PS4y17fiTLntfiBDCLkYFpfdNLKXLSzLoRrYhDty3bQ36ANtC6ha7EG5q+RxFM2mw4tBQ&#10;YkNvJeU/+7NRkGW82Vx5tT2Od6e1n1TvH9NurtTgqX99AeGp9//iuzvTYf5iBn/PhAtk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5rzxAAAANwAAAAPAAAAAAAAAAAA&#10;AAAAAKECAABkcnMvZG93bnJldi54bWxQSwUGAAAAAAQABAD5AAAAkgMAAAAA&#10;" strokecolor="#4579b8 [3044]"/>
                <v:line id="Connecteur droit 187" o:spid="_x0000_s1131" style="position:absolute;visibility:visible;mso-wrap-style:square" from="11596,17128" to="16234,17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w3XMMAAADcAAAADwAAAGRycy9kb3ducmV2LnhtbERPzWrCQBC+F/oOyxR6002VakxdRQRB&#10;2l60fYAxO02C2dl0d9TYp+8WhN7m4/ud+bJ3rTpTiI1nA0/DDBRx6W3DlYHPj80gBxUF2WLrmQxc&#10;KcJycX83x8L6C+/ovJdKpRCOBRqoRbpC61jW5DAOfUecuC8fHEqCodI24CWFu1aPsmyiHTacGmrs&#10;aF1TedyfnIHvt/dtvB7akUyef16PYZXPZByNeXzoVy+ghHr5F9/cW5vm51P4eyZdoB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MN1zDAAAA3AAAAA8AAAAAAAAAAAAA&#10;AAAAoQIAAGRycy9kb3ducmV2LnhtbFBLBQYAAAAABAAEAPkAAACRAwAAAAA=&#10;" strokecolor="#4579b8 [3044]"/>
                <v:line id="Connecteur droit 189" o:spid="_x0000_s1132" style="position:absolute;visibility:visible;mso-wrap-style:square" from="17316,17174" to="27474,17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8GtcIAAADcAAAADwAAAGRycy9kb3ducmV2LnhtbERPzWrCQBC+F/oOyxS81U0tlRhdRQoF&#10;sV6qPsCYHZNgdjbdnWrs03eFgrf5+H5ntuhdq84UYuPZwMswA0VcettwZWC/+3jOQUVBtth6JgNX&#10;irCYPz7MsLD+wl903kqlUgjHAg3UIl2hdSxrchiHviNO3NEHh5JgqLQNeEnhrtWjLBtrhw2nhho7&#10;eq+pPG1/nIHvz80qXg/tSMZvv+tTWOYTeY3GDJ765RSUUC938b97ZdP8fAK3Z9IFe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x8GtcIAAADcAAAADwAAAAAAAAAAAAAA&#10;AAChAgAAZHJzL2Rvd25yZXYueG1sUEsFBgAAAAAEAAQA+QAAAJADAAAAAA==&#10;" strokecolor="#4579b8 [3044]"/>
                <v:line id="Connecteur droit 190" o:spid="_x0000_s1133" style="position:absolute;visibility:visible;mso-wrap-style:square" from="45401,17136" to="49891,171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59cUAAADcAAAADwAAAGRycy9kb3ducmV2LnhtbESPQU8CQQyF7yb+h0lNvMmsEAmsDISY&#10;mBD1IvADyk7d3bDTWWcKLP56ezDx1ua9vvd1sRpCZ86UchvZweOoAENcRd9y7WC/e32YgcmC7LGL&#10;TA6ulGG1vL1ZYOnjhT/pvJXaaAjnEh00In1pba4aCphHsSdW7SumgKJrqq1PeNHw0NlxUUxtwJa1&#10;ocGeXhqqjttTcPD9/rHJ10M3lunTz9sxrWdzmWTn7u+G9TMYoUH+zX/XG6/4c8XXZ3QCu/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w59cUAAADcAAAADwAAAAAAAAAA&#10;AAAAAAChAgAAZHJzL2Rvd25yZXYueG1sUEsFBgAAAAAEAAQA+QAAAJMDAAAAAA==&#10;" strokecolor="#4579b8 [3044]"/>
                <v:line id="Connecteur droit 191" o:spid="_x0000_s1134" style="position:absolute;visibility:visible;mso-wrap-style:square" from="52768,17126" to="60118,1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CcbsIAAADcAAAADwAAAGRycy9kb3ducmV2LnhtbERPzWoCMRC+C32HMII3zWqp6GoUKRTE&#10;9qLtA4ybcXdxM9kmU1379E1B8DYf3+8s151r1IVCrD0bGI8yUMSFtzWXBr4+34YzUFGQLTaeycCN&#10;IqxXT70l5tZfeU+Xg5QqhXDM0UAl0uZax6Iih3HkW+LEnXxwKAmGUtuA1xTuGj3Jsql2WHNqqLCl&#10;14qK8+HHGfh+/9jG27GZyPTld3cOm9lcnqMxg363WYAS6uQhvru3Ns2fj+H/mXSBXv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LCcbsIAAADcAAAADwAAAAAAAAAAAAAA&#10;AAChAgAAZHJzL2Rvd25yZXYueG1sUEsFBgAAAAAEAAQA+QAAAJADAAAAAA==&#10;" strokecolor="#4579b8 [3044]"/>
                <v:line id="Connecteur droit 192" o:spid="_x0000_s1135" style="position:absolute;visibility:visible;mso-wrap-style:square" from="28553,17112" to="44321,17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fhFMEAAADcAAAADwAAAGRycy9kb3ducmV2LnhtbERPzYrCMBC+C/sOYRb2pqkiotVUZKFL&#10;dU+rPsDQjG1pMylNartvbwTB23x8v7Pbj6YRd+pcZVnBfBaBIM6trrhQcL2k0zUI55E1NpZJwT85&#10;2Ccfkx3G2g78R/ezL0QIYRejgtL7NpbS5SUZdDPbEgfuZjuDPsCukLrDIYSbRi6iaCUNVhwaSmzp&#10;u6S8PvdGQXr6XQ4uyzZu1R59nS77n1PfK/X1OR62IDyN/i1+uTMd5m8W8HwmXCCT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J+EUwQAAANwAAAAPAAAAAAAAAAAAAAAA&#10;AKECAABkcnMvZG93bnJldi54bWxQSwUGAAAAAAQABAD5AAAAjwMAAAAA&#10;" strokecolor="#4579b8 [3044]">
                  <v:stroke dashstyle="dash"/>
                </v:line>
                <v:line id="Connecteur droit 193" o:spid="_x0000_s1136" style="position:absolute;visibility:visible;mso-wrap-style:square" from="16779,16182" to="16779,288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tEj8EAAADcAAAADwAAAGRycy9kb3ducmV2LnhtbERPzYrCMBC+C/sOYRb2pumqiFajLEKl&#10;6snuPsDQjG2xmZQmtd23N4LgbT6+39nsBlOLO7WusqzgexKBIM6trrhQ8PebjJcgnEfWWFsmBf/k&#10;YLf9GG0w1rbnC90zX4gQwi5GBaX3TSyly0sy6Ca2IQ7c1bYGfYBtIXWLfQg3tZxG0UIarDg0lNjQ&#10;vqT8lnVGQXI6z3uXpiu3aI7+lsy7w6nrlPr6HH7WIDwN/i1+uVMd5q9m8HwmXCC3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5a0SPwQAAANwAAAAPAAAAAAAAAAAAAAAA&#10;AKECAABkcnMvZG93bnJldi54bWxQSwUGAAAAAAQABAD5AAAAjwMAAAAA&#10;" strokecolor="#4579b8 [3044]">
                  <v:stroke dashstyle="dash"/>
                </v:line>
                <v:line id="Connecteur droit 194" o:spid="_x0000_s1137" style="position:absolute;visibility:visible;mso-wrap-style:square" from="28041,16184" to="28041,288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Lc+8AAAADcAAAADwAAAGRycy9kb3ducmV2LnhtbERPzYrCMBC+C/sOYYS9aaoU0a5RZKHS&#10;1ZN1H2BoxrbYTEqT2u7bbwTB23x8v7Pdj6YRD+pcbVnBYh6BIC6srrlU8HtNZ2sQziNrbCyTgj9y&#10;sN99TLaYaDvwhR65L0UIYZeggsr7NpHSFRUZdHPbEgfuZjuDPsCulLrDIYSbRi6jaCUN1hwaKmzp&#10;u6LinvdGQXo6x4PLso1btT/+nsb98dT3Sn1Ox8MXCE+jf4tf7kyH+ZsYns+EC+Tu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aC3PvAAAAA3AAAAA8AAAAAAAAAAAAAAAAA&#10;oQIAAGRycy9kb3ducmV2LnhtbFBLBQYAAAAABAAEAPkAAACOAwAAAAA=&#10;" strokecolor="#4579b8 [3044]">
                  <v:stroke dashstyle="dash"/>
                </v:line>
                <v:line id="Connecteur droit 195" o:spid="_x0000_s1138" style="position:absolute;visibility:visible;mso-wrap-style:square" from="44840,16180" to="44842,288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55YMEAAADcAAAADwAAAGRycy9kb3ducmV2LnhtbERPzYrCMBC+C/sOYRa8abqiotUoi1Cp&#10;erK7DzA0Y1tsJqVJbfftN4LgbT6+39nuB1OLB7WusqzgaxqBIM6trrhQ8PuTTFYgnEfWWFsmBX/k&#10;YL/7GG0x1rbnKz0yX4gQwi5GBaX3TSyly0sy6Ka2IQ7czbYGfYBtIXWLfQg3tZxF0VIarDg0lNjQ&#10;oaT8nnVGQXK+zHuXpmu3bE7+nsy747nrlBp/Dt8bEJ4G/xa/3KkO89cLeD4TLpC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znlgwQAAANwAAAAPAAAAAAAAAAAAAAAA&#10;AKECAABkcnMvZG93bnJldi54bWxQSwUGAAAAAAQABAD5AAAAjwMAAAAA&#10;" strokecolor="#4579b8 [3044]">
                  <v:stroke dashstyle="dash"/>
                </v:line>
                <v:group id="Groupe 196" o:spid="_x0000_s1139" style="position:absolute;left:51727;top:13163;width:1079;height:1778" coordsize="108680,1790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syNMMAAADcAAAADwAAAGRycy9kb3ducmV2LnhtbERPS4vCMBC+C/6HMIK3&#10;Na2y4naNIqLiQRZ8wLK3oRnbYjMpTWzrv98Igrf5+J4zX3amFA3VrrCsIB5FIIhTqwvOFFzO248Z&#10;COeRNZaWScGDHCwX/d4cE21bPlJz8pkIIewSVJB7XyVSujQng25kK+LAXW1t0AdYZ1LX2IZwU8px&#10;FE2lwYJDQ44VrXNKb6e7UbBrsV1N4k1zuF3Xj7/z58/vISalhoNu9Q3CU+ff4pd7r8P8r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azI0wwAAANwAAAAP&#10;AAAAAAAAAAAAAAAAAKoCAABkcnMvZG93bnJldi54bWxQSwUGAAAAAAQABAD6AAAAmgMAAAAA&#10;">
                  <v:line id="Connecteur droit 197" o:spid="_x0000_s1140" style="position:absolute;flip:x;visibility:visible;mso-wrap-style:square" from="105,0" to="108571,1790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6ptcQAAADcAAAADwAAAGRycy9kb3ducmV2LnhtbERPTWvCQBC9C/6HZQRvdWMt1UZXKQUx&#10;KNhWe/A4ZMckmJ1Ns6uJ/vquUPA2j/c5s0VrSnGh2hWWFQwHEQji1OqCMwU/++XTBITzyBpLy6Tg&#10;Sg4W825nhrG2DX/TZeczEULYxagg976KpXRpTgbdwFbEgTva2qAPsM6krrEJ4aaUz1H0Kg0WHBpy&#10;rOgjp/S0OxsFScLr9Y2Xn4fh1+/Kj4rN9qUZK9Xvte9TEJ5a/xD/uxMd5r+N4f5MuE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qm1xAAAANwAAAAPAAAAAAAAAAAA&#10;AAAAAKECAABkcnMvZG93bnJldi54bWxQSwUGAAAAAAQABAD5AAAAkgMAAAAA&#10;" strokecolor="#4579b8 [3044]"/>
                  <v:line id="Connecteur droit 198" o:spid="_x0000_s1141" style="position:absolute;visibility:visible;mso-wrap-style:square" from="0,0" to="108680,1790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o188UAAADcAAAADwAAAGRycy9kb3ducmV2LnhtbESPQU8CQQyF7yb+h0lNvMmsEAmsDISY&#10;mBD1IvADyk7d3bDTWWcKLP56ezDx1ua9vvd1sRpCZ86UchvZweOoAENcRd9y7WC/e32YgcmC7LGL&#10;TA6ulGG1vL1ZYOnjhT/pvJXaaAjnEh00In1pba4aCphHsSdW7SumgKJrqq1PeNHw0NlxUUxtwJa1&#10;ocGeXhqqjttTcPD9/rHJ10M3lunTz9sxrWdzmWTn7u+G9TMYoUH+zX/XG6/4c6XVZ3QCu/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Yo188UAAADcAAAADwAAAAAAAAAA&#10;AAAAAAChAgAAZHJzL2Rvd25yZXYueG1sUEsFBgAAAAAEAAQA+QAAAJMDAAAAAA==&#10;" strokecolor="#4579b8 [3044]"/>
                </v:group>
                <v:group id="Groupe 199" o:spid="_x0000_s1142" style="position:absolute;left:10526;top:13163;width:1080;height:1778" coordsize="108680,1790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SmRsQAAADcAAAADwAAAGRycy9kb3ducmV2LnhtbERPS2uDQBC+F/Iflink&#10;1qwmtCQ2q0hoQg+hkAeU3gZ3oqI7K+5Wzb/vFgq9zcf3nG02mVYM1LvasoJ4EYEgLqyuuVRwveyf&#10;1iCcR9bYWiYFd3KQpbOHLSbajnyi4exLEULYJaig8r5LpHRFRQbdwnbEgbvZ3qAPsC+l7nEM4aaV&#10;yyh6kQZrDg0VdrSrqGjO30bBYcQxX8Vvw7G57e5fl+ePz2NMSs0fp/wVhKfJ/4v/3O86zN9s4P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vSmRsQAAADcAAAA&#10;DwAAAAAAAAAAAAAAAACqAgAAZHJzL2Rvd25yZXYueG1sUEsFBgAAAAAEAAQA+gAAAJsDAAAAAA==&#10;">
                  <v:line id="Connecteur droit 200" o:spid="_x0000_s1143" style="position:absolute;flip:x;visibility:visible;mso-wrap-style:square" from="105,0" to="108571,1790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jFOsUAAADcAAAADwAAAGRycy9kb3ducmV2LnhtbESPT2vCQBTE70K/w/IK3upGK1XSbEQE&#10;abBQ/x56fGRfk9Ds25hdTeyn7xYKHoeZ+Q2TLHpTiyu1rrKsYDyKQBDnVldcKDgd109zEM4ja6wt&#10;k4IbOVikD4MEY2073tP14AsRIOxiVFB638RSurwkg25kG+LgfdnWoA+yLaRusQtwU8tJFL1IgxWH&#10;hRIbWpWUfx8uRkGW8Wbzw+vt53h3fvPP1fvHtJspNXzsl68gPPX+Hv5vZ1pBIMLfmXAEZPo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TjFOsUAAADcAAAADwAAAAAAAAAA&#10;AAAAAAChAgAAZHJzL2Rvd25yZXYueG1sUEsFBgAAAAAEAAQA+QAAAJMDAAAAAA==&#10;" strokecolor="#4579b8 [3044]"/>
                  <v:line id="Connecteur droit 201" o:spid="_x0000_s1144" style="position:absolute;visibility:visible;mso-wrap-style:square" from="0,0" to="108680,1790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9olcUAAADcAAAADwAAAGRycy9kb3ducmV2LnhtbESPUWvCQBCE34X+h2MLvunFFEWjp0ih&#10;ILYvtf6ANbdNgrm99G6rsb/eKxT6OMzMN8xq07tWXSjExrOByTgDRVx623Bl4PjxMpqDioJssfVM&#10;Bm4UYbN+GKywsP7K73Q5SKUShGOBBmqRrtA6ljU5jGPfESfv0weHkmSotA14TXDX6jzLZtphw2mh&#10;xo6eayrPh29n4Ov1bRdvpzaX2fRnfw7b+UKeojHDx367BCXUy3/4r72zBvJsAr9n0hHQ6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59olcUAAADcAAAADwAAAAAAAAAA&#10;AAAAAAChAgAAZHJzL2Rvd25yZXYueG1sUEsFBgAAAAAEAAQA+QAAAJMDAAAAAA==&#10;" strokecolor="#4579b8 [3044]"/>
                </v:group>
                <v:line id="Connecteur droit 202" o:spid="_x0000_s1145" style="position:absolute;visibility:visible;mso-wrap-style:square" from="1381,13157" to="10506,131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324sQAAADcAAAADwAAAGRycy9kb3ducmV2LnhtbESPUWvCQBCE34X+h2MLvumlKYpGT5FC&#10;QWxfavsD1tyaBHN76d1WY3+9Vyj4OMzMN8xy3btWnSnExrOBp3EGirj0tuHKwNfn62gGKgqyxdYz&#10;GbhShPXqYbDEwvoLf9B5L5VKEI4FGqhFukLrWNbkMI59R5y8ow8OJclQaRvwkuCu1XmWTbXDhtNC&#10;jR291FSe9j/OwPfb+zZeD20u08nv7hQ2s7k8R2OGj/1mAUqol3v4v721BvIsh78z6Qjo1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TfbixAAAANwAAAAPAAAAAAAAAAAA&#10;AAAAAKECAABkcnMvZG93bnJldi54bWxQSwUGAAAAAAQABAD5AAAAkgMAAAAA&#10;" strokecolor="#4579b8 [3044]"/>
                <v:line id="Connecteur droit 203" o:spid="_x0000_s1146" style="position:absolute;flip:y;visibility:visible;mso-wrap-style:square" from="11590,13137" to="49948,13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pbTcYAAADcAAAADwAAAGRycy9kb3ducmV2LnhtbESPQWvCQBSE70L/w/IKvelGLbak2Ugp&#10;iEFBW/XQ4yP7moRm38bs1qT+elcQPA4z8w2TzHtTixO1rrKsYDyKQBDnVldcKDjsF8NXEM4ja6wt&#10;k4J/cjBPHwYJxtp2/EWnnS9EgLCLUUHpfRNL6fKSDLqRbYiD92Nbgz7ItpC6xS7ATS0nUTSTBisO&#10;CyU29FFS/rv7MwqyjFerMy+23+PP49JPq/XmuXtR6umxf38D4an39/CtnWkFk2gK1zPhCMj0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nqW03GAAAA3AAAAA8AAAAAAAAA&#10;AAAAAAAAoQIAAGRycy9kb3ducmV2LnhtbFBLBQYAAAAABAAEAPkAAACUAwAAAAA=&#10;" strokecolor="#4579b8 [3044]"/>
                <v:line id="Connecteur droit 204" o:spid="_x0000_s1147" style="position:absolute;visibility:visible;mso-wrap-style:square" from="52882,13174" to="60105,13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LDcUAAADcAAAADwAAAGRycy9kb3ducmV2LnhtbESPUWvCQBCE3wv9D8cW+lYvjVU09RQR&#10;BGn7ou0PWHPbJJjbS+9Wjf31vYLg4zAz3zCzRe9adaIQG88GngcZKOLS24YrA1+f66cJqCjIFlvP&#10;ZOBCERbz+7sZFtafeUunnVQqQTgWaKAW6QqtY1mTwzjwHXHyvn1wKEmGStuA5wR3rc6zbKwdNpwW&#10;auxoVVN52B2dgZ/3j0287NtcxqPft0NYTqYyjMY8PvTLV1BCvdzC1/bGGsizF/g/k46An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jLDcUAAADcAAAADwAAAAAAAAAA&#10;AAAAAAChAgAAZHJzL2Rvd25yZXYueG1sUEsFBgAAAAAEAAQA+QAAAJMDAAAAAA==&#10;" strokecolor="#4579b8 [3044]"/>
                <v:shape id="Zone de texte 92" o:spid="_x0000_s1148" type="#_x0000_t202" style="position:absolute;left:1799;top:11701;width:9245;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MPz8YA&#10;AADcAAAADwAAAGRycy9kb3ducmV2LnhtbESPQUsDMRSE74L/ITzBm01aUGRtWsRW8NBarQp6e26e&#10;u4ublyV53W7/fVMQPA4z8w0znQ++VT3F1AS2MB4ZUMRlcA1XFt7fHq9uQSVBdtgGJgsHSjCfnZ9N&#10;sXBhz6/Ub6VSGcKpQAu1SFdoncqaPKZR6Iiz9xOiR8kyVtpF3Ge4b/XEmBvtseG8UGNHDzWVv9ud&#10;t9B+prj6NvLVL6q1vGz07mM5frb28mK4vwMlNMh/+K/95CxMzDWczuQjoGd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zMPz8YAAADcAAAADwAAAAAAAAAAAAAAAACYAgAAZHJz&#10;L2Rvd25yZXYueG1sUEsFBgAAAAAEAAQA9QAAAIsDAAAAAA==&#10;" filled="f" stroked="f" strokeweight=".5pt">
                  <v:textbox inset="0,0,0,0">
                    <w:txbxContent>
                      <w:p w14:paraId="597D1EDB" w14:textId="77777777" w:rsidR="001C49CD" w:rsidRPr="00E30E1E" w:rsidRDefault="001C49CD" w:rsidP="007F16DF">
                        <w:pPr>
                          <w:pStyle w:val="NormalWeb"/>
                          <w:spacing w:before="0" w:beforeAutospacing="0" w:after="0" w:afterAutospacing="0"/>
                          <w:jc w:val="both"/>
                          <w:rPr>
                            <w:sz w:val="14"/>
                            <w:szCs w:val="14"/>
                          </w:rPr>
                        </w:pPr>
                        <w:r w:rsidRPr="00E30E1E">
                          <w:rPr>
                            <w:rFonts w:ascii="Arial" w:eastAsia="Times New Roman" w:hAnsi="Arial"/>
                            <w:sz w:val="14"/>
                            <w:szCs w:val="14"/>
                          </w:rPr>
                          <w:t>Executed cycle (O)</w:t>
                        </w:r>
                      </w:p>
                    </w:txbxContent>
                  </v:textbox>
                </v:shape>
                <v:shape id="Zone de texte 92" o:spid="_x0000_s1149" type="#_x0000_t202" style="position:absolute;left:1793;top:15697;width:9240;height:1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RuMYA&#10;AADcAAAADwAAAGRycy9kb3ducmV2LnhtbESPT0sDMRTE74LfITyhN5u0hyJr0yK1BQ/WP1VBb8/N&#10;6+7i5mVJXrfrt28KgsdhZn7DzJeDb1VPMTWBLUzGBhRxGVzDlYX3t831DagkyA7bwGThlxIsF5cX&#10;cyxcOPIr9TupVIZwKtBCLdIVWqeyJo9pHDri7O1D9ChZxkq7iMcM962eGjPTHhvOCzV2tKqp/Nkd&#10;vIX2M8XHbyNf/X21lZdnffhYT56sHV0Nd7eghAb5D/+1H5yFqZnB+Uw+Anpx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GRuMYAAADcAAAADwAAAAAAAAAAAAAAAACYAgAAZHJz&#10;L2Rvd25yZXYueG1sUEsFBgAAAAAEAAQA9QAAAIsDAAAAAA==&#10;" filled="f" stroked="f" strokeweight=".5pt">
                  <v:textbox inset="0,0,0,0">
                    <w:txbxContent>
                      <w:p w14:paraId="47FBD644" w14:textId="77777777" w:rsidR="001C49CD" w:rsidRPr="00E30E1E" w:rsidRDefault="001C49CD" w:rsidP="007F16DF">
                        <w:pPr>
                          <w:pStyle w:val="NormalWeb"/>
                          <w:spacing w:before="0" w:beforeAutospacing="0" w:after="0" w:afterAutospacing="0"/>
                          <w:jc w:val="both"/>
                          <w:rPr>
                            <w:sz w:val="14"/>
                            <w:szCs w:val="14"/>
                          </w:rPr>
                        </w:pPr>
                        <w:r w:rsidRPr="00E30E1E">
                          <w:rPr>
                            <w:rFonts w:ascii="Arial" w:eastAsia="Times New Roman" w:hAnsi="Arial"/>
                            <w:sz w:val="14"/>
                            <w:szCs w:val="14"/>
                          </w:rPr>
                          <w:t>Executed step (O)</w:t>
                        </w:r>
                      </w:p>
                    </w:txbxContent>
                  </v:textbox>
                </v:shape>
                <v:shape id="Zone de texte 92" o:spid="_x0000_s1150" type="#_x0000_t202" style="position:absolute;left:3949;top:9513;width:3740;height:1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00I8YA&#10;AADcAAAADwAAAGRycy9kb3ducmV2LnhtbESPQUsDMRSE74L/ITzBm03ag8ratIit4KG1WhX09tw8&#10;dxc3L0vyut3++6YgeBxm5htmOh98q3qKqQlsYTwyoIjL4BquLLy/PV7dgkqC7LANTBYOlGA+Oz+b&#10;YuHCnl+p30qlMoRTgRZqka7QOpU1eUyj0BFn7ydEj5JlrLSLuM9w3+qJMdfaY8N5ocaOHmoqf7c7&#10;b6H9THH1beSrX1Rredno3cdy/Gzt5cVwfwdKaJD/8F/7yVmYmBs4nclHQM+O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K00I8YAAADcAAAADwAAAAAAAAAAAAAAAACYAgAAZHJz&#10;L2Rvd25yZXYueG1sUEsFBgAAAAAEAAQA9QAAAIsDAAAAAA==&#10;" filled="f" stroked="f" strokeweight=".5pt">
                  <v:textbox inset="0,0,0,0">
                    <w:txbxContent>
                      <w:p w14:paraId="7C810DF6" w14:textId="77777777" w:rsidR="001C49CD" w:rsidRPr="00E30E1E" w:rsidRDefault="001C49CD" w:rsidP="007F16DF">
                        <w:pPr>
                          <w:pStyle w:val="NormalWeb"/>
                          <w:spacing w:before="0" w:beforeAutospacing="0" w:after="0" w:afterAutospacing="0"/>
                          <w:jc w:val="both"/>
                          <w:rPr>
                            <w:sz w:val="12"/>
                            <w:szCs w:val="12"/>
                            <w:lang w:val="fr-FR"/>
                          </w:rPr>
                        </w:pPr>
                        <w:r w:rsidRPr="00E30E1E">
                          <w:rPr>
                            <w:rFonts w:ascii="Arial" w:eastAsia="Times New Roman" w:hAnsi="Arial"/>
                            <w:sz w:val="12"/>
                            <w:szCs w:val="12"/>
                            <w:lang w:val="fr-FR"/>
                          </w:rPr>
                          <w:t>No Cycle</w:t>
                        </w:r>
                      </w:p>
                    </w:txbxContent>
                  </v:textbox>
                </v:shape>
                <v:shape id="Zone de texte 92" o:spid="_x0000_s1151" type="#_x0000_t202" style="position:absolute;left:28562;top:9494;width:4346;height:14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KgUcMA&#10;AADcAAAADwAAAGRycy9kb3ducmV2LnhtbERPS08CMRC+m/gfmjHxJi0ciFkphPhIPKAiSgK3YTvs&#10;btxON+2wrP+eHkw8fvnes8XgW9VTTE1gC+ORAUVcBtdwZeH76+XuHlQSZIdtYLLwSwkW8+urGRYu&#10;nPmT+o1UKodwKtBCLdIVWqeyJo9pFDrizB1D9CgZxkq7iOcc7ls9MWaqPTacG2rs6LGm8mdz8hba&#10;XYqrg5F9/1S9yfpDn7bP43drb2+G5QMooUH+xX/uV2dhYvLafCYfAT2/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KgUcMAAADcAAAADwAAAAAAAAAAAAAAAACYAgAAZHJzL2Rv&#10;d25yZXYueG1sUEsFBgAAAAAEAAQA9QAAAIgDAAAAAA==&#10;" filled="f" stroked="f" strokeweight=".5pt">
                  <v:textbox inset="0,0,0,0">
                    <w:txbxContent>
                      <w:p w14:paraId="1F5BC0F5" w14:textId="77777777" w:rsidR="001C49CD" w:rsidRDefault="001C49CD" w:rsidP="007F16DF">
                        <w:pPr>
                          <w:pStyle w:val="NormalWeb"/>
                          <w:spacing w:before="0" w:beforeAutospacing="0" w:after="0" w:afterAutospacing="0"/>
                          <w:jc w:val="both"/>
                        </w:pPr>
                        <w:r>
                          <w:rPr>
                            <w:rFonts w:ascii="Arial" w:eastAsia="Times New Roman" w:hAnsi="Arial"/>
                            <w:sz w:val="12"/>
                            <w:szCs w:val="12"/>
                            <w:lang w:val="fr-FR"/>
                          </w:rPr>
                          <w:t>Cycle N</w:t>
                        </w:r>
                      </w:p>
                    </w:txbxContent>
                  </v:textbox>
                </v:shape>
                <v:shape id="Zone de texte 92" o:spid="_x0000_s1152" type="#_x0000_t202" style="position:absolute;left:52803;top:9493;width:9114;height:14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4FysYA&#10;AADcAAAADwAAAGRycy9kb3ducmV2LnhtbESPQUsDMRSE74L/ITzBm03ag+jatIit4KG1WhX09tw8&#10;dxc3L0vyut3++6YgeBxm5htmOh98q3qKqQlsYTwyoIjL4BquLLy/PV7dgEqC7LANTBYOlGA+Oz+b&#10;YuHCnl+p30qlMoRTgRZqka7QOpU1eUyj0BFn7ydEj5JlrLSLuM9w3+qJMdfaY8N5ocaOHmoqf7c7&#10;b6H9THH1beSrX1Rredno3cdy/Gzt5cVwfwdKaJD/8F/7yVmYmFs4nclHQM+O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n4FysYAAADcAAAADwAAAAAAAAAAAAAAAACYAgAAZHJz&#10;L2Rvd25yZXYueG1sUEsFBgAAAAAEAAQA9QAAAIsDAAAAAA==&#10;" filled="f" stroked="f" strokeweight=".5pt">
                  <v:textbox inset="0,0,0,0">
                    <w:txbxContent>
                      <w:p w14:paraId="6E67790B" w14:textId="77777777" w:rsidR="001C49CD" w:rsidRDefault="001C49CD" w:rsidP="007F16DF">
                        <w:pPr>
                          <w:pStyle w:val="NormalWeb"/>
                          <w:spacing w:before="0" w:beforeAutospacing="0" w:after="0" w:afterAutospacing="0"/>
                          <w:jc w:val="both"/>
                        </w:pPr>
                        <w:r w:rsidRPr="00B7625F">
                          <w:rPr>
                            <w:rFonts w:ascii="Arial" w:eastAsia="Times New Roman" w:hAnsi="Arial"/>
                            <w:color w:val="5F497A" w:themeColor="accent4" w:themeShade="BF"/>
                            <w:sz w:val="12"/>
                            <w:szCs w:val="12"/>
                            <w:lang w:val="en-US"/>
                          </w:rPr>
                          <w:t xml:space="preserve">No Cycle </w:t>
                        </w:r>
                        <w:r w:rsidRPr="00B7625F">
                          <w:rPr>
                            <w:rFonts w:ascii="Arial" w:eastAsia="Times New Roman" w:hAnsi="Arial"/>
                            <w:sz w:val="12"/>
                            <w:szCs w:val="12"/>
                            <w:lang w:val="en-US"/>
                          </w:rPr>
                          <w:t xml:space="preserve">or </w:t>
                        </w:r>
                        <w:r w:rsidRPr="00B7625F">
                          <w:rPr>
                            <w:rFonts w:ascii="Arial" w:eastAsia="Times New Roman" w:hAnsi="Arial"/>
                            <w:color w:val="E36C0A" w:themeColor="accent6" w:themeShade="BF"/>
                            <w:sz w:val="12"/>
                            <w:szCs w:val="12"/>
                            <w:lang w:val="en-US"/>
                          </w:rPr>
                          <w:t>new cycle Id</w:t>
                        </w:r>
                      </w:p>
                    </w:txbxContent>
                  </v:textbox>
                </v:shape>
                <v:shape id="Zone de texte 92" o:spid="_x0000_s1153" type="#_x0000_t202" style="position:absolute;left:3606;top:13492;width:3734;height:1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06isMA&#10;AADcAAAADwAAAGRycy9kb3ducmV2LnhtbERPTU/CQBC9k/gfNmPiTbblQExlIQYk4YCigInexu7Y&#10;NnZnm92hlH/vHkw4vrzv2WJwreopxMazgXycgSIuvW24MnA8rO8fQEVBtth6JgMXirCY34xmWFh/&#10;5nfq91KpFMKxQAO1SFdoHcuaHMax74gT9+ODQ0kwVNoGPKdw1+pJlk21w4ZTQ40dLWsqf/cnZ6D9&#10;jGH7nclXv6pe5G2nTx/P+asxd7fD0yMooUGu4n/3xhqY5Gl+OpOOgJ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p06isMAAADcAAAADwAAAAAAAAAAAAAAAACYAgAAZHJzL2Rv&#10;d25yZXYueG1sUEsFBgAAAAAEAAQA9QAAAIgDAAAAAA==&#10;" filled="f" stroked="f" strokeweight=".5pt">
                  <v:textbox inset="0,0,0,0">
                    <w:txbxContent>
                      <w:p w14:paraId="7253B6AD" w14:textId="77777777" w:rsidR="001C49CD" w:rsidRDefault="001C49CD" w:rsidP="007F16DF">
                        <w:pPr>
                          <w:pStyle w:val="NormalWeb"/>
                          <w:spacing w:before="0" w:beforeAutospacing="0" w:after="0" w:afterAutospacing="0"/>
                          <w:jc w:val="both"/>
                        </w:pPr>
                        <w:r>
                          <w:rPr>
                            <w:rFonts w:ascii="Arial" w:eastAsia="Times New Roman" w:hAnsi="Arial"/>
                            <w:sz w:val="12"/>
                            <w:szCs w:val="12"/>
                            <w:lang w:val="fr-FR"/>
                          </w:rPr>
                          <w:t>No Cycle</w:t>
                        </w:r>
                      </w:p>
                    </w:txbxContent>
                  </v:textbox>
                </v:shape>
                <v:shape id="Zone de texte 92" o:spid="_x0000_s1154" type="#_x0000_t202" style="position:absolute;left:52803;top:7198;width:9422;height:1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GfEcYA&#10;AADcAAAADwAAAGRycy9kb3ducmV2LnhtbESPT0vDQBTE70K/w/IK3uwmPRRJuy2iFTzUP60W6u2Z&#10;fSah2bdh9zWN394VhB6HmfkNs1gNrlU9hdh4NpBPMlDEpbcNVwY+3h9vbkFFQbbYeiYDPxRhtRxd&#10;LbCw/sxb6ndSqQThWKCBWqQrtI5lTQ7jxHfEyfv2waEkGSptA54T3LV6mmUz7bDhtFBjR/c1lcfd&#10;yRloDzFsvjL57B+qZ3l71af9On8x5no83M1BCQ1yCf+3n6yBaZ7D35l0BP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dGfEcYAAADcAAAADwAAAAAAAAAAAAAAAACYAgAAZHJz&#10;L2Rvd25yZXYueG1sUEsFBgAAAAAEAAQA9QAAAIsDAAAAAA==&#10;" filled="f" stroked="f" strokeweight=".5pt">
                  <v:textbox inset="0,0,0,0">
                    <w:txbxContent>
                      <w:p w14:paraId="15E6D808" w14:textId="77777777" w:rsidR="001C49CD" w:rsidRDefault="001C49CD" w:rsidP="00523E66">
                        <w:pPr>
                          <w:pStyle w:val="NormalWeb"/>
                          <w:spacing w:before="0" w:beforeAutospacing="0" w:after="0" w:afterAutospacing="0"/>
                          <w:jc w:val="both"/>
                        </w:pPr>
                        <w:r w:rsidRPr="00B7625F">
                          <w:rPr>
                            <w:rFonts w:ascii="Arial" w:eastAsia="Times New Roman" w:hAnsi="Arial"/>
                            <w:color w:val="5F497A" w:themeColor="accent4" w:themeShade="BF"/>
                            <w:sz w:val="12"/>
                            <w:szCs w:val="12"/>
                            <w:lang w:val="en-US"/>
                          </w:rPr>
                          <w:t xml:space="preserve">No Cycle </w:t>
                        </w:r>
                        <w:r w:rsidRPr="00B7625F">
                          <w:rPr>
                            <w:rFonts w:ascii="Arial" w:eastAsia="Times New Roman" w:hAnsi="Arial"/>
                            <w:sz w:val="12"/>
                            <w:szCs w:val="12"/>
                            <w:lang w:val="en-US"/>
                          </w:rPr>
                          <w:t xml:space="preserve">or </w:t>
                        </w:r>
                        <w:r w:rsidRPr="00B7625F">
                          <w:rPr>
                            <w:rFonts w:ascii="Arial" w:eastAsia="Times New Roman" w:hAnsi="Arial"/>
                            <w:color w:val="E36C0A" w:themeColor="accent6" w:themeShade="BF"/>
                            <w:sz w:val="12"/>
                            <w:szCs w:val="12"/>
                            <w:lang w:val="en-US"/>
                          </w:rPr>
                          <w:t>new cycle Id</w:t>
                        </w:r>
                      </w:p>
                      <w:p w14:paraId="53FA7994" w14:textId="77777777" w:rsidR="001C49CD" w:rsidRDefault="001C49CD" w:rsidP="007F16DF">
                        <w:pPr>
                          <w:pStyle w:val="NormalWeb"/>
                          <w:spacing w:before="0" w:beforeAutospacing="0" w:after="0" w:afterAutospacing="0"/>
                          <w:jc w:val="both"/>
                        </w:pPr>
                      </w:p>
                    </w:txbxContent>
                  </v:textbox>
                </v:shape>
                <v:shape id="Zone de texte 92" o:spid="_x0000_s1155" type="#_x0000_t202" style="position:absolute;left:28565;top:13463;width:4343;height:1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MBZsYA&#10;AADcAAAADwAAAGRycy9kb3ducmV2LnhtbESPS2vDMBCE74X8B7GB3hrZPoTiRAmlD+ghfSRtob1t&#10;ra1taq2MtHHcfx8FCjkOM/MNs1yPrlMDhdh6NpDPMlDElbct1wbe3x6urkFFQbbYeSYDfxRhvZpc&#10;LLG0/sBbGnZSqwThWKKBRqQvtY5VQw7jzPfEyfvxwaEkGWptAx4S3HW6yLK5dthyWmiwp9uGqt/d&#10;3hnoPmPYfGfyNdzVT/L6ovcf9/mzMZfT8WYBSmiUc/i//WgNFHkBpzPpCOjVE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QMBZsYAAADcAAAADwAAAAAAAAAAAAAAAACYAgAAZHJz&#10;L2Rvd25yZXYueG1sUEsFBgAAAAAEAAQA9QAAAIsDAAAAAA==&#10;" filled="f" stroked="f" strokeweight=".5pt">
                  <v:textbox inset="0,0,0,0">
                    <w:txbxContent>
                      <w:p w14:paraId="500D2821" w14:textId="77777777" w:rsidR="001C49CD" w:rsidRDefault="001C49CD" w:rsidP="007F16DF">
                        <w:pPr>
                          <w:pStyle w:val="NormalWeb"/>
                          <w:spacing w:before="0" w:beforeAutospacing="0" w:after="0" w:afterAutospacing="0"/>
                          <w:jc w:val="both"/>
                        </w:pPr>
                        <w:r>
                          <w:rPr>
                            <w:rFonts w:ascii="Arial" w:eastAsia="Times New Roman" w:hAnsi="Arial"/>
                            <w:sz w:val="12"/>
                            <w:szCs w:val="12"/>
                            <w:lang w:val="fr-FR"/>
                          </w:rPr>
                          <w:t>Cycle N</w:t>
                        </w:r>
                      </w:p>
                    </w:txbxContent>
                  </v:textbox>
                </v:shape>
                <v:shape id="Zone de texte 92" o:spid="_x0000_s1156" type="#_x0000_t202" style="position:absolute;left:3612;top:17465;width:3727;height:14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k/cYA&#10;AADcAAAADwAAAGRycy9kb3ducmV2LnhtbESPS2vDMBCE74X+B7GF3BrZCZTgRAmhD+ihzzSB9La1&#10;NraptTLSxnH/fVUI9DjMzDfMYjW4VvUUYuPZQD7OQBGX3jZcGdh+PFzPQEVBtth6JgM/FGG1vLxY&#10;YGH9id+p30ilEoRjgQZqka7QOpY1OYxj3xEn7+CDQ0kyVNoGPCW4a/Uky260w4bTQo0d3dZUfm+O&#10;zkC7j+HpK5PP/q56lrdXfdzd5y/GjK6G9RyU0CD/4XP70RqY5FP4O5OOgF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k+k/cYAAADcAAAADwAAAAAAAAAAAAAAAACYAgAAZHJz&#10;L2Rvd25yZXYueG1sUEsFBgAAAAAEAAQA9QAAAIsDAAAAAA==&#10;" filled="f" stroked="f" strokeweight=".5pt">
                  <v:textbox inset="0,0,0,0">
                    <w:txbxContent>
                      <w:p w14:paraId="7F062DA6" w14:textId="77777777" w:rsidR="001C49CD" w:rsidRPr="00E30E1E" w:rsidRDefault="001C49CD" w:rsidP="007F16DF">
                        <w:pPr>
                          <w:pStyle w:val="NormalWeb"/>
                          <w:spacing w:before="0" w:beforeAutospacing="0" w:after="0" w:afterAutospacing="0"/>
                          <w:jc w:val="both"/>
                        </w:pPr>
                        <w:r w:rsidRPr="00E30E1E">
                          <w:rPr>
                            <w:rFonts w:ascii="Arial" w:eastAsia="Times New Roman" w:hAnsi="Arial"/>
                            <w:sz w:val="12"/>
                            <w:szCs w:val="12"/>
                          </w:rPr>
                          <w:t>No Step</w:t>
                        </w:r>
                      </w:p>
                    </w:txbxContent>
                  </v:textbox>
                </v:shape>
                <v:shape id="Zone de texte 92" o:spid="_x0000_s1157" type="#_x0000_t202" style="position:absolute;left:52796;top:17410;width:7684;height:1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Y8icYA&#10;AADcAAAADwAAAGRycy9kb3ducmV2LnhtbESPS2vDMBCE74X+B7GF3BrZIZTgRAmhD+ihzzSB9La1&#10;NraptTLSxnH/fVUI9DjMzDfMYjW4VvUUYuPZQD7OQBGX3jZcGdh+PFzPQEVBtth6JgM/FGG1vLxY&#10;YGH9id+p30ilEoRjgQZqka7QOpY1OYxj3xEn7+CDQ0kyVNoGPCW4a/Uky260w4bTQo0d3dZUfm+O&#10;zkC7j+HpK5PP/q56lrdXfdzd5y/GjK6G9RyU0CD/4XP70RqY5FP4O5OOgF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aY8icYAAADcAAAADwAAAAAAAAAAAAAAAACYAgAAZHJz&#10;L2Rvd25yZXYueG1sUEsFBgAAAAAEAAQA9QAAAIsDAAAAAA==&#10;" filled="f" stroked="f" strokeweight=".5pt">
                  <v:textbox inset="0,0,0,0">
                    <w:txbxContent>
                      <w:p w14:paraId="734C57F5" w14:textId="77777777" w:rsidR="001C49CD" w:rsidRDefault="001C49CD" w:rsidP="007F16DF">
                        <w:pPr>
                          <w:pStyle w:val="NormalWeb"/>
                          <w:spacing w:before="0" w:beforeAutospacing="0" w:after="0" w:afterAutospacing="0"/>
                          <w:jc w:val="both"/>
                        </w:pPr>
                        <w:r w:rsidRPr="001032EA">
                          <w:rPr>
                            <w:rFonts w:ascii="Arial" w:eastAsia="Times New Roman" w:hAnsi="Arial"/>
                            <w:color w:val="5F497A" w:themeColor="accent4" w:themeShade="BF"/>
                            <w:sz w:val="12"/>
                            <w:szCs w:val="12"/>
                          </w:rPr>
                          <w:t xml:space="preserve">No Step </w:t>
                        </w:r>
                        <w:r>
                          <w:rPr>
                            <w:rFonts w:ascii="Arial" w:eastAsia="Times New Roman" w:hAnsi="Arial"/>
                            <w:sz w:val="12"/>
                            <w:szCs w:val="12"/>
                          </w:rPr>
                          <w:t xml:space="preserve">or </w:t>
                        </w:r>
                        <w:r w:rsidRPr="001032EA">
                          <w:rPr>
                            <w:rFonts w:ascii="Arial" w:eastAsia="Times New Roman" w:hAnsi="Arial"/>
                            <w:color w:val="E36C0A" w:themeColor="accent6" w:themeShade="BF"/>
                            <w:sz w:val="12"/>
                            <w:szCs w:val="12"/>
                          </w:rPr>
                          <w:t>Step 0</w:t>
                        </w:r>
                      </w:p>
                    </w:txbxContent>
                  </v:textbox>
                </v:shape>
                <v:shape id="Zone de texte 92" o:spid="_x0000_s1158" type="#_x0000_t202" style="position:absolute;left:12512;top:17342;width:3721;height:1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qZEsYA&#10;AADcAAAADwAAAGRycy9kb3ducmV2LnhtbESPS2vDMBCE74X+B7GF3BrZgZTgRAmhD+ihzzSB9La1&#10;NraptTLSxnH/fVUI9DjMzDfMYjW4VvUUYuPZQD7OQBGX3jZcGdh+PFzPQEVBtth6JgM/FGG1vLxY&#10;YGH9id+p30ilEoRjgQZqka7QOpY1OYxj3xEn7+CDQ0kyVNoGPCW4a/Uky260w4bTQo0d3dZUfm+O&#10;zkC7j+HpK5PP/q56lrdXfdzd5y/GjK6G9RyU0CD/4XP70RqY5FP4O5OOgF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uqZEsYAAADcAAAADwAAAAAAAAAAAAAAAACYAgAAZHJz&#10;L2Rvd25yZXYueG1sUEsFBgAAAAAEAAQA9QAAAIsDAAAAAA==&#10;" filled="f" stroked="f" strokeweight=".5pt">
                  <v:textbox inset="0,0,0,0">
                    <w:txbxContent>
                      <w:p w14:paraId="26351290" w14:textId="77777777" w:rsidR="001C49CD" w:rsidRPr="00E30E1E" w:rsidRDefault="001C49CD" w:rsidP="007F16DF">
                        <w:pPr>
                          <w:pStyle w:val="NormalWeb"/>
                          <w:spacing w:before="0" w:beforeAutospacing="0" w:after="0" w:afterAutospacing="0"/>
                          <w:jc w:val="both"/>
                        </w:pPr>
                        <w:r w:rsidRPr="00E30E1E">
                          <w:rPr>
                            <w:rFonts w:ascii="Arial" w:eastAsia="Times New Roman" w:hAnsi="Arial"/>
                            <w:sz w:val="12"/>
                            <w:szCs w:val="12"/>
                          </w:rPr>
                          <w:t>Step 0</w:t>
                        </w:r>
                      </w:p>
                    </w:txbxContent>
                  </v:textbox>
                </v:shape>
                <v:shape id="Zone de texte 92" o:spid="_x0000_s1159" type="#_x0000_t202" style="position:absolute;left:20241;top:17405;width:3721;height:1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gHZccA&#10;AADcAAAADwAAAGRycy9kb3ducmV2LnhtbESPS2vDMBCE74X+B7GF3BrZOYTiRgmhD8gh6SNNILlt&#10;rK1taq2MtHHcf18VCj0OM/MNM1sMrlU9hdh4NpCPM1DEpbcNVwZ2H8+3d6CiIFtsPZOBb4qwmF9f&#10;zbCw/sLv1G+lUgnCsUADtUhXaB3LmhzGse+Ik/fpg0NJMlTaBrwkuGv1JMum2mHDaaHGjh5qKr+2&#10;Z2egPcSwPmVy7B+rjby96vP+KX8xZnQzLO9BCQ3yH/5rr6yBST6F3zPpCOj5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44B2XHAAAA3AAAAA8AAAAAAAAAAAAAAAAAmAIAAGRy&#10;cy9kb3ducmV2LnhtbFBLBQYAAAAABAAEAPUAAACMAwAAAAA=&#10;" filled="f" stroked="f" strokeweight=".5pt">
                  <v:textbox inset="0,0,0,0">
                    <w:txbxContent>
                      <w:p w14:paraId="2A8B13A2" w14:textId="77777777" w:rsidR="001C49CD" w:rsidRPr="00E30E1E" w:rsidRDefault="001C49CD" w:rsidP="007F16DF">
                        <w:pPr>
                          <w:pStyle w:val="NormalWeb"/>
                          <w:spacing w:before="0" w:beforeAutospacing="0" w:after="0" w:afterAutospacing="0"/>
                          <w:jc w:val="both"/>
                        </w:pPr>
                        <w:r w:rsidRPr="00E30E1E">
                          <w:rPr>
                            <w:rFonts w:ascii="Arial" w:eastAsia="Times New Roman" w:hAnsi="Arial"/>
                            <w:sz w:val="12"/>
                            <w:szCs w:val="12"/>
                          </w:rPr>
                          <w:t>Step 1</w:t>
                        </w:r>
                      </w:p>
                    </w:txbxContent>
                  </v:textbox>
                </v:shape>
                <v:shape id="Zone de texte 92" o:spid="_x0000_s1160" type="#_x0000_t202" style="position:absolute;left:45882;top:17336;width:3721;height:1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Si/sYA&#10;AADcAAAADwAAAGRycy9kb3ducmV2LnhtbESPS2vDMBCE74X+B7GF3BrZOaTBiRJCH9BDn2kC6W1r&#10;bWxTa2WkjeP++6oQ6HGYmW+YxWpwreopxMazgXycgSIuvW24MrD9eLiegYqCbLH1TAZ+KMJqeXmx&#10;wML6E79Tv5FKJQjHAg3UIl2hdSxrchjHviNO3sEHh5JkqLQNeEpw1+pJlk21w4bTQo0d3dZUfm+O&#10;zkC7j+HpK5PP/q56lrdXfdzd5y/GjK6G9RyU0CD/4XP70RqY5DfwdyYdAb3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XSi/sYAAADcAAAADwAAAAAAAAAAAAAAAACYAgAAZHJz&#10;L2Rvd25yZXYueG1sUEsFBgAAAAAEAAQA9QAAAIsDAAAAAA==&#10;" filled="f" stroked="f" strokeweight=".5pt">
                  <v:textbox inset="0,0,0,0">
                    <w:txbxContent>
                      <w:p w14:paraId="37D9EE4C" w14:textId="77777777" w:rsidR="001C49CD" w:rsidRDefault="001C49CD" w:rsidP="007F16DF">
                        <w:pPr>
                          <w:pStyle w:val="NormalWeb"/>
                          <w:spacing w:before="0" w:beforeAutospacing="0" w:after="0" w:afterAutospacing="0"/>
                          <w:jc w:val="both"/>
                        </w:pPr>
                        <w:r>
                          <w:rPr>
                            <w:rFonts w:ascii="Arial" w:eastAsia="Times New Roman" w:hAnsi="Arial"/>
                            <w:sz w:val="12"/>
                            <w:szCs w:val="12"/>
                          </w:rPr>
                          <w:t>Step m</w:t>
                        </w:r>
                      </w:p>
                    </w:txbxContent>
                  </v:textbox>
                </v:shape>
                <v:line id="Connecteur droit 220" o:spid="_x0000_s1161" style="position:absolute;visibility:visible;mso-wrap-style:square" from="11045,21241" to="11045,22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YaCL4AAADcAAAADwAAAGRycy9kb3ducmV2LnhtbERPSwrCMBDdC94hjOBGNLVIlWoUUQQ3&#10;Kn4OMDRjW2wmpYlab28WgsvH+y9WranEixpXWlYwHkUgiDOrS84V3K674QyE88gaK8uk4EMOVstu&#10;Z4Gptm8+0+vicxFC2KWooPC+TqV0WUEG3cjWxIG728agD7DJpW7wHcJNJeMoSqTBkkNDgTVtCsoe&#10;l6dRkBzv8eyQTE71dGun29wPMrsbKNXvtes5CE+t/4t/7r1WEMdhfjgTjoBcfg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xRhoIvgAAANwAAAAPAAAAAAAAAAAAAAAAAKEC&#10;AABkcnMvZG93bnJldi54bWxQSwUGAAAAAAQABAD5AAAAjAMAAAAA&#10;" strokecolor="#c0504d [3205]" strokeweight="2pt">
                  <v:shadow on="t" color="black" opacity="24903f" origin=",.5" offset="0,.55556mm"/>
                </v:line>
                <v:line id="Connecteur droit 221" o:spid="_x0000_s1162" style="position:absolute;visibility:visible;mso-wrap-style:square" from="12992,21247" to="12992,229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q/k8UAAADcAAAADwAAAGRycy9kb3ducmV2LnhtbESP3WrCQBSE7wXfYTmF3kizMUgiqauI&#10;EvDGirYPcMie/NDs2ZBdTfr2bqHQy2FmvmE2u8l04kGDay0rWEYxCOLS6pZrBV+fxdsahPPIGjvL&#10;pOCHHOy289kGc21HvtLj5msRIOxyVNB43+dSurIhgy6yPXHwKjsY9EEOtdQDjgFuOpnEcSoNthwW&#10;Guzp0FD5fbsbBelHlazP6erSZ0ebHWu/KG2xUOr1Zdq/g/A0+f/wX/ukFSTJEn7PhCMgt0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gq/k8UAAADcAAAADwAAAAAAAAAA&#10;AAAAAAChAgAAZHJzL2Rvd25yZXYueG1sUEsFBgAAAAAEAAQA+QAAAJMDAAAAAA==&#10;" strokecolor="#c0504d [3205]" strokeweight="2pt">
                  <v:shadow on="t" color="black" opacity="24903f" origin=",.5" offset="0,.55556mm"/>
                </v:line>
                <v:line id="Connecteur droit 222" o:spid="_x0000_s1163" style="position:absolute;visibility:visible;mso-wrap-style:square" from="15017,21253" to="15017,229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gh5MUAAADcAAAADwAAAGRycy9kb3ducmV2LnhtbESP0WrCQBRE3wv9h+UWfAl141KiRNcg&#10;hkBf2qL2Ay7ZaxLM3g3ZVePfdwuFPg4zc4bZFJPtxY1G3znWsJinIIhrZzpuNHyfqtcVCB+QDfaO&#10;ScODPBTb56cN5sbd+UC3Y2hEhLDPUUMbwpBL6euWLPq5G4ijd3ajxRDl2Egz4j3CbS9VmmbSYsdx&#10;ocWB9i3Vl+PVasg+z2r1kb19DcvSLcsmJLWrEq1nL9NuDSLQFP7Df+13o0EpBb9n4hGQ2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tgh5MUAAADcAAAADwAAAAAAAAAA&#10;AAAAAAChAgAAZHJzL2Rvd25yZXYueG1sUEsFBgAAAAAEAAQA+QAAAJMDAAAAAA==&#10;" strokecolor="#c0504d [3205]" strokeweight="2pt">
                  <v:shadow on="t" color="black" opacity="24903f" origin=",.5" offset="0,.55556mm"/>
                </v:line>
                <v:line id="Connecteur droit 223" o:spid="_x0000_s1164" style="position:absolute;visibility:visible;mso-wrap-style:square" from="16752,21241" to="16752,22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SEf8UAAADcAAAADwAAAGRycy9kb3ducmV2LnhtbESP0WrCQBRE34X+w3ILfRHdmEoi0VWk&#10;EuhLFaMfcMlek2D2bshuTfr33ULBx2FmzjCb3Wha8aDeNZYVLOYRCOLS6oYrBddLPluBcB5ZY2uZ&#10;FPyQg932ZbLBTNuBz/QofCUChF2GCmrvu0xKV9Zk0M1tRxy8m+0N+iD7SuoehwA3rYyjKJEGGw4L&#10;NXb0UVN5L76NguR4i1dfyfLUpQebHio/LW0+VertddyvQXga/TP83/7UCuL4Hf7OhCMgt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ZSEf8UAAADcAAAADwAAAAAAAAAA&#10;AAAAAAChAgAAZHJzL2Rvd25yZXYueG1sUEsFBgAAAAAEAAQA+QAAAJMDAAAAAA==&#10;" strokecolor="#c0504d [3205]" strokeweight="2pt">
                  <v:shadow on="t" color="black" opacity="24903f" origin=",.5" offset="0,.55556mm"/>
                </v:line>
                <v:line id="Connecteur droit 224" o:spid="_x0000_s1165" style="position:absolute;visibility:visible;mso-wrap-style:square" from="18575,21241" to="18575,22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0cC8QAAADcAAAADwAAAGRycy9kb3ducmV2LnhtbESP3YrCMBSE7wXfIZwFb2RNLVKl21RE&#10;EbxZxZ8HODTHtmxzUpqo9e03guDlMDPfMNmyN424U+dqywqmkwgEcWF1zaWCy3n7vQDhPLLGxjIp&#10;eJKDZT4cZJhq++Aj3U++FAHCLkUFlfdtKqUrKjLoJrYlDt7VdgZ9kF0pdYePADeNjKMokQZrDgsV&#10;trSuqPg73YyCZH+NF7/J7NDON3a+Kf24sNuxUqOvfvUDwlPvP+F3e6cVxPEMXmfCEZD5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fRwLxAAAANwAAAAPAAAAAAAAAAAA&#10;AAAAAKECAABkcnMvZG93bnJldi54bWxQSwUGAAAAAAQABAD5AAAAkgMAAAAA&#10;" strokecolor="#c0504d [3205]" strokeweight="2pt">
                  <v:shadow on="t" color="black" opacity="24903f" origin=",.5" offset="0,.55556mm"/>
                </v:line>
                <v:line id="Connecteur droit 225" o:spid="_x0000_s1166" style="position:absolute;visibility:visible;mso-wrap-style:square" from="20518,21248" to="20518,22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G5kMUAAADcAAAADwAAAGRycy9kb3ducmV2LnhtbESP0WrCQBRE34X+w3ILfRHdGGoi0VWk&#10;EuhLFaMfcMlek2D2bshuTfr33ULBx2FmzjCb3Wha8aDeNZYVLOYRCOLS6oYrBddLPluBcB5ZY2uZ&#10;FPyQg932ZbLBTNuBz/QofCUChF2GCmrvu0xKV9Zk0M1tRxy8m+0N+iD7SuoehwA3rYyjKJEGGw4L&#10;NXb0UVN5L76NguR4i1dfyfupSw82PVR+Wtp8qtTb67hfg/A0+mf4v/2pFcTxEv7OhCMgt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TG5kMUAAADcAAAADwAAAAAAAAAA&#10;AAAAAAChAgAAZHJzL2Rvd25yZXYueG1sUEsFBgAAAAAEAAQA+QAAAJMDAAAAAA==&#10;" strokecolor="#c0504d [3205]" strokeweight="2pt">
                  <v:shadow on="t" color="black" opacity="24903f" origin=",.5" offset="0,.55556mm"/>
                </v:line>
                <v:line id="Connecteur droit 226" o:spid="_x0000_s1167" style="position:absolute;visibility:visible;mso-wrap-style:square" from="22402,21254" to="22402,22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Mn58MAAADcAAAADwAAAGRycy9kb3ducmV2LnhtbESP3YrCMBSE7wXfIRzBG9F0i1SpTWVZ&#10;EfZGxZ8HODTHtticlCar9e03guDlMDPfMNm6N424U+dqywq+ZhEI4sLqmksFl/N2ugThPLLGxjIp&#10;eJKDdT4cZJhq++Aj3U++FAHCLkUFlfdtKqUrKjLoZrYlDt7VdgZ9kF0pdYePADeNjKMokQZrDgsV&#10;tvRTUXE7/RkFyf4aL3fJ/NAuNnaxKf2ksNuJUuNR/70C4an3n/C7/asVxHECrzPhCMj8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HjJ+fDAAAA3AAAAA8AAAAAAAAAAAAA&#10;AAAAoQIAAGRycy9kb3ducmV2LnhtbFBLBQYAAAAABAAEAPkAAACRAwAAAAA=&#10;" strokecolor="#c0504d [3205]" strokeweight="2pt">
                  <v:shadow on="t" color="black" opacity="24903f" origin=",.5" offset="0,.55556mm"/>
                </v:line>
                <v:line id="Connecteur droit 227" o:spid="_x0000_s1168" style="position:absolute;visibility:visible;mso-wrap-style:square" from="24142,21241" to="24142,22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CfMUAAADcAAAADwAAAGRycy9kb3ducmV2LnhtbESP3WrCQBSE7wXfYTmCN9JsGkoi0TWI&#10;QfCmldo+wCF78oPZsyG71fj2bqHQy2FmvmG2xWR6caPRdZYVvEYxCOLK6o4bBd9fx5c1COeRNfaW&#10;ScGDHBS7+WyLubZ3/qTbxTciQNjlqKD1fsildFVLBl1kB+Lg1XY06IMcG6lHvAe46WUSx6k02HFY&#10;aHGgQ0vV9fJjFKQfdbJ+T9/OQ1barGz8qrLHlVLLxbTfgPA0+f/wX/ukFSRJBr9nwhGQu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q+CfMUAAADcAAAADwAAAAAAAAAA&#10;AAAAAAChAgAAZHJzL2Rvd25yZXYueG1sUEsFBgAAAAAEAAQA+QAAAJMDAAAAAA==&#10;" strokecolor="#c0504d [3205]" strokeweight="2pt">
                  <v:shadow on="t" color="black" opacity="24903f" origin=",.5" offset="0,.55556mm"/>
                </v:line>
                <v:line id="Connecteur droit 228" o:spid="_x0000_s1169" style="position:absolute;visibility:visible;mso-wrap-style:square" from="26035,21241" to="26035,22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AWDr4AAADcAAAADwAAAGRycy9kb3ducmV2LnhtbERPSwrCMBDdC94hjOBGNLVIlWoUUQQ3&#10;Kn4OMDRjW2wmpYlab28WgsvH+y9WranEixpXWlYwHkUgiDOrS84V3K674QyE88gaK8uk4EMOVstu&#10;Z4Gptm8+0+vicxFC2KWooPC+TqV0WUEG3cjWxIG728agD7DJpW7wHcJNJeMoSqTBkkNDgTVtCsoe&#10;l6dRkBzv8eyQTE71dGun29wPMrsbKNXvtes5CE+t/4t/7r1WEMdhbTgTjoBcfg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PMBYOvgAAANwAAAAPAAAAAAAAAAAAAAAAAKEC&#10;AABkcnMvZG93bnJldi54bWxQSwUGAAAAAAQABAD5AAAAjAMAAAAA&#10;" strokecolor="#c0504d [3205]" strokeweight="2pt">
                  <v:shadow on="t" color="black" opacity="24903f" origin=",.5" offset="0,.55556mm"/>
                </v:line>
                <v:line id="Connecteur droit 229" o:spid="_x0000_s1170" style="position:absolute;visibility:visible;mso-wrap-style:square" from="27978,21248" to="27978,22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yzlcUAAADcAAAADwAAAGRycy9kb3ducmV2LnhtbESP0WrCQBRE3wX/YbmCL1I3DZLY1FWk&#10;EvClirEfcMlek2D2bsiuJv37bqHQx2FmzjCb3Wha8aTeNZYVvC4jEMSl1Q1XCr6u+csahPPIGlvL&#10;pOCbHOy208kGM20HvtCz8JUIEHYZKqi97zIpXVmTQbe0HXHwbrY36IPsK6l7HALctDKOokQabDgs&#10;1NjRR03lvXgYBcnpFq8/k9W5Sw82PVR+Udp8odR8Nu7fQXga/X/4r33UCuL4DX7PhCMgt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HyzlcUAAADcAAAADwAAAAAAAAAA&#10;AAAAAAChAgAAZHJzL2Rvd25yZXYueG1sUEsFBgAAAAAEAAQA+QAAAJMDAAAAAA==&#10;" strokecolor="#c0504d [3205]" strokeweight="2pt">
                  <v:shadow on="t" color="black" opacity="24903f" origin=",.5" offset="0,.55556mm"/>
                </v:line>
                <v:line id="Connecteur droit 230" o:spid="_x0000_s1171" style="position:absolute;visibility:visible;mso-wrap-style:square" from="29903,21254" to="29903,22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M1cIAAADcAAAADwAAAGRycy9kb3ducmV2LnhtbERPzWrCQBC+F3yHZQq9SN0YSxJiNiKK&#10;4MWWpj7AkB2T0OxsyG41vr17EHr8+P6LzWR6caXRdZYVLBcRCOLa6o4bBeefw3sGwnlkjb1lUnAn&#10;B5ty9lJgru2Nv+la+UaEEHY5Kmi9H3IpXd2SQbewA3HgLnY06AMcG6lHvIVw08s4ihJpsOPQ0OJA&#10;u5bq3+rPKEg+L3F2Sj6+hnRv033j57U9zJV6e522axCeJv8vfrqPWkG8CvPDmXAEZPk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J+M1cIAAADcAAAADwAAAAAAAAAAAAAA&#10;AAChAgAAZHJzL2Rvd25yZXYueG1sUEsFBgAAAAAEAAQA+QAAAJADAAAAAA==&#10;" strokecolor="#c0504d [3205]" strokeweight="2pt">
                  <v:shadow on="t" color="black" opacity="24903f" origin=",.5" offset="0,.55556mm"/>
                </v:line>
                <v:line id="Connecteur droit 231" o:spid="_x0000_s1172" style="position:absolute;visibility:visible;mso-wrap-style:square" from="31743,21241" to="31743,22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9MpTsMAAADcAAAADwAAAGRycy9kb3ducmV2LnhtbESP0YrCMBRE34X9h3AFX2RNrVKlGmVR&#10;BF9UdP2AS3Nti81NaaLWvzeC4OMwM2eY+bI1lbhT40rLCoaDCARxZnXJuYLz/+Z3CsJ5ZI2VZVLw&#10;JAfLxU9njqm2Dz7S/eRzESDsUlRQeF+nUrqsIINuYGvi4F1sY9AH2eRSN/gIcFPJOIoSabDksFBg&#10;TauCsuvpZhQk+0s83SXjQz1Z28k69/3MbvpK9brt3wyEp9Z/w5/2ViuIR0N4nwlHQC5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TKU7DAAAA3AAAAA8AAAAAAAAAAAAA&#10;AAAAoQIAAGRycy9kb3ducmV2LnhtbFBLBQYAAAAABAAEAPkAAACRAwAAAAA=&#10;" strokecolor="#c0504d [3205]" strokeweight="2pt">
                  <v:shadow on="t" color="black" opacity="24903f" origin=",.5" offset="0,.55556mm"/>
                </v:line>
                <v:line id="Connecteur droit 414" o:spid="_x0000_s1173" style="position:absolute;visibility:visible;mso-wrap-style:square" from="52253,8095" to="52253,288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98JcMAAADcAAAADwAAAGRycy9kb3ducmV2LnhtbESP0YrCMBRE34X9h3CFfdNUKeJWo8hC&#10;patP1v2AS3Nti81NaVLb/fuNIPg4zMwZZrsfTSMe1LnasoLFPAJBXFhdc6ng95rO1iCcR9bYWCYF&#10;f+Rgv/uYbDHRduALPXJfigBhl6CCyvs2kdIVFRl0c9sSB+9mO4M+yK6UusMhwE0jl1G0kgZrDgsV&#10;tvRdUXHPe6MgPZ3jwWXZl1u1P/6exv3x1PdKfU7HwwaEp9G/w692phXEixieZ8IRkL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Y/fCXDAAAA3AAAAA8AAAAAAAAAAAAA&#10;AAAAoQIAAGRycy9kb3ducmV2LnhtbFBLBQYAAAAABAAEAPkAAACRAwAAAAA=&#10;" strokecolor="#4579b8 [3044]">
                  <v:stroke dashstyle="dash"/>
                </v:line>
                <v:line id="Connecteur droit 237" o:spid="_x0000_s1174" style="position:absolute;visibility:visible;mso-wrap-style:square" from="43090,21266" to="43090,229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3YUocQAAADcAAAADwAAAGRycy9kb3ducmV2LnhtbESP3YrCMBSE7xd8h3AEb0RT69JKNYoo&#10;gje74s8DHJpjW2xOShO1vr0RFvZymJlvmMWqM7V4UOsqywom4wgEcW51xYWCy3k3moFwHlljbZkU&#10;vMjBatn7WmCm7ZOP9Dj5QgQIuwwVlN43mZQuL8mgG9uGOHhX2xr0QbaF1C0+A9zUMo6iRBqsOCyU&#10;2NCmpPx2uhsFye81nv0k34cm3dp0W/hhbndDpQb9bj0H4anz/+G/9l4riKcpfM6EIyCX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dhShxAAAANwAAAAPAAAAAAAAAAAA&#10;AAAAAKECAABkcnMvZG93bnJldi54bWxQSwUGAAAAAAQABAD5AAAAkgMAAAAA&#10;" strokecolor="#c0504d [3205]" strokeweight="2pt">
                  <v:shadow on="t" color="black" opacity="24903f" origin=",.5" offset="0,.55556mm"/>
                </v:line>
                <v:line id="Connecteur droit 238" o:spid="_x0000_s1175" style="position:absolute;visibility:visible;mso-wrap-style:square" from="44843,21254" to="44843,22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mA08IAAADcAAAADwAAAGRycy9kb3ducmV2LnhtbERPzWrCQBC+F3yHZQq9SN0YSxJiNiKK&#10;4MWWpj7AkB2T0OxsyG41vr17EHr8+P6LzWR6caXRdZYVLBcRCOLa6o4bBeefw3sGwnlkjb1lUnAn&#10;B5ty9lJgru2Nv+la+UaEEHY5Kmi9H3IpXd2SQbewA3HgLnY06AMcG6lHvIVw08s4ihJpsOPQ0OJA&#10;u5bq3+rPKEg+L3F2Sj6+hnRv033j57U9zJV6e522axCeJv8vfrqPWkG8CmvDmXAEZPk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umA08IAAADcAAAADwAAAAAAAAAAAAAA&#10;AAChAgAAZHJzL2Rvd25yZXYueG1sUEsFBgAAAAAEAAQA+QAAAJADAAAAAA==&#10;" strokecolor="#c0504d [3205]" strokeweight="2pt">
                  <v:shadow on="t" color="black" opacity="24903f" origin=",.5" offset="0,.55556mm"/>
                </v:line>
                <v:line id="Connecteur droit 239" o:spid="_x0000_s1176" style="position:absolute;visibility:visible;mso-wrap-style:square" from="46583,21241" to="46583,22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UlSMQAAADcAAAADwAAAGRycy9kb3ducmV2LnhtbESP0YrCMBRE3wX/IdyFfZE1tSutVqPI&#10;iuCLyqofcGmubdnmpjRRu39vBMHHYWbOMPNlZ2pxo9ZVlhWMhhEI4tzqigsF59PmawLCeWSNtWVS&#10;8E8Olot+b46Ztnf+pdvRFyJA2GWooPS+yaR0eUkG3dA2xMG72NagD7ItpG7xHuCmlnEUJdJgxWGh&#10;xIZ+Ssr/jlejINlf4skuGR+adG3TdeEHud0MlPr86FYzEJ46/w6/2lutIP6ewvNMOAJy8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pSVIxAAAANwAAAAPAAAAAAAAAAAA&#10;AAAAAKECAABkcnMvZG93bnJldi54bWxQSwUGAAAAAAQABAD5AAAAkgMAAAAA&#10;" strokecolor="#c0504d [3205]" strokeweight="2pt">
                  <v:shadow on="t" color="black" opacity="24903f" origin=",.5" offset="0,.55556mm"/>
                </v:line>
                <v:line id="Connecteur droit 240" o:spid="_x0000_s1177" style="position:absolute;visibility:visible;mso-wrap-style:square" from="48475,21241" to="48475,22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Jn/qL4AAADcAAAADwAAAGRycy9kb3ducmV2LnhtbERPSwrCMBDdC94hjOBGNLVIlWoUUQQ3&#10;Kn4OMDRjW2wmpYlab28WgsvH+y9WranEixpXWlYwHkUgiDOrS84V3K674QyE88gaK8uk4EMOVstu&#10;Z4Gptm8+0+vicxFC2KWooPC+TqV0WUEG3cjWxIG728agD7DJpW7wHcJNJeMoSqTBkkNDgTVtCsoe&#10;l6dRkBzv8eyQTE71dGun29wPMrsbKNXvtes5CE+t/4t/7r1WEE/C/HAmHAG5/AI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smf+ovgAAANwAAAAPAAAAAAAAAAAAAAAAAKEC&#10;AABkcnMvZG93bnJldi54bWxQSwUGAAAAAAQABAD5AAAAjAMAAAAA&#10;" strokecolor="#c0504d [3205]" strokeweight="2pt">
                  <v:shadow on="t" color="black" opacity="24903f" origin=",.5" offset="0,.55556mm"/>
                </v:line>
                <v:line id="Connecteur droit 241" o:spid="_x0000_s1178" style="position:absolute;visibility:visible;mso-wrap-style:square" from="50419,21248" to="50419,22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VaM8MAAADcAAAADwAAAGRycy9kb3ducmV2LnhtbESP3YrCMBSE7wXfIRzBG9HUIq1Uo4gi&#10;eOOKPw9waI5tsTkpTdT69mZhYS+HmfmGWa47U4sXta6yrGA6iUAQ51ZXXCi4XffjOQjnkTXWlknB&#10;hxysV/3eEjNt33ym18UXIkDYZaig9L7JpHR5SQbdxDbEwbvb1qAPsi2kbvEd4KaWcRQl0mDFYaHE&#10;hrYl5Y/L0yhIfu7x/JjMTk26s+mu8KPc7kdKDQfdZgHCU+f/w3/tg1YQz6bweyYcAbn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PVWjPDAAAA3AAAAA8AAAAAAAAAAAAA&#10;AAAAoQIAAGRycy9kb3ducmV2LnhtbFBLBQYAAAAABAAEAPkAAACRAwAAAAA=&#10;" strokecolor="#c0504d [3205]" strokeweight="2pt">
                  <v:shadow on="t" color="black" opacity="24903f" origin=",.5" offset="0,.55556mm"/>
                </v:line>
                <v:line id="Connecteur droit 242" o:spid="_x0000_s1179" style="position:absolute;visibility:visible;mso-wrap-style:square" from="52343,21254" to="52343,22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fERMQAAADcAAAADwAAAGRycy9kb3ducmV2LnhtbESP3YrCMBSE7wXfIZwFb2RNLVKl21RE&#10;EbxZxZ8HODTHtmxzUpqo9e03guDlMDPfMNmyN424U+dqywqmkwgEcWF1zaWCy3n7vQDhPLLGxjIp&#10;eJKDZT4cZJhq++Aj3U++FAHCLkUFlfdtKqUrKjLoJrYlDt7VdgZ9kF0pdYePADeNjKMokQZrDgsV&#10;trSuqPg73YyCZH+NF7/J7NDON3a+Kf24sNuxUqOvfvUDwlPvP+F3e6cVxLMYXmfCEZD5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B8RExAAAANwAAAAPAAAAAAAAAAAA&#10;AAAAAKECAABkcnMvZG93bnJldi54bWxQSwUGAAAAAAQABAD5AAAAkgMAAAAA&#10;" strokecolor="#c0504d [3205]" strokeweight="2pt">
                  <v:shadow on="t" color="black" opacity="24903f" origin=",.5" offset="0,.55556mm"/>
                </v:line>
                <v:line id="Connecteur droit 243" o:spid="_x0000_s1180" style="position:absolute;visibility:visible;mso-wrap-style:square" from="54184,21241" to="54184,22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th38UAAADcAAAADwAAAGRycy9kb3ducmV2LnhtbESP0WrCQBRE34X+w3ILvoS6aRoSSV2l&#10;VIS+qJj2Ay7ZaxKavRuyq8a/dwXBx2FmzjCL1Wg6cabBtZYVvM9iEMSV1S3XCv5+N29zEM4ja+ws&#10;k4IrOVgtXyYLLLS98IHOpa9FgLArUEHjfV9I6aqGDLqZ7YmDd7SDQR/kUEs94CXATSeTOM6kwZbD&#10;QoM9fTdU/ZcnoyDbHZP5Nkv3fb62+br2UWU3kVLT1/HrE4Sn0T/Dj/aPVpCkH3A/E46AX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Eth38UAAADcAAAADwAAAAAAAAAA&#10;AAAAAAChAgAAZHJzL2Rvd25yZXYueG1sUEsFBgAAAAAEAAQA+QAAAJMDAAAAAA==&#10;" strokecolor="#c0504d [3205]" strokeweight="2pt">
                  <v:shadow on="t" color="black" opacity="24903f" origin=",.5" offset="0,.55556mm"/>
                </v:line>
                <v:line id="Connecteur droit 244" o:spid="_x0000_s1181" style="position:absolute;visibility:visible;mso-wrap-style:square" from="1693,21235" to="1693,22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6L5q8UAAADcAAAADwAAAGRycy9kb3ducmV2LnhtbESPzWrDMBCE74W8g9hALyGRa4wTnMgm&#10;NBhyaUt+HmCxNraJtTKWGjtvXxUKPQ4z8w2zKybTiQcNrrWs4G0VgSCurG65VnC9lMsNCOeRNXaW&#10;ScGTHBT57GWHmbYjn+hx9rUIEHYZKmi87zMpXdWQQbeyPXHwbnYw6IMcaqkHHAPcdDKOolQabDks&#10;NNjTe0PV/fxtFKSft3jzkSZf/fpg14faLypbLpR6nU/7LQhPk/8P/7WPWkGcJPB7JhwBmf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6L5q8UAAADcAAAADwAAAAAAAAAA&#10;AAAAAAChAgAAZHJzL2Rvd25yZXYueG1sUEsFBgAAAAAEAAQA+QAAAJMDAAAAAA==&#10;" strokecolor="#c0504d [3205]" strokeweight="2pt">
                  <v:shadow on="t" color="black" opacity="24903f" origin=",.5" offset="0,.55556mm"/>
                </v:line>
                <v:line id="Connecteur droit 245" o:spid="_x0000_s1182" style="position:absolute;visibility:visible;mso-wrap-style:square" from="3636,21242" to="3636,22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cMMQAAADcAAAADwAAAGRycy9kb3ducmV2LnhtbESP3YrCMBSE7xd8h3AEb0RTi1ulNooo&#10;wt7sij8PcGhOf7A5KU3U+vZmYWEvh5n5hsk2vWnEgzpXW1Ywm0YgiHOray4VXC+HyRKE88gaG8uk&#10;4EUONuvBR4aptk8+0ePsSxEg7FJUUHnfplK6vCKDbmpb4uAVtjPog+xKqTt8BrhpZBxFiTRYc1io&#10;sKVdRfntfDcKkp8iXn4n82O72NvFvvTj3B7GSo2G/XYFwlPv/8N/7S+tIJ5/wu+ZcATk+g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7lwwxAAAANwAAAAPAAAAAAAAAAAA&#10;AAAAAKECAABkcnMvZG93bnJldi54bWxQSwUGAAAAAAQABAD5AAAAkgMAAAAA&#10;" strokecolor="#c0504d [3205]" strokeweight="2pt">
                  <v:shadow on="t" color="black" opacity="24903f" origin=",.5" offset="0,.55556mm"/>
                </v:line>
                <v:line id="Connecteur droit 246" o:spid="_x0000_s1183" style="position:absolute;visibility:visible;mso-wrap-style:square" from="5662,21248" to="5662,22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zCR8UAAADcAAAADwAAAGRycy9kb3ducmV2LnhtbESP3WrCQBSE7wu+w3IKvZG6aZBEUleR&#10;itAbLf48wGH3mIRmz4bsNknf3hUEL4eZ+YZZrkfbiJ46XztW8DFLQBBrZ2ouFVzOu/cFCB+QDTaO&#10;ScE/eVivJi9LLIwb+Ej9KZQiQtgXqKAKoS2k9Loii37mWuLoXV1nMUTZldJ0OES4bWSaJJm0WHNc&#10;qLClr4r07+nPKsgO13Sxz+Y/bb51+bYMU+12U6XeXsfNJ4hAY3iGH+1voyCdZ3A/E4+AXN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DzCR8UAAADcAAAADwAAAAAAAAAA&#10;AAAAAAChAgAAZHJzL2Rvd25yZXYueG1sUEsFBgAAAAAEAAQA+QAAAJMDAAAAAA==&#10;" strokecolor="#c0504d [3205]" strokeweight="2pt">
                  <v:shadow on="t" color="black" opacity="24903f" origin=",.5" offset="0,.55556mm"/>
                </v:line>
                <v:line id="Connecteur droit 247" o:spid="_x0000_s1184" style="position:absolute;visibility:visible;mso-wrap-style:square" from="7401,21235" to="7401,22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3Bn3MQAAADcAAAADwAAAGRycy9kb3ducmV2LnhtbESP0YrCMBRE34X9h3AFX2RNLdJKt6ks&#10;irAvKrr7AZfm2habm9JE7f69EQQfh5k5w+SrwbTiRr1rLCuYzyIQxKXVDVcK/n63n0sQziNrbC2T&#10;gn9ysCo+Rjlm2t75SLeTr0SAsMtQQe19l0npypoMupntiIN3tr1BH2RfSd3jPcBNK+MoSqTBhsNC&#10;jR2tayovp6tRkOzP8XKXLA5durHppvLT0m6nSk3Gw/cXCE+Df4df7R+tIF6k8DwTjoAs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cGfcxAAAANwAAAAPAAAAAAAAAAAA&#10;AAAAAKECAABkcnMvZG93bnJldi54bWxQSwUGAAAAAAQABAD5AAAAkgMAAAAA&#10;" strokecolor="#c0504d [3205]" strokeweight="2pt">
                  <v:shadow on="t" color="black" opacity="24903f" origin=",.5" offset="0,.55556mm"/>
                </v:line>
                <v:line id="Connecteur droit 248" o:spid="_x0000_s1185" style="position:absolute;visibility:visible;mso-wrap-style:square" from="9224,21235" to="9224,22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zrr4AAADcAAAADwAAAGRycy9kb3ducmV2LnhtbERPSwrCMBDdC94hjOBGNLVIlWoUUQQ3&#10;Kn4OMDRjW2wmpYlab28WgsvH+y9WranEixpXWlYwHkUgiDOrS84V3K674QyE88gaK8uk4EMOVstu&#10;Z4Gptm8+0+vicxFC2KWooPC+TqV0WUEG3cjWxIG728agD7DJpW7wHcJNJeMoSqTBkkNDgTVtCsoe&#10;l6dRkBzv8eyQTE71dGun29wPMrsbKNXvtes5CE+t/4t/7r1WEE/C2nAmHAG5/AI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S7/OuvgAAANwAAAAPAAAAAAAAAAAAAAAAAKEC&#10;AABkcnMvZG93bnJldi54bWxQSwUGAAAAAAQABAD5AAAAjAMAAAAA&#10;" strokecolor="#c0504d [3205]" strokeweight="2pt">
                  <v:shadow on="t" color="black" opacity="24903f" origin=",.5" offset="0,.55556mm"/>
                </v:line>
                <v:line id="Connecteur droit 249" o:spid="_x0000_s1186" style="position:absolute;visibility:visible;mso-wrap-style:square" from="55918,21279" to="55918,229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NWNcQAAADcAAAADwAAAGRycy9kb3ducmV2LnhtbESP3YrCMBSE7xd8h3CEvRFNLVK1Nooo&#10;wt7sij8PcGhOf7A5KU3U7ttvFgQvh5n5hsk2vWnEgzpXW1YwnUQgiHOray4VXC+H8QKE88gaG8uk&#10;4JccbNaDjwxTbZ98osfZlyJA2KWooPK+TaV0eUUG3cS2xMErbGfQB9mVUnf4DHDTyDiKEmmw5rBQ&#10;YUu7ivLb+W4UJD9FvPhOZsd2vrfzfelHuT2MlPoc9tsVCE+9f4df7S+tIJ4t4f9MOAJ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9o1Y1xAAAANwAAAAPAAAAAAAAAAAA&#10;AAAAAKECAABkcnMvZG93bnJldi54bWxQSwUGAAAAAAQABAD5AAAAkgMAAAAA&#10;" strokecolor="#c0504d [3205]" strokeweight="2pt">
                  <v:shadow on="t" color="black" opacity="24903f" origin=",.5" offset="0,.55556mm"/>
                </v:line>
                <v:line id="Connecteur droit 250" o:spid="_x0000_s1187" style="position:absolute;visibility:visible;mso-wrap-style:square" from="57842,21285" to="57842,229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BpdcIAAADcAAAADwAAAGRycy9kb3ducmV2LnhtbERPzWrCQBC+F3yHZQq9SN0YbBJiNiKK&#10;4MWWpj7AkB2T0OxsyG41vr17EHr8+P6LzWR6caXRdZYVLBcRCOLa6o4bBeefw3sGwnlkjb1lUnAn&#10;B5ty9lJgru2Nv+la+UaEEHY5Kmi9H3IpXd2SQbewA3HgLnY06AMcG6lHvIVw08s4ihJpsOPQ0OJA&#10;u5bq3+rPKEg+L3F2SlZfQ7q36b7x89oe5kq9vU7bNQhPk/8XP91HrSD+CPPDmXAEZPk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UBpdcIAAADcAAAADwAAAAAAAAAAAAAA&#10;AAChAgAAZHJzL2Rvd25yZXYueG1sUEsFBgAAAAAEAAQA+QAAAJADAAAAAA==&#10;" strokecolor="#c0504d [3205]" strokeweight="2pt">
                  <v:shadow on="t" color="black" opacity="24903f" origin=",.5" offset="0,.55556mm"/>
                </v:line>
                <v:line id="Connecteur droit 251" o:spid="_x0000_s1188" style="position:absolute;visibility:visible;mso-wrap-style:square" from="59683,21273" to="59683,229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zM7sMAAADcAAAADwAAAGRycy9kb3ducmV2LnhtbESP0YrCMBRE34X9h3AFX2RNLVqlGmVR&#10;BF9UdP2AS3Nti81NaaLWvzeC4OMwM2eY+bI1lbhT40rLCoaDCARxZnXJuYLz/+Z3CsJ5ZI2VZVLw&#10;JAfLxU9njqm2Dz7S/eRzESDsUlRQeF+nUrqsIINuYGvi4F1sY9AH2eRSN/gIcFPJOIoSabDksFBg&#10;TauCsuvpZhQk+0s83SWjQz1Z28k69/3MbvpK9brt3wyEp9Z/w5/2ViuIx0N4nwlHQC5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YMzO7DAAAA3AAAAA8AAAAAAAAAAAAA&#10;AAAAoQIAAGRycy9kb3ducmV2LnhtbFBLBQYAAAAABAAEAPkAAACRAwAAAAA=&#10;" strokecolor="#c0504d [3205]" strokeweight="2pt">
                  <v:shadow on="t" color="black" opacity="24903f" origin=",.5" offset="0,.55556mm"/>
                </v:line>
                <v:line id="Connecteur droit 252" o:spid="_x0000_s1189" style="position:absolute;visibility:visible;mso-wrap-style:square" from="1411,27047" to="61488,27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LN1sIAAADcAAAADwAAAGRycy9kb3ducmV2LnhtbESPwWrDMBBE74X8g9hAbo0cg0txo4QS&#10;k6bQUxPnvlhb29S7MpZqO38fFQo9DjPzhtnuZ+7USINvnRjYrBNQJJWzrdQGysvx8RmUDygWOydk&#10;4EYe9rvFwxZz6yb5pPEcahUh4nM00ITQ51r7qiFGv3Y9SfS+3MAYohxqbQecIpw7nSbJk2ZsJS40&#10;2NOhoer7/MORcmAuru6jKDtbnd7mrHRXToxZLefXF1CB5vAf/mu/WwNplsLvmXgE9O4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tLN1sIAAADcAAAADwAAAAAAAAAAAAAA&#10;AAChAgAAZHJzL2Rvd25yZXYueG1sUEsFBgAAAAAEAAQA+QAAAJADAAAAAA==&#10;" strokecolor="#1f497d [3215]">
                  <v:stroke endarrow="classic"/>
                </v:line>
                <v:shape id="Connecteur droit avec flèche 253" o:spid="_x0000_s1190" type="#_x0000_t32" style="position:absolute;left:1385;top:23789;width:0;height:325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TVjcQAAADcAAAADwAAAGRycy9kb3ducmV2LnhtbESPQYvCMBSE74L/ITzBm6ZVFOkapciK&#10;3mStuuzt0bxti81LabJa//1GEDwOM/MNs1x3phY3al1lWUE8jkAQ51ZXXCg4ZdvRAoTzyBpry6Tg&#10;QQ7Wq35viYm2d/6i29EXIkDYJaig9L5JpHR5SQbd2DbEwfu1rUEfZFtI3eI9wE0tJ1E0lwYrDgsl&#10;NrQpKb8e/4yC9HCIs3r/E9nUfGfbc7y7fM6nSg0HXfoBwlPn3+FXe68VTGZTeJ4JR0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tNWNxAAAANwAAAAPAAAAAAAAAAAA&#10;AAAAAKECAABkcnMvZG93bnJldi54bWxQSwUGAAAAAAQABAD5AAAAkgMAAAAA&#10;" strokecolor="#1f497d [3215]">
                  <v:stroke endarrow="classic"/>
                </v:shape>
                <v:line id="Connecteur droit 254" o:spid="_x0000_s1191" style="position:absolute;visibility:visible;mso-wrap-style:square" from="11050,25351" to="11050,27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EfuMQAAADcAAAADwAAAGRycy9kb3ducmV2LnhtbESPT4vCMBTE78J+h/CEvdlE0UW6RhFl&#10;wZPgn4PHZ/O2rTYvpYm266c3grDHYWZ+w8wWna3EnRpfOtYwTBQI4syZknMNx8PPYArCB2SDlWPS&#10;8EceFvOP3gxT41re0X0fchEh7FPUUIRQp1L6rCCLPnE1cfR+XWMxRNnk0jTYRrit5EipL2mx5LhQ&#10;YE2rgrLr/mY1qPN5eArLnbpebtVq7drHdHtYa/3Z75bfIAJ14T/8bm+MhtFkDK8z8QjI+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QR+4xAAAANwAAAAPAAAAAAAAAAAA&#10;AAAAAKECAABkcnMvZG93bnJldi54bWxQSwUGAAAAAAQABAD5AAAAkgMAAAAA&#10;" strokecolor="#94b64e [3046]"/>
                <v:line id="Connecteur droit 255" o:spid="_x0000_s1192" style="position:absolute;visibility:visible;mso-wrap-style:square" from="12993,25358" to="12993,27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26I8QAAADcAAAADwAAAGRycy9kb3ducmV2LnhtbESPQYvCMBSE74L/ITxhb5ooKFKNRZSF&#10;PS2oe/D4bJ5tbfNSmmirv94sLOxxmJlvmHXa21o8qPWlYw3TiQJBnDlTcq7h5/Q5XoLwAdlg7Zg0&#10;PMlDuhkO1pgY1/GBHseQiwhhn6CGIoQmkdJnBVn0E9cQR+/qWoshyjaXpsUuwm0tZ0otpMWS40KB&#10;De0Kyqrj3WpQl8v0HLYHVd3u9W7vutfy+7TX+mPUb1cgAvXhP/zX/jIaZvM5/J6JR0Bu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DbojxAAAANwAAAAPAAAAAAAAAAAA&#10;AAAAAKECAABkcnMvZG93bnJldi54bWxQSwUGAAAAAAQABAD5AAAAkgMAAAAA&#10;" strokecolor="#94b64e [3046]"/>
                <v:line id="Connecteur droit 256" o:spid="_x0000_s1193" style="position:absolute;visibility:visible;mso-wrap-style:square" from="15019,25364" to="15019,27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8kVMUAAADcAAAADwAAAGRycy9kb3ducmV2LnhtbESPQWvCQBSE74X+h+UVequ7CgZJXUUU&#10;wZOQ2EOPz+xrkpp9G7JrkvrrXUHocZiZb5jlerSN6KnztWMN04kCQVw4U3Op4eu0/1iA8AHZYOOY&#10;NPyRh/Xq9WWJqXEDZ9TnoRQRwj5FDVUIbSqlLyqy6CeuJY7ej+sshii7UpoOhwi3jZwplUiLNceF&#10;ClvaVlRc8qvVoM7n6XfYZOrye222OzfcFsfTTuv3t3HzCSLQGP7Dz/bBaJjNE3iciUdAr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d8kVMUAAADcAAAADwAAAAAAAAAA&#10;AAAAAAChAgAAZHJzL2Rvd25yZXYueG1sUEsFBgAAAAAEAAQA+QAAAJMDAAAAAA==&#10;" strokecolor="#94b64e [3046]"/>
                <v:line id="Connecteur droit 257" o:spid="_x0000_s1194" style="position:absolute;visibility:visible;mso-wrap-style:square" from="16759,25351" to="16759,27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OBz8QAAADcAAAADwAAAGRycy9kb3ducmV2LnhtbESPT4vCMBTE78J+h/CEvdlEQVe6RhFl&#10;wZPgn4PHZ/O2rTYvpYm266c3grDHYWZ+w8wWna3EnRpfOtYwTBQI4syZknMNx8PPYArCB2SDlWPS&#10;8EceFvOP3gxT41re0X0fchEh7FPUUIRQp1L6rCCLPnE1cfR+XWMxRNnk0jTYRrit5EipibRYclwo&#10;sKZVQdl1f7Ma1Pk8PIXlTl0vt2q1du1juj2stf7sd8tvEIG68B9+tzdGw2j8Ba8z8QjI+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k4HPxAAAANwAAAAPAAAAAAAAAAAA&#10;AAAAAKECAABkcnMvZG93bnJldi54bWxQSwUGAAAAAAQABAD5AAAAkgMAAAAA&#10;" strokecolor="#94b64e [3046]"/>
                <v:line id="Connecteur droit 258" o:spid="_x0000_s1195" style="position:absolute;visibility:visible;mso-wrap-style:square" from="18581,25351" to="18581,270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wVvcIAAADcAAAADwAAAGRycy9kb3ducmV2LnhtbERPu2rDMBTdC/kHcQPdGimBlOBGNiGh&#10;0Clgp0PHG+vWdmNdGUt+NF8fDYWOh/PeZ7NtxUi9bxxrWK8UCOLSmYYrDZ+X95cdCB+QDbaOScMv&#10;ecjSxdMeE+MmzmksQiViCPsENdQhdImUvqzJol+5jjhy3663GCLsK2l6nGK4beVGqVdpseHYUGNH&#10;x5rKWzFYDep6XX+FQ65uP0N7PLnpvjtfTlo/L+fDG4hAc/gX/7k/jIbNNq6NZ+IRkO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wwVvcIAAADcAAAADwAAAAAAAAAAAAAA&#10;AAChAgAAZHJzL2Rvd25yZXYueG1sUEsFBgAAAAAEAAQA+QAAAJADAAAAAA==&#10;" strokecolor="#94b64e [3046]"/>
                <v:line id="Connecteur droit 259" o:spid="_x0000_s1196" style="position:absolute;visibility:visible;mso-wrap-style:square" from="20524,25358" to="20524,270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CwJsQAAADcAAAADwAAAGRycy9kb3ducmV2LnhtbESPT4vCMBTE74LfITxhbzZRWHG7RhFl&#10;YU8L/jl4fDbPttq8lCbarp/eCILHYWZ+w8wWna3EjRpfOtYwShQI4syZknMN+93PcArCB2SDlWPS&#10;8E8eFvN+b4apcS1v6LYNuYgQ9ilqKEKoUyl9VpBFn7iaOHon11gMUTa5NA22EW4rOVZqIi2WHBcK&#10;rGlVUHbZXq0GdTyODmG5UZfztVqtXXuf/u3WWn8MuuU3iEBdeIdf7V+jYfz5Bc8z8QjI+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QLAmxAAAANwAAAAPAAAAAAAAAAAA&#10;AAAAAKECAABkcnMvZG93bnJldi54bWxQSwUGAAAAAAQABAD5AAAAkgMAAAAA&#10;" strokecolor="#94b64e [3046]"/>
                <v:line id="Connecteur droit 260" o:spid="_x0000_s1197" style="position:absolute;visibility:visible;mso-wrap-style:square" from="22404,25364" to="22404,270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bTBr4AAADcAAAADwAAAGRycy9kb3ducmV2LnhtbERPuwrCMBTdBf8hXMFNEx1EqlFEEZwE&#10;H4Pjtbm21eamNNFWv94MguPhvOfL1pbiRbUvHGsYDRUI4tSZgjMN59N2MAXhA7LB0jFpeJOH5aLb&#10;mWNiXMMHeh1DJmII+wQ15CFUiZQ+zcmiH7qKOHI3V1sMEdaZNDU2MdyWcqzURFosODbkWNE6p/Rx&#10;fFoN6nodXcLqoB73Z7neuOYz3Z82Wvd77WoGIlAb/uKfe2c0jCdxfjwTj4BcfA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fFtMGvgAAANwAAAAPAAAAAAAAAAAAAAAAAKEC&#10;AABkcnMvZG93bnJldi54bWxQSwUGAAAAAAQABAD5AAAAjAMAAAAA&#10;" strokecolor="#94b64e [3046]"/>
                <v:line id="Connecteur droit 261" o:spid="_x0000_s1198" style="position:absolute;visibility:visible;mso-wrap-style:square" from="24144,25351" to="24144,270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p2ncMAAADcAAAADwAAAGRycy9kb3ducmV2LnhtbESPzarCMBSE9xd8h3AEd9ekLkSqUUQR&#10;XAn+LFwem2NbbU5KE2316W8uCC6HmfmGmS06W4knNb50rCEZKhDEmTMl5xpOx83vBIQPyAYrx6Th&#10;RR4W897PDFPjWt7T8xByESHsU9RQhFCnUvqsIIt+6Gri6F1dYzFE2eTSNNhGuK3kSKmxtFhyXCiw&#10;plVB2f3wsBrU5ZKcw3Kv7rdHtVq79j3ZHddaD/rdcgoiUBe+4U97azSMxgn8n4lHQ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Badp3DAAAA3AAAAA8AAAAAAAAAAAAA&#10;AAAAoQIAAGRycy9kb3ducmV2LnhtbFBLBQYAAAAABAAEAPkAAACRAwAAAAA=&#10;" strokecolor="#94b64e [3046]"/>
                <v:line id="Connecteur droit 262" o:spid="_x0000_s1199" style="position:absolute;visibility:visible;mso-wrap-style:square" from="26036,25351" to="26036,270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jo6sMAAADcAAAADwAAAGRycy9kb3ducmV2LnhtbESPzarCMBSE94LvEI7gThO7EKlGEUVw&#10;dcGfhctjc2yrzUlpou316Y1w4S6HmfmGWaw6W4kXNb50rGEyViCIM2dKzjWcT7vRDIQPyAYrx6Th&#10;lzyslv3eAlPjWj7Q6xhyESHsU9RQhFCnUvqsIIt+7Gri6N1cYzFE2eTSNNhGuK1kotRUWiw5LhRY&#10;06ag7HF8Wg3qep1cwvqgHvdntdm69j37OW21Hg669RxEoC78h//ae6MhmSbwPROPgF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CI6OrDAAAA3AAAAA8AAAAAAAAAAAAA&#10;AAAAoQIAAGRycy9kb3ducmV2LnhtbFBLBQYAAAAABAAEAPkAAACRAwAAAAA=&#10;" strokecolor="#94b64e [3046]"/>
                <v:line id="Connecteur droit 263" o:spid="_x0000_s1200" style="position:absolute;visibility:visible;mso-wrap-style:square" from="27979,25358" to="27979,270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RNccUAAADcAAAADwAAAGRycy9kb3ducmV2LnhtbESPQWvCQBSE74X+h+UVequ7KgRJXUUU&#10;wZOQ2EOPz+xrkpp9G7JrkvrrXUHocZiZb5jlerSN6KnztWMN04kCQVw4U3Op4eu0/1iA8AHZYOOY&#10;NPyRh/Xq9WWJqXEDZ9TnoRQRwj5FDVUIbSqlLyqy6CeuJY7ej+sshii7UpoOhwi3jZwplUiLNceF&#10;ClvaVlRc8qvVoM7n6XfYZOrye222OzfcFsfTTuv3t3HzCSLQGP7Dz/bBaJglc3iciUdAr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8RNccUAAADcAAAADwAAAAAAAAAA&#10;AAAAAAChAgAAZHJzL2Rvd25yZXYueG1sUEsFBgAAAAAEAAQA+QAAAJMDAAAAAA==&#10;" strokecolor="#94b64e [3046]"/>
                <v:line id="Connecteur droit 264" o:spid="_x0000_s1201" style="position:absolute;visibility:visible;mso-wrap-style:square" from="29903,25364" to="29903,270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3VBcUAAADcAAAADwAAAGRycy9kb3ducmV2LnhtbESPQWvCQBSE74X+h+UVequ7igRJXUUU&#10;wZOQ2EOPz+xrkpp9G7JrkvrrXUHocZiZb5jlerSN6KnztWMN04kCQVw4U3Op4eu0/1iA8AHZYOOY&#10;NPyRh/Xq9WWJqXEDZ9TnoRQRwj5FDVUIbSqlLyqy6CeuJY7ej+sshii7UpoOhwi3jZwplUiLNceF&#10;ClvaVlRc8qvVoM7n6XfYZOrye222OzfcFsfTTuv3t3HzCSLQGP7Dz/bBaJglc3iciUdAr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C3VBcUAAADcAAAADwAAAAAAAAAA&#10;AAAAAAChAgAAZHJzL2Rvd25yZXYueG1sUEsFBgAAAAAEAAQA+QAAAJMDAAAAAA==&#10;" strokecolor="#94b64e [3046]"/>
                <v:line id="Connecteur droit 265" o:spid="_x0000_s1202" style="position:absolute;visibility:visible;mso-wrap-style:square" from="31745,25351" to="31745,270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2FwnsUAAADcAAAADwAAAGRycy9kb3ducmV2LnhtbESPQWvCQBSE74X+h+UVequ7CgZJXUUU&#10;wZOQ2EOPz+xrkpp9G7JrkvrrXUHocZiZb5jlerSN6KnztWMN04kCQVw4U3Op4eu0/1iA8AHZYOOY&#10;NPyRh/Xq9WWJqXEDZ9TnoRQRwj5FDVUIbSqlLyqy6CeuJY7ej+sshii7UpoOhwi3jZwplUiLNceF&#10;ClvaVlRc8qvVoM7n6XfYZOrye222OzfcFsfTTuv3t3HzCSLQGP7Dz/bBaJglc3iciUdAr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2FwnsUAAADcAAAADwAAAAAAAAAA&#10;AAAAAAChAgAAZHJzL2Rvd25yZXYueG1sUEsFBgAAAAAEAAQA+QAAAJMDAAAAAA==&#10;" strokecolor="#94b64e [3046]"/>
                <v:line id="Connecteur droit 271" o:spid="_x0000_s1203" style="position:absolute;visibility:visible;mso-wrap-style:square" from="43092,25377" to="43092,27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YPgQMQAAADcAAAADwAAAGRycy9kb3ducmV2LnhtbESPT4vCMBTE7wt+h/AEb2tSD65Uo4gi&#10;7GnBPwePz+bZVpuX0kRb/fQbQfA4zMxvmNmis5W4U+NLxxqSoQJBnDlTcq7hsN98T0D4gGywckwa&#10;HuRhMe99zTA1ruUt3XchFxHCPkUNRQh1KqXPCrLoh64mjt7ZNRZDlE0uTYNthNtKjpQaS4slx4UC&#10;a1oVlF13N6tBnU7JMSy36nq5Vau1a5+Tv/1a60G/W05BBOrCJ/xu/xoNo58EXmfiEZDz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g+BAxAAAANwAAAAPAAAAAAAAAAAA&#10;AAAAAKECAABkcnMvZG93bnJldi54bWxQSwUGAAAAAAQABAD5AAAAkgMAAAAA&#10;" strokecolor="#94b64e [3046]"/>
                <v:line id="Connecteur droit 272" o:spid="_x0000_s1204" style="position:absolute;visibility:visible;mso-wrap-style:square" from="44845,25364" to="44845,27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F+N8QAAADcAAAADwAAAGRycy9kb3ducmV2LnhtbESPQYvCMBSE78L+h/AEb5rYg0rXKKIs&#10;eBLUPXh8bd621ealNNFWf71ZWNjjMDPfMMt1b2vxoNZXjjVMJwoEce5MxYWG7/PXeAHCB2SDtWPS&#10;8CQP69XHYImpcR0f6XEKhYgQ9ilqKENoUil9XpJFP3ENcfR+XGsxRNkW0rTYRbitZaLUTFqsOC6U&#10;2NC2pPx2ulsNKsuml7A5qtv1Xm93rnstDued1qNhv/kEEagP/+G/9t5oSOYJ/J6JR0Cu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UX43xAAAANwAAAAPAAAAAAAAAAAA&#10;AAAAAKECAABkcnMvZG93bnJldi54bWxQSwUGAAAAAAQABAD5AAAAkgMAAAAA&#10;" strokecolor="#94b64e [3046]"/>
                <v:line id="Connecteur droit 273" o:spid="_x0000_s1205" style="position:absolute;visibility:visible;mso-wrap-style:square" from="46585,25351" to="46585,270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3brMQAAADcAAAADwAAAGRycy9kb3ducmV2LnhtbESPT4vCMBTE78J+h/CEvdlEBVe6RhFl&#10;wZPgn4PHZ/O2rTYvpYm266c3grDHYWZ+w8wWna3EnRpfOtYwTBQI4syZknMNx8PPYArCB2SDlWPS&#10;8EceFvOP3gxT41re0X0fchEh7FPUUIRQp1L6rCCLPnE1cfR+XWMxRNnk0jTYRrit5EipibRYclwo&#10;sKZVQdl1f7Ma1Pk8PIXlTl0vt2q1du1juj2stf7sd8tvEIG68B9+tzdGw+hrDK8z8QjI+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HdusxAAAANwAAAAPAAAAAAAAAAAA&#10;AAAAAKECAABkcnMvZG93bnJldi54bWxQSwUGAAAAAAQABAD5AAAAkgMAAAAA&#10;" strokecolor="#94b64e [3046]"/>
                <v:line id="Connecteur droit 274" o:spid="_x0000_s1206" style="position:absolute;visibility:visible;mso-wrap-style:square" from="48477,25351" to="48477,27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RD2MQAAADcAAAADwAAAGRycy9kb3ducmV2LnhtbESPT4vCMBTE78J+h/CEvdlEEVe6RhFl&#10;wZPgn4PHZ/O2rTYvpYm266c3grDHYWZ+w8wWna3EnRpfOtYwTBQI4syZknMNx8PPYArCB2SDlWPS&#10;8EceFvOP3gxT41re0X0fchEh7FPUUIRQp1L6rCCLPnE1cfR+XWMxRNnk0jTYRrit5EipibRYclwo&#10;sKZVQdl1f7Ma1Pk8PIXlTl0vt2q1du1juj2stf7sd8tvEIG68B9+tzdGw+hrDK8z8QjI+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9EPYxAAAANwAAAAPAAAAAAAAAAAA&#10;AAAAAKECAABkcnMvZG93bnJldi54bWxQSwUGAAAAAAQABAD5AAAAkgMAAAAA&#10;" strokecolor="#94b64e [3046]"/>
                <v:line id="Connecteur droit 275" o:spid="_x0000_s1207" style="position:absolute;visibility:visible;mso-wrap-style:square" from="50420,25358" to="50420,27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jmQ8QAAADcAAAADwAAAGRycy9kb3ducmV2LnhtbESPT4vCMBTE78J+h/CEvdlEQVe6RhFl&#10;wZPgn4PHZ/O2rTYvpYm266c3grDHYWZ+w8wWna3EnRpfOtYwTBQI4syZknMNx8PPYArCB2SDlWPS&#10;8EceFvOP3gxT41re0X0fchEh7FPUUIRQp1L6rCCLPnE1cfR+XWMxRNnk0jTYRrit5EipibRYclwo&#10;sKZVQdl1f7Ma1Pk8PIXlTl0vt2q1du1juj2stf7sd8tvEIG68B9+tzdGw+hrDK8z8QjI+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uOZDxAAAANwAAAAPAAAAAAAAAAAA&#10;AAAAAKECAABkcnMvZG93bnJldi54bWxQSwUGAAAAAAQABAD5AAAAkgMAAAAA&#10;" strokecolor="#94b64e [3046]"/>
                <v:line id="Connecteur droit 276" o:spid="_x0000_s1208" style="position:absolute;visibility:visible;mso-wrap-style:square" from="52344,25364" to="52344,27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p4NMQAAADcAAAADwAAAGRycy9kb3ducmV2LnhtbESPQYvCMBSE74L/ITxhb5roQaUaiygL&#10;e1pQ9+Dx2Tzb2ualNNFWf71ZWNjjMDPfMOu0t7V4UOtLxxqmEwWCOHOm5FzDz+lzvAThA7LB2jFp&#10;eJKHdDMcrDExruMDPY4hFxHCPkENRQhNIqXPCrLoJ64hjt7VtRZDlG0uTYtdhNtazpSaS4slx4UC&#10;G9oVlFXHu9WgLpfpOWwPqrrd693eda/l92mv9ceo365ABOrDf/iv/WU0zBZz+D0Tj4Dcv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ang0xAAAANwAAAAPAAAAAAAAAAAA&#10;AAAAAKECAABkcnMvZG93bnJldi54bWxQSwUGAAAAAAQABAD5AAAAkgMAAAAA&#10;" strokecolor="#94b64e [3046]"/>
                <v:line id="Connecteur droit 277" o:spid="_x0000_s1209" style="position:absolute;visibility:visible;mso-wrap-style:square" from="54186,25351" to="54186,270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bdr8UAAADcAAAADwAAAGRycy9kb3ducmV2LnhtbESPQWvCQBSE74X+h+UVequ7ejCSuooo&#10;gichsYcen9nXJDX7NmTXJPXXu4LQ4zAz3zDL9Wgb0VPna8caphMFgrhwpuZSw9dp/7EA4QOywcYx&#10;afgjD+vV68sSU+MGzqjPQykihH2KGqoQ2lRKX1Rk0U9cSxy9H9dZDFF2pTQdDhFuGzlTai4t1hwX&#10;KmxpW1Fxya9Wgzqfp99hk6nL77XZ7txwWxxPO63f38bNJ4hAY/gPP9sHo2GWJPA4E4+AX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Sbdr8UAAADcAAAADwAAAAAAAAAA&#10;AAAAAAChAgAAZHJzL2Rvd25yZXYueG1sUEsFBgAAAAAEAAQA+QAAAJMDAAAAAA==&#10;" strokecolor="#94b64e [3046]"/>
                <v:line id="Connecteur droit 278" o:spid="_x0000_s1210" style="position:absolute;visibility:visible;mso-wrap-style:square" from="1696,25345" to="1696,27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lJ3cIAAADcAAAADwAAAGRycy9kb3ducmV2LnhtbERPu2rDMBTdC/kHcQPdGikZ0uBGNiGh&#10;0Clgp0PHG+vWdmNdGUt+NF8fDYWOh/PeZ7NtxUi9bxxrWK8UCOLSmYYrDZ+X95cdCB+QDbaOScMv&#10;ecjSxdMeE+MmzmksQiViCPsENdQhdImUvqzJol+5jjhy3663GCLsK2l6nGK4beVGqa202HBsqLGj&#10;Y03lrRisBnW9rr/CIVe3n6E9ntx0350vJ62fl/PhDUSgOfyL/9wfRsPmNa6NZ+IRkO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LlJ3cIAAADcAAAADwAAAAAAAAAAAAAA&#10;AAChAgAAZHJzL2Rvd25yZXYueG1sUEsFBgAAAAAEAAQA+QAAAJADAAAAAA==&#10;" strokecolor="#94b64e [3046]"/>
                <v:line id="Connecteur droit 279" o:spid="_x0000_s1211" style="position:absolute;visibility:visible;mso-wrap-style:square" from="3640,25351" to="3640,27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sRsUAAADcAAAADwAAAGRycy9kb3ducmV2LnhtbESPT4vCMBTE74LfITxhbzbRw+p2jSLK&#10;wp4W/HPw+GyebbV5KU20XT+9EQSPw8z8hpktOluJGzW+dKxhlCgQxJkzJeca9ruf4RSED8gGK8ek&#10;4Z88LOb93gxT41re0G0bchEh7FPUUIRQp1L6rCCLPnE1cfROrrEYomxyaRpsI9xWcqzUp7RYclwo&#10;sKZVQdlle7Ua1PE4OoTlRl3O12q1du19+rdba/0x6JbfIAJ14R1+tX+NhvHkC55n4hGQ8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XsRsUAAADcAAAADwAAAAAAAAAA&#10;AAAAAAChAgAAZHJzL2Rvd25yZXYueG1sUEsFBgAAAAAEAAQA+QAAAJMDAAAAAA==&#10;" strokecolor="#94b64e [3046]"/>
                <v:line id="Connecteur droit 280" o:spid="_x0000_s1212" style="position:absolute;visibility:visible;mso-wrap-style:square" from="5665,25358" to="5665,27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o1/MAAAADcAAAADwAAAGRycy9kb3ducmV2LnhtbERPy4rCMBTdC/MP4Q6400QXUqpRRBFc&#10;CT4WLm+ba1ttbkoTbZ2vnywEl4fzXqx6W4sXtb5yrGEyViCIc2cqLjRczrtRAsIHZIO1Y9LwJg+r&#10;5c9ggalxHR/pdQqFiCHsU9RQhtCkUvq8JIt+7BriyN1cazFE2BbStNjFcFvLqVIzabHi2FBiQ5uS&#10;8sfpaTWoLJtcw/qoHvdnvdm67i85nLdaD3/79RxEoD58xR/33miYJnF+PBOPgFz+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8aNfzAAAAA3AAAAA8AAAAAAAAAAAAAAAAA&#10;oQIAAGRycy9kb3ducmV2LnhtbFBLBQYAAAAABAAEAPkAAACOAwAAAAA=&#10;" strokecolor="#94b64e [3046]"/>
                <v:line id="Connecteur droit 281" o:spid="_x0000_s1213" style="position:absolute;visibility:visible;mso-wrap-style:square" from="7405,25345" to="7405,270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aQZ8QAAADcAAAADwAAAGRycy9kb3ducmV2LnhtbESPT4vCMBTE7wt+h/CEva1JPSylGkUU&#10;YU8L/jl4fG2ebbV5KU203f30RhA8DjPzG2a+HGwj7tT52rGGZKJAEBfO1FxqOB62XykIH5ANNo5J&#10;wx95WC5GH3PMjOt5R/d9KEWEsM9QQxVCm0npi4os+olriaN3dp3FEGVXStNhH+G2kVOlvqXFmuNC&#10;hS2tKyqu+5vVoPI8OYXVTl0vt2a9cf1/+nvYaP05HlYzEIGG8A6/2j9GwzRN4HkmHgG5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VpBnxAAAANwAAAAPAAAAAAAAAAAA&#10;AAAAAKECAABkcnMvZG93bnJldi54bWxQSwUGAAAAAAQABAD5AAAAkgMAAAAA&#10;" strokecolor="#94b64e [3046]"/>
                <v:line id="Connecteur droit 282" o:spid="_x0000_s1214" style="position:absolute;visibility:visible;mso-wrap-style:square" from="9228,25345" to="9228,270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QOEMQAAADcAAAADwAAAGRycy9kb3ducmV2LnhtbESPT4vCMBTE7wt+h/CEva2JPUipRhFF&#10;2NOCfw4eX5tnW21eShNt3U+/WRA8DjPzG2axGmwjHtT52rGG6USBIC6cqbnUcDruvlIQPiAbbByT&#10;hid5WC1HHwvMjOt5T49DKEWEsM9QQxVCm0npi4os+olriaN3cZ3FEGVXStNhH+G2kYlSM2mx5rhQ&#10;YUubiorb4W41qDyfnsN6r27Xe7PZuv43/Tlutf4cD+s5iEBDeIdf7W+jIUkT+D8Tj4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hA4QxAAAANwAAAAPAAAAAAAAAAAA&#10;AAAAAKECAABkcnMvZG93bnJldi54bWxQSwUGAAAAAAQABAD5AAAAkgMAAAAA&#10;" strokecolor="#94b64e [3046]"/>
                <v:line id="Connecteur droit 283" o:spid="_x0000_s1215" style="position:absolute;visibility:visible;mso-wrap-style:square" from="55919,25389" to="55919,27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8iri8QAAADcAAAADwAAAGRycy9kb3ducmV2LnhtbESPT4vCMBTE7wt+h/AEb2uiwlKqUUQR&#10;PAn+OXh8Ns+22ryUJtrqp98sLHgcZuY3zGzR2Uo8qfGlYw2joQJBnDlTcq7hdNx8JyB8QDZYOSYN&#10;L/KwmPe+Zpga1/KenoeQiwhhn6KGIoQ6ldJnBVn0Q1cTR+/qGoshyiaXpsE2wm0lx0r9SIslx4UC&#10;a1oVlN0PD6tBXS6jc1ju1f32qFZr176T3XGt9aDfLacgAnXhE/5vb42GcTKBvzPxCMj5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yKuLxAAAANwAAAAPAAAAAAAAAAAA&#10;AAAAAKECAABkcnMvZG93bnJldi54bWxQSwUGAAAAAAQABAD5AAAAkgMAAAAA&#10;" strokecolor="#94b64e [3046]"/>
                <v:line id="Connecteur droit 284" o:spid="_x0000_s1216" style="position:absolute;visibility:visible;mso-wrap-style:square" from="57843,25396" to="57843,27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CEz/8QAAADcAAAADwAAAGRycy9kb3ducmV2LnhtbESPT4vCMBTE7wt+h/AEb2uiyFKqUUQR&#10;PAn+OXh8Ns+22ryUJtrqp98sLHgcZuY3zGzR2Uo8qfGlYw2joQJBnDlTcq7hdNx8JyB8QDZYOSYN&#10;L/KwmPe+Zpga1/KenoeQiwhhn6KGIoQ6ldJnBVn0Q1cTR+/qGoshyiaXpsE2wm0lx0r9SIslx4UC&#10;a1oVlN0PD6tBXS6jc1ju1f32qFZr176T3XGt9aDfLacgAnXhE/5vb42GcTKBvzPxCMj5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ITP/xAAAANwAAAAPAAAAAAAAAAAA&#10;AAAAAKECAABkcnMvZG93bnJldi54bWxQSwUGAAAAAAQABAD5AAAAkgMAAAAA&#10;" strokecolor="#94b64e [3046]"/>
                <v:line id="Connecteur droit 285" o:spid="_x0000_s1217" style="position:absolute;visibility:visible;mso-wrap-style:square" from="59685,25383" to="59685,27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2WZMQAAADcAAAADwAAAGRycy9kb3ducmV2LnhtbESPT4vCMBTE7wt+h/AEb2ui4FKqUUQR&#10;PAn+OXh8Ns+22ryUJtrqp98sLHgcZuY3zGzR2Uo8qfGlYw2joQJBnDlTcq7hdNx8JyB8QDZYOSYN&#10;L/KwmPe+Zpga1/KenoeQiwhhn6KGIoQ6ldJnBVn0Q1cTR+/qGoshyiaXpsE2wm0lx0r9SIslx4UC&#10;a1oVlN0PD6tBXS6jc1ju1f32qFZr176T3XGt9aDfLacgAnXhE/5vb42GcTKBvzPxCMj5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ZZkxAAAANwAAAAPAAAAAAAAAAAA&#10;AAAAAKECAABkcnMvZG93bnJldi54bWxQSwUGAAAAAAQABAD5AAAAkgMAAAAA&#10;" strokecolor="#94b64e [3046]"/>
                <v:line id="Connecteur droit 286" o:spid="_x0000_s1218" style="position:absolute;visibility:visible;mso-wrap-style:square" from="11487,25358" to="11487,27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8IE8MAAADcAAAADwAAAGRycy9kb3ducmV2LnhtbESPzarCMBSE9xd8h3AEd9dEF1KqUUQR&#10;XAn+LFwem2NbbU5KE2316W8uCC6HmfmGmS06W4knNb50rGE0VCCIM2dKzjWcjpvfBIQPyAYrx6Th&#10;RR4W897PDFPjWt7T8xByESHsU9RQhFCnUvqsIIt+6Gri6F1dYzFE2eTSNNhGuK3kWKmJtFhyXCiw&#10;plVB2f3wsBrU5TI6h+Ve3W+ParV27TvZHddaD/rdcgoiUBe+4U97azSMkwn8n4lHQ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CBPDAAAA3AAAAA8AAAAAAAAAAAAA&#10;AAAAoQIAAGRycy9kb3ducmV2LnhtbFBLBQYAAAAABAAEAPkAAACRAwAAAAA=&#10;" strokecolor="#94b64e [3046]"/>
                <v:line id="Connecteur droit 287" o:spid="_x0000_s1219" style="position:absolute;visibility:visible;mso-wrap-style:square" from="13430,25365" to="13430,27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OtiMQAAADcAAAADwAAAGRycy9kb3ducmV2LnhtbESPT4vCMBTE7wt+h/AEb2uiB7dUo4gi&#10;eBL8c/D4bJ5ttXkpTbTVT79ZWPA4zMxvmNmis5V4UuNLxxpGQwWCOHOm5FzD6bj5TkD4gGywckwa&#10;XuRhMe99zTA1ruU9PQ8hFxHCPkUNRQh1KqXPCrLoh64mjt7VNRZDlE0uTYNthNtKjpWaSIslx4UC&#10;a1oVlN0PD6tBXS6jc1ju1f32qFZr176T3XGt9aDfLacgAnXhE/5vb42GcfIDf2fiEZ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862IxAAAANwAAAAPAAAAAAAAAAAA&#10;AAAAAKECAABkcnMvZG93bnJldi54bWxQSwUGAAAAAAQABAD5AAAAkgMAAAAA&#10;" strokecolor="#94b64e [3046]"/>
                <v:line id="Connecteur droit 288" o:spid="_x0000_s1220" style="position:absolute;visibility:visible;mso-wrap-style:square" from="15455,25371" to="15455,27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w5+sAAAADcAAAADwAAAGRycy9kb3ducmV2LnhtbERPy4rCMBTdC/MP4Q6400QXUqpRRBFc&#10;CT4WLm+ba1ttbkoTbZ2vnywEl4fzXqx6W4sXtb5yrGEyViCIc2cqLjRczrtRAsIHZIO1Y9LwJg+r&#10;5c9ggalxHR/pdQqFiCHsU9RQhtCkUvq8JIt+7BriyN1cazFE2BbStNjFcFvLqVIzabHi2FBiQ5uS&#10;8sfpaTWoLJtcw/qoHvdnvdm67i85nLdaD3/79RxEoD58xR/33miYJnFtPBOPgFz+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FsOfrAAAAA3AAAAA8AAAAAAAAAAAAAAAAA&#10;oQIAAGRycy9kb3ducmV2LnhtbFBLBQYAAAAABAAEAPkAAACOAwAAAAA=&#10;" strokecolor="#94b64e [3046]"/>
                <v:line id="Connecteur droit 289" o:spid="_x0000_s1221" style="position:absolute;visibility:visible;mso-wrap-style:square" from="17195,25358" to="17195,27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CcYcQAAADcAAAADwAAAGRycy9kb3ducmV2LnhtbESPQYvCMBSE74L/ITzBmyZ6kG7XKKII&#10;ngR1Dx5fm7dttXkpTbTd/fVGWNjjMDPfMMt1b2vxpNZXjjXMpgoEce5MxYWGr8t+koDwAdlg7Zg0&#10;/JCH9Wo4WGJqXMcnep5DISKEfYoayhCaVEqfl2TRT11DHL1v11oMUbaFNC12EW5rOVdqIS1WHBdK&#10;bGhbUn4/P6wGlWWza9ic1P32qLc71/0mx8tO6/Go33yCCNSH//Bf+2A0zJMPeJ+JR0CuX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JxhxAAAANwAAAAPAAAAAAAAAAAA&#10;AAAAAKECAABkcnMvZG93bnJldi54bWxQSwUGAAAAAAQABAD5AAAAkgMAAAAA&#10;" strokecolor="#94b64e [3046]"/>
                <v:line id="Connecteur droit 290" o:spid="_x0000_s1222" style="position:absolute;visibility:visible;mso-wrap-style:square" from="19018,25358" to="19018,270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OjIcMAAADcAAAADwAAAGRycy9kb3ducmV2LnhtbERPPWvDMBDdC/kP4gLdGskZQupGNsah&#10;0CmQpEPHi3W1XVsnYymxm18fDYWOj/e9y2fbixuNvnWsIVkpEMSVMy3XGj7P7y9bED4gG+wdk4Zf&#10;8pBni6cdpsZNfKTbKdQihrBPUUMTwpBK6auGLPqVG4gj9+1GiyHCsZZmxCmG216uldpIiy3HhgYH&#10;KhuqutPValCXS/IViqPqfq59uXfTfXs477V+Xs7FG4hAc/gX/7k/jIb1a5wfz8QjILM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rDoyHDAAAA3AAAAA8AAAAAAAAAAAAA&#10;AAAAoQIAAGRycy9kb3ducmV2LnhtbFBLBQYAAAAABAAEAPkAAACRAwAAAAA=&#10;" strokecolor="#94b64e [3046]"/>
                <v:line id="Connecteur droit 291" o:spid="_x0000_s1223" style="position:absolute;visibility:visible;mso-wrap-style:square" from="20961,25365" to="20961,270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8GusQAAADcAAAADwAAAGRycy9kb3ducmV2LnhtbESPT4vCMBTE7wt+h/AEb2tSD6LVKKII&#10;ngT/HDw+m2dbbV5KE231028WFvY4zMxvmPmys5V4UeNLxxqSoQJBnDlTcq7hfNp+T0D4gGywckwa&#10;3uRhueh9zTE1ruUDvY4hFxHCPkUNRQh1KqXPCrLoh64mjt7NNRZDlE0uTYNthNtKjpQaS4slx4UC&#10;a1oXlD2OT6tBXa/JJawO6nF/VuuNaz+T/Wmj9aDfrWYgAnXhP/zX3hkNo2kCv2fiEZC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jwa6xAAAANwAAAAPAAAAAAAAAAAA&#10;AAAAAKECAABkcnMvZG93bnJldi54bWxQSwUGAAAAAAQABAD5AAAAkgMAAAAA&#10;" strokecolor="#94b64e [3046]"/>
                <v:line id="Connecteur droit 292" o:spid="_x0000_s1224" style="position:absolute;visibility:visible;mso-wrap-style:square" from="22840,25371" to="22840,270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2YzcQAAADcAAAADwAAAGRycy9kb3ducmV2LnhtbESPT4vCMBTE7wt+h/AEb2tiD6Jdo4gi&#10;eBL8c/D42rxtq81LaaLt7qc3wsIeh5n5DbNY9bYWT2p95VjDZKxAEOfOVFxouJx3nzMQPiAbrB2T&#10;hh/ysFoOPhaYGtfxkZ6nUIgIYZ+ihjKEJpXS5yVZ9GPXEEfv27UWQ5RtIU2LXYTbWiZKTaXFiuNC&#10;iQ1tSsrvp4fVoLJscg3ro7rfHvVm67rf2eG81Xo07NdfIAL14T/8194bDck8gfeZeATk8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XZjNxAAAANwAAAAPAAAAAAAAAAAA&#10;AAAAAKECAABkcnMvZG93bnJldi54bWxQSwUGAAAAAAQABAD5AAAAkgMAAAAA&#10;" strokecolor="#94b64e [3046]"/>
                <v:line id="Connecteur droit 293" o:spid="_x0000_s1225" style="position:absolute;visibility:visible;mso-wrap-style:square" from="24580,25358" to="24580,270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hE9VsQAAADcAAAADwAAAGRycy9kb3ducmV2LnhtbESPT4vCMBTE74LfITxhbzbRBXG7RhFl&#10;YU8L/jl4fDbPttq8lCbarp/eCILHYWZ+w8wWna3EjRpfOtYwShQI4syZknMN+93PcArCB2SDlWPS&#10;8E8eFvN+b4apcS1v6LYNuYgQ9ilqKEKoUyl9VpBFn7iaOHon11gMUTa5NA22EW4rOVZqIi2WHBcK&#10;rGlVUHbZXq0GdTyODmG5UZfztVqtXXuf/u3WWn8MuuU3iEBdeIdf7V+jYfz1Cc8z8QjI+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ET1WxAAAANwAAAAPAAAAAAAAAAAA&#10;AAAAAKECAABkcnMvZG93bnJldi54bWxQSwUGAAAAAAQABAD5AAAAkgMAAAAA&#10;" strokecolor="#94b64e [3046]"/>
                <v:line id="Connecteur droit 294" o:spid="_x0000_s1226" style="position:absolute;visibility:visible;mso-wrap-style:square" from="26466,25358" to="26466,270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ilIsQAAADcAAAADwAAAGRycy9kb3ducmV2LnhtbESPT4vCMBTE74LfITxhbzZRFnG7RhFl&#10;YU8L/jl4fDbPttq8lCbarp/eCILHYWZ+w8wWna3EjRpfOtYwShQI4syZknMN+93PcArCB2SDlWPS&#10;8E8eFvN+b4apcS1v6LYNuYgQ9ilqKEKoUyl9VpBFn7iaOHon11gMUTa5NA22EW4rOVZqIi2WHBcK&#10;rGlVUHbZXq0GdTyODmG5UZfztVqtXXuf/u3WWn8MuuU3iEBdeIdf7V+jYfz1Cc8z8QjI+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KUixAAAANwAAAAPAAAAAAAAAAAA&#10;AAAAAKECAABkcnMvZG93bnJldi54bWxQSwUGAAAAAAQABAD5AAAAkgMAAAAA&#10;" strokecolor="#94b64e [3046]"/>
                <v:line id="Connecteur droit 295" o:spid="_x0000_s1227" style="position:absolute;visibility:visible;mso-wrap-style:square" from="28409,25365" to="28409,270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QAucQAAADcAAAADwAAAGRycy9kb3ducmV2LnhtbESPT4vCMBTE74LfITxhbzZRWHG7RhFl&#10;YU8L/jl4fDbPttq8lCbarp/eCILHYWZ+w8wWna3EjRpfOtYwShQI4syZknMN+93PcArCB2SDlWPS&#10;8E8eFvN+b4apcS1v6LYNuYgQ9ilqKEKoUyl9VpBFn7iaOHon11gMUTa5NA22EW4rOVZqIi2WHBcK&#10;rGlVUHbZXq0GdTyODmG5UZfztVqtXXuf/u3WWn8MuuU3iEBdeIdf7V+jYfz1Cc8z8QjI+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tAC5xAAAANwAAAAPAAAAAAAAAAAA&#10;AAAAAKECAABkcnMvZG93bnJldi54bWxQSwUGAAAAAAQABAD5AAAAkgMAAAAA&#10;" strokecolor="#94b64e [3046]"/>
                <v:line id="Connecteur droit 296" o:spid="_x0000_s1228" style="position:absolute;visibility:visible;mso-wrap-style:square" from="30333,25371" to="30333,270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aezsQAAADcAAAADwAAAGRycy9kb3ducmV2LnhtbESPT4vCMBTE7wt+h/CEva2JHkSrsYiy&#10;sKcF/xw8PptnW9u8lCba6qc3wsIeh5n5DbNMe1uLO7W+dKxhPFIgiDNnSs41HA/fXzMQPiAbrB2T&#10;hgd5SFeDjyUmxnW8o/s+5CJC2CeooQihSaT0WUEW/cg1xNG7uNZiiLLNpWmxi3Bby4lSU2mx5LhQ&#10;YEObgrJqf7Ma1Pk8PoX1TlXXW73Zuu45+z1stf4c9usFiEB9+A//tX+Mhsl8Cu8z8QjI1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Zp7OxAAAANwAAAAPAAAAAAAAAAAA&#10;AAAAAKECAABkcnMvZG93bnJldi54bWxQSwUGAAAAAAQABAD5AAAAkgMAAAAA&#10;" strokecolor="#94b64e [3046]"/>
                <v:line id="Connecteur droit 297" o:spid="_x0000_s1229" style="position:absolute;visibility:visible;mso-wrap-style:square" from="32175,25358" to="32175,270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o7VcUAAADcAAAADwAAAGRycy9kb3ducmV2LnhtbESPT4vCMBTE74LfITxhbzbRw+p2jSLK&#10;wp4W/HPw+GyebbV5KU20XT+9EQSPw8z8hpktOluJGzW+dKxhlCgQxJkzJeca9ruf4RSED8gGK8ek&#10;4Z88LOb93gxT41re0G0bchEh7FPUUIRQp1L6rCCLPnE1cfROrrEYomxyaRpsI9xWcqzUp7RYclwo&#10;sKZVQdlle7Ua1PE4OoTlRl3O12q1du19+rdba/0x6JbfIAJ14R1+tX+NhvHXBJ5n4hGQ8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So7VcUAAADcAAAADwAAAAAAAAAA&#10;AAAAAAChAgAAZHJzL2Rvd25yZXYueG1sUEsFBgAAAAAEAAQA+QAAAJMDAAAAAA==&#10;" strokecolor="#94b64e [3046]"/>
                <v:line id="Connecteur droit 303" o:spid="_x0000_s1230" style="position:absolute;visibility:visible;mso-wrap-style:square" from="43522,25384" to="43522,27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qnTMUAAADcAAAADwAAAGRycy9kb3ducmV2LnhtbESPQWvCQBSE7wX/w/IEb3U3DRSJriIG&#10;oSch2oPHZ/aZRLNvQ3Y1aX99t1DocZiZb5jVZrSteFLvG8cakrkCQVw603Cl4fO0f12A8AHZYOuY&#10;NHyRh8168rLCzLiBC3oeQyUihH2GGuoQukxKX9Zk0c9dRxy9q+sthij7Spoehwi3rXxT6l1abDgu&#10;1NjRrqbyfnxYDepySc5hW6j77dHucjd8Lw6nXOvZdNwuQQQaw3/4r/1hNKQqhd8z8QjI9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PqnTMUAAADcAAAADwAAAAAAAAAA&#10;AAAAAAChAgAAZHJzL2Rvd25yZXYueG1sUEsFBgAAAAAEAAQA+QAAAJMDAAAAAA==&#10;" strokecolor="#94b64e [3046]"/>
                <v:line id="Connecteur droit 304" o:spid="_x0000_s1231" style="position:absolute;visibility:visible;mso-wrap-style:square" from="45275,25371" to="45275,27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M/OMUAAADcAAAADwAAAGRycy9kb3ducmV2LnhtbESPQWvCQBSE7wX/w/KE3uqutkiIriKK&#10;0FMh0YPHl+xrkpp9G7KrSfvru4WCx2FmvmHW29G24k69bxxrmM8UCOLSmYYrDefT8SUB4QOywdYx&#10;afgmD9vN5GmNqXEDZ3TPQyUihH2KGuoQulRKX9Zk0c9cRxy9T9dbDFH2lTQ9DhFuW7lQaiktNhwX&#10;auxoX1N5zW9WgyqK+SXsMnX9urX7gxt+ko/TQevn6bhbgQg0hkf4v/1uNLyqN/g7E4+A3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xM/OMUAAADcAAAADwAAAAAAAAAA&#10;AAAAAAChAgAAZHJzL2Rvd25yZXYueG1sUEsFBgAAAAAEAAQA+QAAAJMDAAAAAA==&#10;" strokecolor="#94b64e [3046]"/>
                <v:line id="Connecteur droit 305" o:spid="_x0000_s1232" style="position:absolute;visibility:visible;mso-wrap-style:square" from="47015,25358" to="47015,270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ao8UAAADcAAAADwAAAGRycy9kb3ducmV2LnhtbESPQWvCQBSE7wX/w/KE3uqulkqIriKK&#10;0FMh0YPHl+xrkpp9G7KrSfvru4WCx2FmvmHW29G24k69bxxrmM8UCOLSmYYrDefT8SUB4QOywdYx&#10;afgmD9vN5GmNqXEDZ3TPQyUihH2KGuoQulRKX9Zk0c9cRxy9T9dbDFH2lTQ9DhFuW7lQaiktNhwX&#10;auxoX1N5zW9WgyqK+SXsMnX9urX7gxt+ko/TQevn6bhbgQg0hkf4v/1uNLyqN/g7E4+A3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F+ao8UAAADcAAAADwAAAAAAAAAA&#10;AAAAAAChAgAAZHJzL2Rvd25yZXYueG1sUEsFBgAAAAAEAAQA+QAAAJMDAAAAAA==&#10;" strokecolor="#94b64e [3046]"/>
                <v:line id="Connecteur droit 306" o:spid="_x0000_s1233" style="position:absolute;visibility:visible;mso-wrap-style:square" from="48907,25358" to="48907,27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0E1MUAAADcAAAADwAAAGRycy9kb3ducmV2LnhtbESPwWrDMBBE74X+g9hAb42UFkJwLRvj&#10;UOipkKSHHDfW1nZsrYylxG6/vgoEehxm5g2T5rPtxZVG3zrWsFoqEMSVMy3XGr4O788bED4gG+wd&#10;k4Yf8pBnjw8pJsZNvKPrPtQiQtgnqKEJYUik9FVDFv3SDcTR+3ajxRDlWEsz4hThtpcvSq2lxZbj&#10;QoMDlQ1V3f5iNajTaXUMxU5150tfbt30u/k8bLV+WszFG4hAc/gP39sfRsOrWsPtTDwCMv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I0E1MUAAADcAAAADwAAAAAAAAAA&#10;AAAAAAChAgAAZHJzL2Rvd25yZXYueG1sUEsFBgAAAAAEAAQA+QAAAJMDAAAAAA==&#10;" strokecolor="#94b64e [3046]"/>
                <v:line id="Connecteur droit 307" o:spid="_x0000_s1234" style="position:absolute;visibility:visible;mso-wrap-style:square" from="50850,25365" to="50850,27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8GhT8UAAADcAAAADwAAAGRycy9kb3ducmV2LnhtbESPQWvCQBSE7wX/w/KE3uquFmqIriKK&#10;0FMh0YPHl+xrkpp9G7KrSfvru4WCx2FmvmHW29G24k69bxxrmM8UCOLSmYYrDefT8SUB4QOywdYx&#10;afgmD9vN5GmNqXEDZ3TPQyUihH2KGuoQulRKX9Zk0c9cRxy9T9dbDFH2lTQ9DhFuW7lQ6k1abDgu&#10;1NjRvqbymt+sBlUU80vYZer6dWv3Bzf8JB+ng9bP03G3AhFoDI/wf/vdaHhVS/g7E4+A3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8GhT8UAAADcAAAADwAAAAAAAAAA&#10;AAAAAAChAgAAZHJzL2Rvd25yZXYueG1sUEsFBgAAAAAEAAQA+QAAAJMDAAAAAA==&#10;" strokecolor="#94b64e [3046]"/>
                <v:line id="Connecteur droit 308" o:spid="_x0000_s1235" style="position:absolute;visibility:visible;mso-wrap-style:square" from="52774,25371" to="52774,27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41PcEAAADcAAAADwAAAGRycy9kb3ducmV2LnhtbERPTYvCMBC9C/sfwgjeNNEFka5pEWXB&#10;04K6B4/TZratNpPSRFv99eYg7PHxvtfZYBtxp87XjjXMZwoEceFMzaWG39P3dAXCB2SDjWPS8CAP&#10;WfoxWmNiXM8Huh9DKWII+wQ1VCG0iZS+qMiin7mWOHJ/rrMYIuxKaTrsY7ht5EKppbRYc2yosKVt&#10;RcX1eLMaVJ7Pz2FzUNfLrdnuXP9c/Zx2Wk/Gw+YLRKAh/Ivf7r3R8Kni2ngmHgGZv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XjU9wQAAANwAAAAPAAAAAAAAAAAAAAAA&#10;AKECAABkcnMvZG93bnJldi54bWxQSwUGAAAAAAQABAD5AAAAjwMAAAAA&#10;" strokecolor="#94b64e [3046]"/>
                <v:line id="Connecteur droit 309" o:spid="_x0000_s1236" style="position:absolute;visibility:visible;mso-wrap-style:square" from="54616,25358" to="54616,270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KQpsYAAADcAAAADwAAAGRycy9kb3ducmV2LnhtbESPzWrDMBCE74W+g9hAb7XkFkrqWAnB&#10;odBTIT+HHtfWxnZirYylxG6ePioUehxm5hsmX022E1cafOtYQ5ooEMSVMy3XGg77j+c5CB+QDXaO&#10;ScMPeVgtHx9yzIwbeUvXXahFhLDPUEMTQp9J6auGLPrE9cTRO7rBYohyqKUZcIxw28kXpd6kxZbj&#10;QoM9FQ1V593FalBlmX6H9VadT5eu2LjxNv/ab7R+mk3rBYhAU/gP/7U/jYZX9Q6/Z+IRkM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USkKbGAAAA3AAAAA8AAAAAAAAA&#10;AAAAAAAAoQIAAGRycy9kb3ducmV2LnhtbFBLBQYAAAAABAAEAPkAAACUAwAAAAA=&#10;" strokecolor="#94b64e [3046]"/>
                <v:line id="Connecteur droit 310" o:spid="_x0000_s1237" style="position:absolute;visibility:visible;mso-wrap-style:square" from="2133,25352" to="2133,27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Gv5sIAAADcAAAADwAAAGRycy9kb3ducmV2LnhtbERPz2vCMBS+D/Y/hDfYbU06QaQaRZTB&#10;ToLtDh5fm2fb2byUJtrOv94chB0/vt+rzWQ7caPBt441pIkCQVw503Kt4af4+liA8AHZYOeYNPyR&#10;h8369WWFmXEjH+mWh1rEEPYZamhC6DMpfdWQRZ+4njhyZzdYDBEOtTQDjjHcdvJTqbm02HJsaLCn&#10;XUPVJb9aDaos01PYHtXl99rt9m68Lw7FXuv3t2m7BBFoCv/ip/vbaJilcX48E4+AXD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fGv5sIAAADcAAAADwAAAAAAAAAAAAAA&#10;AAChAgAAZHJzL2Rvd25yZXYueG1sUEsFBgAAAAAEAAQA+QAAAJADAAAAAA==&#10;" strokecolor="#94b64e [3046]"/>
                <v:line id="Connecteur droit 311" o:spid="_x0000_s1238" style="position:absolute;visibility:visible;mso-wrap-style:square" from="4076,25358" to="4076,27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0KfcQAAADcAAAADwAAAGRycy9kb3ducmV2LnhtbESPT4vCMBTE74LfITxhb5p0F0SqUURZ&#10;8CT45+DxtXnbdm1eShNt9dObhQWPw8z8hlmseluLO7W+cqwhmSgQxLkzFRcazqfv8QyED8gGa8ek&#10;4UEeVsvhYIGpcR0f6H4MhYgQ9ilqKENoUil9XpJFP3ENcfR+XGsxRNkW0rTYRbit5adSU2mx4rhQ&#10;YkObkvLr8WY1qCxLLmF9UNffW73Zuu4525+2Wn+M+vUcRKA+vMP/7Z3R8JUk8HcmHgG5f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vQp9xAAAANwAAAAPAAAAAAAAAAAA&#10;AAAAAKECAABkcnMvZG93bnJldi54bWxQSwUGAAAAAAQABAD5AAAAkgMAAAAA&#10;" strokecolor="#94b64e [3046]"/>
                <v:line id="Connecteur droit 312" o:spid="_x0000_s1239" style="position:absolute;visibility:visible;mso-wrap-style:square" from="6102,25365" to="6102,27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UCsQAAADcAAAADwAAAGRycy9kb3ducmV2LnhtbESPT4vCMBTE7wt+h/AEb2tShUWqUUQR&#10;9rTgn4PHZ/Nsq81LaaKtfvqNIHgcZuY3zGzR2UrcqfGlYw3JUIEgzpwpOddw2G++JyB8QDZYOSYN&#10;D/KwmPe+Zpga1/KW7ruQiwhhn6KGIoQ6ldJnBVn0Q1cTR+/sGoshyiaXpsE2wm0lR0r9SIslx4UC&#10;a1oVlF13N6tBnU7JMSy36nq5Vau1a5+Tv/1a60G/W05BBOrCJ/xu/xoN42QErzPxCMj5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b5QKxAAAANwAAAAPAAAAAAAAAAAA&#10;AAAAAKECAABkcnMvZG93bnJldi54bWxQSwUGAAAAAAQABAD5AAAAkgMAAAAA&#10;" strokecolor="#94b64e [3046]"/>
                <v:line id="Connecteur droit 313" o:spid="_x0000_s1240" style="position:absolute;visibility:visible;mso-wrap-style:square" from="7842,25352" to="7842,270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MxkcMAAADcAAAADwAAAGRycy9kb3ducmV2LnhtbESPQYvCMBSE74L/ITzBmyZdQaQaRRRh&#10;T4K6B4/P5tlWm5fSRNvdX28EYY/DzHzDLFadrcSTGl861pCMFQjizJmScw0/p91oBsIHZIOVY9Lw&#10;Sx5Wy35vgalxLR/oeQy5iBD2KWooQqhTKX1WkEU/djVx9K6usRiibHJpGmwj3FbyS6mptFhyXCiw&#10;pk1B2f34sBrU5ZKcw/qg7rdHtdm69m+2P221Hg669RxEoC78hz/tb6NhkkzgfSYeAbl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EjMZHDAAAA3AAAAA8AAAAAAAAAAAAA&#10;AAAAoQIAAGRycy9kb3ducmV2LnhtbFBLBQYAAAAABAAEAPkAAACRAwAAAAA=&#10;" strokecolor="#94b64e [3046]"/>
                <v:line id="Connecteur droit 314" o:spid="_x0000_s1241" style="position:absolute;visibility:visible;mso-wrap-style:square" from="9664,25352" to="9664,270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qp5cQAAADcAAAADwAAAGRycy9kb3ducmV2LnhtbESPT4vCMBTE78J+h/AWvGlSV0S6RhFF&#10;2JPgn8Men83btmvzUppoq5/eCILHYWZ+w8wWna3ElRpfOtaQDBUI4syZknMNx8NmMAXhA7LByjFp&#10;uJGHxfyjN8PUuJZ3dN2HXEQI+xQ1FCHUqZQ+K8iiH7qaOHp/rrEYomxyaRpsI9xWcqTURFosOS4U&#10;WNOqoOy8v1gN6nRKfsNyp87/l2q1du19uj2ste5/dstvEIG68A6/2j9Gw1cyhueZeATk/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yqnlxAAAANwAAAAPAAAAAAAAAAAA&#10;AAAAAKECAABkcnMvZG93bnJldi54bWxQSwUGAAAAAAQABAD5AAAAkgMAAAAA&#10;" strokecolor="#94b64e [3046]"/>
                <v:line id="Connecteur droit 315" o:spid="_x0000_s1242" style="position:absolute;visibility:visible;mso-wrap-style:square" from="56349,25396" to="56349,270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YMfsQAAADcAAAADwAAAGRycy9kb3ducmV2LnhtbESPT4vCMBTE78J+h/AWvGlSF0W6RhFF&#10;2JPgn8Men83btmvzUppoq5/eCILHYWZ+w8wWna3ElRpfOtaQDBUI4syZknMNx8NmMAXhA7LByjFp&#10;uJGHxfyjN8PUuJZ3dN2HXEQI+xQ1FCHUqZQ+K8iiH7qaOHp/rrEYomxyaRpsI9xWcqTURFosOS4U&#10;WNOqoOy8v1gN6nRKfsNyp87/l2q1du19uj2ste5/dstvEIG68A6/2j9Gw1cyhueZeATk/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hgx+xAAAANwAAAAPAAAAAAAAAAAA&#10;AAAAAKECAABkcnMvZG93bnJldi54bWxQSwUGAAAAAAQABAD5AAAAkgMAAAAA&#10;" strokecolor="#94b64e [3046]"/>
                <v:line id="Connecteur droit 316" o:spid="_x0000_s1243" style="position:absolute;visibility:visible;mso-wrap-style:square" from="58273,25403" to="58273,270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VSSCcMAAADcAAAADwAAAGRycy9kb3ducmV2LnhtbESPQYvCMBSE74L/ITzBmyZdQaQaRRRh&#10;T4K6B4/P5tlWm5fSRFv3128EYY/DzHzDLFadrcSTGl861pCMFQjizJmScw0/p91oBsIHZIOVY9Lw&#10;Ig+rZb+3wNS4lg/0PIZcRAj7FDUUIdSplD4ryKIfu5o4elfXWAxRNrk0DbYRbiv5pdRUWiw5LhRY&#10;06ag7H58WA3qcknOYX1Q99uj2mxd+zvbn7ZaDwfdeg4iUBf+w5/2t9EwSabwPhOPgF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FUkgnDAAAA3AAAAA8AAAAAAAAAAAAA&#10;AAAAoQIAAGRycy9kb3ducmV2LnhtbFBLBQYAAAAABAAEAPkAAACRAwAAAAA=&#10;" strokecolor="#94b64e [3046]"/>
                <v:line id="Connecteur droit 317" o:spid="_x0000_s1244" style="position:absolute;visibility:visible;mso-wrap-style:square" from="60115,25390" to="60115,27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g3ksQAAADcAAAADwAAAGRycy9kb3ducmV2LnhtbESPT4vCMBTE78J+h/AWvGlSF1S6RhFF&#10;2JPgn8Men83btmvzUppoq5/eCILHYWZ+w8wWna3ElRpfOtaQDBUI4syZknMNx8NmMAXhA7LByjFp&#10;uJGHxfyjN8PUuJZ3dN2HXEQI+xQ1FCHUqZQ+K8iiH7qaOHp/rrEYomxyaRpsI9xWcqTUWFosOS4U&#10;WNOqoOy8v1gN6nRKfsNyp87/l2q1du19uj2ste5/dstvEIG68A6/2j9Gw1cygeeZeATk/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DeSxAAAANwAAAAPAAAAAAAAAAAA&#10;AAAAAKECAABkcnMvZG93bnJldi54bWxQSwUGAAAAAAQABAD5AAAAkgMAAAAA&#10;" strokecolor="#94b64e [3046]"/>
                <v:line id="Connecteur droit 318" o:spid="_x0000_s1245" style="position:absolute;visibility:visible;mso-wrap-style:square" from="11855,25380" to="11855,27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4ej4MIAAADcAAAADwAAAGRycy9kb3ducmV2LnhtbERPz2vCMBS+D/Y/hDfYbU06QaQaRZTB&#10;ToLtDh5fm2fb2byUJtrOv94chB0/vt+rzWQ7caPBt441pIkCQVw503Kt4af4+liA8AHZYOeYNPyR&#10;h8369WWFmXEjH+mWh1rEEPYZamhC6DMpfdWQRZ+4njhyZzdYDBEOtTQDjjHcdvJTqbm02HJsaLCn&#10;XUPVJb9aDaos01PYHtXl99rt9m68Lw7FXuv3t2m7BBFoCv/ip/vbaJilcW08E4+AXD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4ej4MIAAADcAAAADwAAAAAAAAAAAAAA&#10;AAChAgAAZHJzL2Rvd25yZXYueG1sUEsFBgAAAAAEAAQA+QAAAJADAAAAAA==&#10;" strokecolor="#94b64e [3046]"/>
                <v:line id="Connecteur droit 319" o:spid="_x0000_s1246" style="position:absolute;visibility:visible;mso-wrap-style:square" from="13798,25387" to="13798,27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sGe8QAAADcAAAADwAAAGRycy9kb3ducmV2LnhtbESPT4vCMBTE7wt+h/AEb2tSBdFqFFEW&#10;9rTgn4PHZ/Nsq81LaaLt7qffCILHYWZ+wyxWna3EgxpfOtaQDBUI4syZknMNx8PX5xSED8gGK8ek&#10;4Zc8rJa9jwWmxrW8o8c+5CJC2KeooQihTqX0WUEW/dDVxNG7uMZiiLLJpWmwjXBbyZFSE2mx5LhQ&#10;YE2bgrLb/m41qPM5OYX1Tt2u92qzde3f9Oew1XrQ79ZzEIG68A6/2t9GwziZwfNMPAJy+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ywZ7xAAAANwAAAAPAAAAAAAAAAAA&#10;AAAAAKECAABkcnMvZG93bnJldi54bWxQSwUGAAAAAAQABAD5AAAAkgMAAAAA&#10;" strokecolor="#94b64e [3046]"/>
                <v:line id="Connecteur droit 320" o:spid="_x0000_s1247" style="position:absolute;visibility:visible;mso-wrap-style:square" from="15824,25393" to="15824,27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1lW8IAAADcAAAADwAAAGRycy9kb3ducmV2LnhtbERPu2rDMBTdC/kHcQPdGikJlOBGNiGh&#10;0Clgp0PHG+vWdmNdGUt+NF8fDYWOh/PeZ7NtxUi9bxxrWK8UCOLSmYYrDZ+X95cdCB+QDbaOScMv&#10;ecjSxdMeE+MmzmksQiViCPsENdQhdImUvqzJol+5jjhy3663GCLsK2l6nGK4beVGqVdpseHYUGNH&#10;x5rKWzFYDep6XX+FQ65uP0N7PLnpvjtfTlo/L+fDG4hAc/gX/7k/jIbtJs6PZ+IRkO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1lW8IAAADcAAAADwAAAAAAAAAAAAAA&#10;AAChAgAAZHJzL2Rvd25yZXYueG1sUEsFBgAAAAAEAAQA+QAAAJADAAAAAA==&#10;" strokecolor="#94b64e [3046]"/>
                <v:line id="Connecteur droit 321" o:spid="_x0000_s1248" style="position:absolute;visibility:visible;mso-wrap-style:square" from="17564,25380" to="17564,270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HAwMQAAADcAAAADwAAAGRycy9kb3ducmV2LnhtbESPT4vCMBTE7wt+h/AEb2tShUWqUUQR&#10;9rTgn4PHZ/Nsq81LaaKtfvqNIHgcZuY3zGzR2UrcqfGlYw3JUIEgzpwpOddw2G++JyB8QDZYOSYN&#10;D/KwmPe+Zpga1/KW7ruQiwhhn6KGIoQ6ldJnBVn0Q1cTR+/sGoshyiaXpsE2wm0lR0r9SIslx4UC&#10;a1oVlF13N6tBnU7JMSy36nq5Vau1a5+Tv/1a60G/W05BBOrCJ/xu/xoN41ECrzPxCMj5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0cDAxAAAANwAAAAPAAAAAAAAAAAA&#10;AAAAAKECAABkcnMvZG93bnJldi54bWxQSwUGAAAAAAQABAD5AAAAkgMAAAAA&#10;" strokecolor="#94b64e [3046]"/>
                <v:line id="Connecteur droit 322" o:spid="_x0000_s1249" style="position:absolute;visibility:visible;mso-wrap-style:square" from="19386,25380" to="19386,270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Net8QAAADcAAAADwAAAGRycy9kb3ducmV2LnhtbESPQYvCMBSE78L+h/AEb5pYQaRrFFEW&#10;PAnqHjy+Nm/bavNSmmirv94sLOxxmJlvmOW6t7V4UOsrxxqmEwWCOHem4kLD9/lrvADhA7LB2jFp&#10;eJKH9epjsMTUuI6P9DiFQkQI+xQ1lCE0qZQ+L8min7iGOHo/rrUYomwLaVrsItzWMlFqLi1WHBdK&#10;bGhbUn473a0GlWXTS9gc1e16r7c7170Wh/NO69Gw33yCCNSH//Bfe280zJIEfs/EIyBX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A163xAAAANwAAAAPAAAAAAAAAAAA&#10;AAAAAKECAABkcnMvZG93bnJldi54bWxQSwUGAAAAAAQABAD5AAAAkgMAAAAA&#10;" strokecolor="#94b64e [3046]"/>
                <v:line id="Connecteur droit 323" o:spid="_x0000_s1250" style="position:absolute;visibility:visible;mso-wrap-style:square" from="21329,25387" to="21329,270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7LMQAAADcAAAADwAAAGRycy9kb3ducmV2LnhtbESPQYvCMBSE74L/ITxhb5qoIFKNRZSF&#10;PS2oe/D4bJ5tbfNSmmirv94sLOxxmJlvmHXa21o8qPWlYw3TiQJBnDlTcq7h5/Q5XoLwAdlg7Zg0&#10;PMlDuhkO1pgY1/GBHseQiwhhn6CGIoQmkdJnBVn0E9cQR+/qWoshyjaXpsUuwm0tZ0otpMWS40KB&#10;De0Kyqrj3WpQl8v0HLYHVd3u9W7vutfy+7TX+mPUb1cgAvXhP/zX/jIa5rM5/J6JR0Bu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T/ssxAAAANwAAAAPAAAAAAAAAAAA&#10;AAAAAKECAABkcnMvZG93bnJldi54bWxQSwUGAAAAAAQABAD5AAAAkgMAAAAA&#10;" strokecolor="#94b64e [3046]"/>
                <v:line id="Connecteur droit 324" o:spid="_x0000_s1251" style="position:absolute;visibility:visible;mso-wrap-style:square" from="23209,25393" to="23209,270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ZjWMUAAADcAAAADwAAAGRycy9kb3ducmV2LnhtbESPzYvCMBTE78L+D+EJe7OJHyzSNYoo&#10;C54EPw4en83bttq8lCbarn+9EYQ9DjPzG2a26Gwl7tT40rGGYaJAEGfOlJxrOB5+BlMQPiAbrByT&#10;hj/ysJh/9GaYGtfyju77kIsIYZ+ihiKEOpXSZwVZ9ImriaP36xqLIcoml6bBNsJtJUdKfUmLJceF&#10;AmtaFZRd9zerQZ3Pw1NY7tT1cqtWa9c+ptvDWuvPfrf8BhGoC//hd3tjNIxHE3idiUdAz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KZjWMUAAADcAAAADwAAAAAAAAAA&#10;AAAAAAChAgAAZHJzL2Rvd25yZXYueG1sUEsFBgAAAAAEAAQA+QAAAJMDAAAAAA==&#10;" strokecolor="#94b64e [3046]"/>
                <v:line id="Connecteur droit 325" o:spid="_x0000_s1252" style="position:absolute;visibility:visible;mso-wrap-style:square" from="24949,25380" to="24949,270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Gw8QAAADcAAAADwAAAGRycy9kb3ducmV2LnhtbESPT4vCMBTE78J+h/CEvdlExUW6RhFl&#10;wZPgn4PHZ/O2rTYvpYm266c3grDHYWZ+w8wWna3EnRpfOtYwTBQI4syZknMNx8PPYArCB2SDlWPS&#10;8EceFvOP3gxT41re0X0fchEh7FPUUIRQp1L6rCCLPnE1cfR+XWMxRNnk0jTYRrit5EipL2mx5LhQ&#10;YE2rgrLr/mY1qPN5eArLnbpebtVq7drHdHtYa/3Z75bfIAJ14T/8bm+MhvFoAq8z8QjI+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6sbDxAAAANwAAAAPAAAAAAAAAAAA&#10;AAAAAKECAABkcnMvZG93bnJldi54bWxQSwUGAAAAAAQABAD5AAAAkgMAAAAA&#10;" strokecolor="#94b64e [3046]"/>
                <v:line id="Connecteur droit 326" o:spid="_x0000_s1253" style="position:absolute;visibility:visible;mso-wrap-style:square" from="26835,25380" to="26835,270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hYtMUAAADcAAAADwAAAGRycy9kb3ducmV2LnhtbESPQWvCQBSE74X+h+UVequ7KgRJXUUU&#10;wZOQ2EOPz+xrkpp9G7JrkvrrXUHocZiZb5jlerSN6KnztWMN04kCQVw4U3Op4eu0/1iA8AHZYOOY&#10;NPyRh/Xq9WWJqXEDZ9TnoRQRwj5FDVUIbSqlLyqy6CeuJY7ej+sshii7UpoOhwi3jZwplUiLNceF&#10;ClvaVlRc8qvVoM7n6XfYZOrye222OzfcFsfTTuv3t3HzCSLQGP7Dz/bBaJjPEniciUdAr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zhYtMUAAADcAAAADwAAAAAAAAAA&#10;AAAAAAChAgAAZHJzL2Rvd25yZXYueG1sUEsFBgAAAAAEAAQA+QAAAJMDAAAAAA==&#10;" strokecolor="#94b64e [3046]"/>
                <v:line id="Connecteur droit 327" o:spid="_x0000_s1254" style="position:absolute;visibility:visible;mso-wrap-style:square" from="28778,25387" to="28778,270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T9L8QAAADcAAAADwAAAGRycy9kb3ducmV2LnhtbESPT4vCMBTE78J+h/CEvdlEBVe6RhFl&#10;wZPgn4PHZ/O2rTYvpYm266c3grDHYWZ+w8wWna3EnRpfOtYwTBQI4syZknMNx8PPYArCB2SDlWPS&#10;8EceFvOP3gxT41re0X0fchEh7FPUUIRQp1L6rCCLPnE1cfR+XWMxRNnk0jTYRrit5EipibRYclwo&#10;sKZVQdl1f7Ma1Pk8PIXlTl0vt2q1du1juj2stf7sd8tvEIG68B9+tzdGw3j0Ba8z8QjI+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dP0vxAAAANwAAAAPAAAAAAAAAAAA&#10;AAAAAKECAABkcnMvZG93bnJldi54bWxQSwUGAAAAAAQABAD5AAAAkgMAAAAA&#10;" strokecolor="#94b64e [3046]"/>
                <v:line id="Connecteur droit 328" o:spid="_x0000_s1255" style="position:absolute;visibility:visible;mso-wrap-style:square" from="30702,25393" to="30702,270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tpXcIAAADcAAAADwAAAGRycy9kb3ducmV2LnhtbERPu2rDMBTdC/kHcQPdGikJlOBGNiGh&#10;0Clgp0PHG+vWdmNdGUt+NF8fDYWOh/PeZ7NtxUi9bxxrWK8UCOLSmYYrDZ+X95cdCB+QDbaOScMv&#10;ecjSxdMeE+MmzmksQiViCPsENdQhdImUvqzJol+5jjhy3663GCLsK2l6nGK4beVGqVdpseHYUGNH&#10;x5rKWzFYDep6XX+FQ65uP0N7PLnpvjtfTlo/L+fDG4hAc/gX/7k/jIbtJq6NZ+IRkO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etpXcIAAADcAAAADwAAAAAAAAAAAAAA&#10;AAChAgAAZHJzL2Rvd25yZXYueG1sUEsFBgAAAAAEAAQA+QAAAJADAAAAAA==&#10;" strokecolor="#94b64e [3046]"/>
                <v:line id="Connecteur droit 329" o:spid="_x0000_s1256" style="position:absolute;visibility:visible;mso-wrap-style:square" from="32543,25380" to="32543,270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fMxsQAAADcAAAADwAAAGRycy9kb3ducmV2LnhtbESPT4vCMBTE74LfITxhbzbRBXG7RhFl&#10;YU8L/jl4fDbPttq8lCbarp/eCILHYWZ+w8wWna3EjRpfOtYwShQI4syZknMN+93PcArCB2SDlWPS&#10;8E8eFvN+b4apcS1v6LYNuYgQ9ilqKEKoUyl9VpBFn7iaOHon11gMUTa5NA22EW4rOVZqIi2WHBcK&#10;rGlVUHbZXq0GdTyODmG5UZfztVqtXXuf/u3WWn8MuuU3iEBdeIdf7V+j4XP8Bc8z8QjI+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p8zGxAAAANwAAAAPAAAAAAAAAAAA&#10;AAAAAKECAABkcnMvZG93bnJldi54bWxQSwUGAAAAAAQABAD5AAAAkgMAAAAA&#10;" strokecolor="#94b64e [3046]"/>
                <v:line id="Connecteur droit 335" o:spid="_x0000_s1257" style="position:absolute;visibility:visible;mso-wrap-style:square" from="43891,25406" to="43891,27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NQHsQAAADcAAAADwAAAGRycy9kb3ducmV2LnhtbESPT4vCMBTE78J+h/CEvdnEFRepRhFF&#10;8LTgn4PHZ/Nsq81LaaLt7qc3grDHYWZ+w8wWna3EgxpfOtYwTBQI4syZknMNx8NmMAHhA7LByjFp&#10;+CUPi/lHb4apcS3v6LEPuYgQ9ilqKEKoUyl9VpBFn7iaOHoX11gMUTa5NA22EW4r+aXUt7RYclwo&#10;sKZVQdltf7ca1Pk8PIXlTt2u92q1du3f5Oew1vqz3y2nIAJ14T/8bm+NhtFoDK8z8QjI+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M1AexAAAANwAAAAPAAAAAAAAAAAA&#10;AAAAAKECAABkcnMvZG93bnJldi54bWxQSwUGAAAAAAQABAD5AAAAkgMAAAAA&#10;" strokecolor="#94b64e [3046]"/>
                <v:line id="Connecteur droit 336" o:spid="_x0000_s1258" style="position:absolute;visibility:visible;mso-wrap-style:square" from="45643,25393" to="45643,270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HOacUAAADcAAAADwAAAGRycy9kb3ducmV2LnhtbESPQWvCQBSE74X+h+UVvDW7KgRJXUUU&#10;oaeCsYceX7KvSWr2bciuJvrrXUHocZiZb5jlerStuFDvG8capokCQVw603Cl4fu4f1+A8AHZYOuY&#10;NFzJw3r1+rLEzLiBD3TJQyUihH2GGuoQukxKX9Zk0SeuI47er+sthij7Spoehwi3rZwplUqLDceF&#10;Gjva1lSe8rPVoIpi+hM2B3X6O7fbnRtui6/jTuvJ27j5ABFoDP/hZ/vTaJjPU3iciUdAr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uHOacUAAADcAAAADwAAAAAAAAAA&#10;AAAAAAChAgAAZHJzL2Rvd25yZXYueG1sUEsFBgAAAAAEAAQA+QAAAJMDAAAAAA==&#10;" strokecolor="#94b64e [3046]"/>
                <v:line id="Connecteur droit 337" o:spid="_x0000_s1259" style="position:absolute;visibility:visible;mso-wrap-style:square" from="47383,25380" to="47383,270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1r8sQAAADcAAAADwAAAGRycy9kb3ducmV2LnhtbESPT4vCMBTE78J+h/CEvdnEFVypRhFF&#10;8LTgn4PHZ/Nsq81LaaLt7qc3grDHYWZ+w8wWna3EgxpfOtYwTBQI4syZknMNx8NmMAHhA7LByjFp&#10;+CUPi/lHb4apcS3v6LEPuYgQ9ilqKEKoUyl9VpBFn7iaOHoX11gMUTa5NA22EW4r+aXUWFosOS4U&#10;WNOqoOy2v1sN6nwensJyp27Xe7Vau/Zv8nNYa/3Z75ZTEIG68B9+t7dGw2j0Da8z8QjI+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rWvyxAAAANwAAAAPAAAAAAAAAAAA&#10;AAAAAKECAABkcnMvZG93bnJldi54bWxQSwUGAAAAAAQABAD5AAAAkgMAAAAA&#10;" strokecolor="#94b64e [3046]"/>
                <v:line id="Connecteur droit 338" o:spid="_x0000_s1260" style="position:absolute;visibility:visible;mso-wrap-style:square" from="49276,25380" to="49276,270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L/gL8AAADcAAAADwAAAGRycy9kb3ducmV2LnhtbERPy6rCMBDdX/AfwgjurokKItUoogiu&#10;BB8Ll2MzttVmUppoq19vFoLLw3nPFq0txZNqXzjWMOgrEMSpMwVnGk7Hzf8EhA/IBkvHpOFFHhbz&#10;zt8ME+Ma3tPzEDIRQ9gnqCEPoUqk9GlOFn3fVcSRu7raYoiwzqSpsYnhtpRDpcbSYsGxIceKVjml&#10;98PDalCXy+Aclnt1vz3K1do178nuuNa6122XUxCB2vATf91bo2E0imvjmXgE5Pw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DL/gL8AAADcAAAADwAAAAAAAAAAAAAAAACh&#10;AgAAZHJzL2Rvd25yZXYueG1sUEsFBgAAAAAEAAQA+QAAAI0DAAAAAA==&#10;" strokecolor="#94b64e [3046]"/>
                <v:line id="Connecteur droit 339" o:spid="_x0000_s1261" style="position:absolute;visibility:visible;mso-wrap-style:square" from="51219,25387" to="51219,270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5aG8UAAADcAAAADwAAAGRycy9kb3ducmV2LnhtbESPQWvCQBSE74L/YXlCb7obhaIxq0hE&#10;6Kmg9tDjS/Y1Sc2+DdnVpP313UKhx2FmvmGy/Whb8aDeN441JAsFgrh0puFKw9v1NF+D8AHZYOuY&#10;NHyRh/1uOskwNW7gMz0uoRIRwj5FDXUIXSqlL2uy6BeuI47eh+sthij7Spoehwi3rVwq9SwtNhwX&#10;auwor6m8Xe5WgyqK5D0czur2eW/zoxu+16/Xo9ZPs/GwBRFoDP/hv/aL0bBabeD3TDwCcvc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35aG8UAAADcAAAADwAAAAAAAAAA&#10;AAAAAAChAgAAZHJzL2Rvd25yZXYueG1sUEsFBgAAAAAEAAQA+QAAAJMDAAAAAA==&#10;" strokecolor="#94b64e [3046]"/>
                <v:line id="Connecteur droit 340" o:spid="_x0000_s1262" style="position:absolute;visibility:visible;mso-wrap-style:square" from="53143,25393" to="53143,270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KA+8AAAADcAAAADwAAAGRycy9kb3ducmV2LnhtbERPy4rCMBTdC/5DuII7TXwgUo0iiuBK&#10;UGcxy2tzbavNTWmirfP1k4Xg8nDey3VrS/Gi2heONYyGCgRx6kzBmYafy34wB+EDssHSMWl4k4f1&#10;qttZYmJcwyd6nUMmYgj7BDXkIVSJlD7NyaIfuoo4cjdXWwwR1pk0NTYx3JZyrNRMWiw4NuRY0Tan&#10;9HF+Wg3qeh39hs1JPe7Pcrtzzd/8eNlp3e+1mwWIQG34ij/ug9Ewmcb58Uw8AnL1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JCgPvAAAAA3AAAAA8AAAAAAAAAAAAAAAAA&#10;oQIAAGRycy9kb3ducmV2LnhtbFBLBQYAAAAABAAEAPkAAACOAwAAAAA=&#10;" strokecolor="#94b64e [3046]"/>
                <v:line id="Connecteur droit 341" o:spid="_x0000_s1263" style="position:absolute;visibility:visible;mso-wrap-style:square" from="54984,25380" to="54984,270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4lYMQAAADcAAAADwAAAGRycy9kb3ducmV2LnhtbESPT4vCMBTE78J+h/AWvGlSV0S6RhFF&#10;2JPgn8Men83btmvzUppoq5/eCILHYWZ+w8wWna3ElRpfOtaQDBUI4syZknMNx8NmMAXhA7LByjFp&#10;uJGHxfyjN8PUuJZ3dN2HXEQI+xQ1FCHUqZQ+K8iiH7qaOHp/rrEYomxyaRpsI9xWcqTURFosOS4U&#10;WNOqoOy8v1gN6nRKfsNyp87/l2q1du19uj2ste5/dstvEIG68A6/2j9Gw9c4geeZeATk/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DiVgxAAAANwAAAAPAAAAAAAAAAAA&#10;AAAAAKECAABkcnMvZG93bnJldi54bWxQSwUGAAAAAAQABAD5AAAAkgMAAAAA&#10;" strokecolor="#94b64e [3046]"/>
                <v:line id="Connecteur droit 342" o:spid="_x0000_s1264" style="position:absolute;visibility:visible;mso-wrap-style:square" from="2501,25374" to="2501,270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y7F8UAAADcAAAADwAAAGRycy9kb3ducmV2LnhtbESPzYvCMBTE78L+D+EJe7OJHyzSNYoo&#10;C54EPw4en83bttq8lCbarn+9EYQ9DjPzG2a26Gwl7tT40rGGYaJAEGfOlJxrOB5+BlMQPiAbrByT&#10;hj/ysJh/9GaYGtfyju77kIsIYZ+ihiKEOpXSZwVZ9ImriaP36xqLIcoml6bBNsJtJUdKfUmLJceF&#10;AmtaFZRd9zerQZ3Pw1NY7tT1cqtWa9c+ptvDWuvPfrf8BhGoC//hd3tjNIwnI3idiUdAz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dy7F8UAAADcAAAADwAAAAAAAAAA&#10;AAAAAAChAgAAZHJzL2Rvd25yZXYueG1sUEsFBgAAAAAEAAQA+QAAAJMDAAAAAA==&#10;" strokecolor="#94b64e [3046]"/>
                <v:line id="Connecteur droit 343" o:spid="_x0000_s1265" style="position:absolute;visibility:visible;mso-wrap-style:square" from="4445,25380" to="4445,270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pAejMQAAADcAAAADwAAAGRycy9kb3ducmV2LnhtbESPT4vCMBTE78J+h/CEvdnEVRapRhFF&#10;8LTgn4PHZ/Nsq81LaaLt7qc3grDHYWZ+w8wWna3EgxpfOtYwTBQI4syZknMNx8NmMAHhA7LByjFp&#10;+CUPi/lHb4apcS3v6LEPuYgQ9ilqKEKoUyl9VpBFn7iaOHoX11gMUTa5NA22EW4r+aXUt7RYclwo&#10;sKZVQdltf7ca1Pk8PIXlTt2u92q1du3f5Oew1vqz3y2nIAJ14T/8bm+NhtF4BK8z8QjI+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kB6MxAAAANwAAAAPAAAAAAAAAAAA&#10;AAAAAKECAABkcnMvZG93bnJldi54bWxQSwUGAAAAAAQABAD5AAAAkgMAAAAA&#10;" strokecolor="#94b64e [3046]"/>
                <v:line id="Connecteur droit 344" o:spid="_x0000_s1266" style="position:absolute;visibility:visible;mso-wrap-style:square" from="6470,25387" to="6470,270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mG+MQAAADcAAAADwAAAGRycy9kb3ducmV2LnhtbESPT4vCMBTE7wv7HcIT9rZN3BWRahRR&#10;BE8L/jl4fDbPttq8lCbarp/eCILHYWZ+w0xmna3EjRpfOtbQTxQI4syZknMN+93qewTCB2SDlWPS&#10;8E8eZtPPjwmmxrW8ods25CJC2KeooQihTqX0WUEWfeJq4uidXGMxRNnk0jTYRrit5I9SQ2mx5LhQ&#10;YE2LgrLL9mo1qOOxfwjzjbqcr9Vi6dr76G+31Pqr183HIAJ14R1+tddGw+9gAM8z8QjI6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eYb4xAAAANwAAAAPAAAAAAAAAAAA&#10;AAAAAKECAABkcnMvZG93bnJldi54bWxQSwUGAAAAAAQABAD5AAAAkgMAAAAA&#10;" strokecolor="#94b64e [3046]"/>
                <v:line id="Connecteur droit 345" o:spid="_x0000_s1267" style="position:absolute;visibility:visible;mso-wrap-style:square" from="8210,25374" to="8210,270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UjY8QAAADcAAAADwAAAGRycy9kb3ducmV2LnhtbESPT4vCMBTE7wt+h/AEb2viX6QaRRTB&#10;k6DuweOzebbV5qU00Xb3028WhD0OM/MbZrFqbSleVPvCsYZBX4EgTp0pONPwdd59zkD4gGywdEwa&#10;vsnDatn5WGBiXMNHep1CJiKEfYIa8hCqREqf5mTR911FHL2bqy2GKOtMmhqbCLelHCo1lRYLjgs5&#10;VrTJKX2cnlaDul4Hl7A+qsf9WW62rvmZHc5brXvddj0HEagN/+F3e280jMYT+DsTj4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NSNjxAAAANwAAAAPAAAAAAAAAAAA&#10;AAAAAKECAABkcnMvZG93bnJldi54bWxQSwUGAAAAAAQABAD5AAAAkgMAAAAA&#10;" strokecolor="#94b64e [3046]"/>
                <v:line id="Connecteur droit 346" o:spid="_x0000_s1268" style="position:absolute;visibility:visible;mso-wrap-style:square" from="10033,25374" to="10033,270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e9FMYAAADcAAAADwAAAGRycy9kb3ducmV2LnhtbESPzWrDMBCE74W8g9hCbo2UH4Jxo4Rg&#10;U+ipkKSHHtfW1nZjrYylxG6fvgoEchxm5htmsxttK67U+8axhvlMgSAunWm40vB5entJQPiAbLB1&#10;TBp+ycNuO3naYGrcwAe6HkMlIoR9ihrqELpUSl/WZNHPXEccvW/XWwxR9pU0PQ4Rblu5UGotLTYc&#10;F2rsKKupPB8vVoMqivlX2B/U+efSZrkb/pKPU6719Hncv4IINIZH+N5+NxqWqzXczsQjIL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LnvRTGAAAA3AAAAA8AAAAAAAAA&#10;AAAAAAAAoQIAAGRycy9kb3ducmV2LnhtbFBLBQYAAAAABAAEAPkAAACUAwAAAAA=&#10;" strokecolor="#94b64e [3046]"/>
                <v:line id="Connecteur droit 347" o:spid="_x0000_s1269" style="position:absolute;visibility:visible;mso-wrap-style:square" from="56718,25419" to="56718,270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sYj8UAAADcAAAADwAAAGRycy9kb3ducmV2LnhtbESPT4vCMBTE7wt+h/AEb2viH1SqUUQR&#10;PAnqHjw+m2dbbV5KE213P/1mQdjjMDO/YRar1pbiRbUvHGsY9BUI4tSZgjMNX+fd5wyED8gGS8ek&#10;4Zs8rJadjwUmxjV8pNcpZCJC2CeoIQ+hSqT0aU4Wfd9VxNG7udpiiLLOpKmxiXBbyqFSE2mx4LiQ&#10;Y0WbnNLH6Wk1qOt1cAnro3rcn+Vm65qf2eG81brXbddzEIHa8B9+t/dGw2g8hb8z8Qj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asYj8UAAADcAAAADwAAAAAAAAAA&#10;AAAAAAChAgAAZHJzL2Rvd25yZXYueG1sUEsFBgAAAAAEAAQA+QAAAJMDAAAAAA==&#10;" strokecolor="#94b64e [3046]"/>
                <v:line id="Connecteur droit 348" o:spid="_x0000_s1270" style="position:absolute;visibility:visible;mso-wrap-style:square" from="58642,25425" to="58642,270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DSM/cAAAADcAAAADwAAAGRycy9kb3ducmV2LnhtbERPy4rCMBTdC/5DuII7TXwgUo0iiuBK&#10;UGcxy2tzbavNTWmirfP1k4Xg8nDey3VrS/Gi2heONYyGCgRx6kzBmYafy34wB+EDssHSMWl4k4f1&#10;qttZYmJcwyd6nUMmYgj7BDXkIVSJlD7NyaIfuoo4cjdXWwwR1pk0NTYx3JZyrNRMWiw4NuRY0Tan&#10;9HF+Wg3qeh39hs1JPe7Pcrtzzd/8eNlp3e+1mwWIQG34ij/ug9Ewmca18Uw8AnL1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w0jP3AAAAA3AAAAA8AAAAAAAAAAAAAAAAA&#10;oQIAAGRycy9kb3ducmV2LnhtbFBLBQYAAAAABAAEAPkAAACOAwAAAAA=&#10;" strokecolor="#94b64e [3046]"/>
                <v:line id="Connecteur droit 349" o:spid="_x0000_s1271" style="position:absolute;visibility:visible;mso-wrap-style:square" from="60483,25412" to="60483,27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3gpZsUAAADcAAAADwAAAGRycy9kb3ducmV2LnhtbESPT4vCMBTE7wt+h/AEb2viH0SrUUQR&#10;PAnqHjw+m2dbbV5KE213P/1mQdjjMDO/YRar1pbiRbUvHGsY9BUI4tSZgjMNX+fd5xSED8gGS8ek&#10;4Zs8rJadjwUmxjV8pNcpZCJC2CeoIQ+hSqT0aU4Wfd9VxNG7udpiiLLOpKmxiXBbyqFSE2mx4LiQ&#10;Y0WbnNLH6Wk1qOt1cAnro3rcn+Vm65qf6eG81brXbddzEIHa8B9+t/dGw2g8g78z8Qj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3gpZsUAAADcAAAADwAAAAAAAAAA&#10;AAAAAAChAgAAZHJzL2Rvd25yZXYueG1sUEsFBgAAAAAEAAQA+QAAAJMDAAAAAA==&#10;" strokecolor="#94b64e [3046]"/>
                <v:line id="Connecteur droit 350" o:spid="_x0000_s1272" style="position:absolute;visibility:visible;mso-wrap-style:square" from="12236,25412" to="12236,27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sWJsAAAADcAAAADwAAAGRycy9kb3ducmV2LnhtbERPTYvCMBC9C/6HMII3TVQUqUYRRfAk&#10;qHvY49iMbbWZlCbaur9+cxA8Pt73ct3aUryo9oVjDaOhAkGcOlNwpuHnsh/MQfiAbLB0TBre5GG9&#10;6naWmBjX8Ile55CJGMI+QQ15CFUipU9zsuiHriKO3M3VFkOEdSZNjU0Mt6UcKzWTFguODTlWtM0p&#10;fZyfVoO6Xke/YXNSj/uz3O5c8zc/XnZa93vtZgEiUBu+4o/7YDRMpnF+PBOPgFz9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ebFibAAAAA3AAAAA8AAAAAAAAAAAAAAAAA&#10;oQIAAGRycy9kb3ducmV2LnhtbFBLBQYAAAAABAAEAPkAAACOAwAAAAA=&#10;" strokecolor="#94b64e [3046]"/>
                <v:line id="Connecteur droit 351" o:spid="_x0000_s1273" style="position:absolute;visibility:visible;mso-wrap-style:square" from="14179,25419" to="14179,27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ezvcQAAADcAAAADwAAAGRycy9kb3ducmV2LnhtbESPT4vCMBTE78J+h/AWvGlSF0W6RhFF&#10;2JPgn8Men83btmvzUppoq5/eCILHYWZ+w8wWna3ElRpfOtaQDBUI4syZknMNx8NmMAXhA7LByjFp&#10;uJGHxfyjN8PUuJZ3dN2HXEQI+xQ1FCHUqZQ+K8iiH7qaOHp/rrEYomxyaRpsI9xWcqTURFosOS4U&#10;WNOqoOy8v1gN6nRKfsNyp87/l2q1du19uj2ste5/dstvEIG68A6/2j9Gw9c4geeZeATk/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17O9xAAAANwAAAAPAAAAAAAAAAAA&#10;AAAAAKECAABkcnMvZG93bnJldi54bWxQSwUGAAAAAAQABAD5AAAAkgMAAAAA&#10;" strokecolor="#94b64e [3046]"/>
                <v:line id="Connecteur droit 352" o:spid="_x0000_s1274" style="position:absolute;visibility:visible;mso-wrap-style:square" from="16205,25425" to="16205,27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UtysQAAADcAAAADwAAAGRycy9kb3ducmV2LnhtbESPT4vCMBTE78J+h/CEvdlExUW6RhFl&#10;wZPgn4PHZ/O2rTYvpYm266c3grDHYWZ+w8wWna3EnRpfOtYwTBQI4syZknMNx8PPYArCB2SDlWPS&#10;8EceFvOP3gxT41re0X0fchEh7FPUUIRQp1L6rCCLPnE1cfR+XWMxRNnk0jTYRrit5EipL2mx5LhQ&#10;YE2rgrLr/mY1qPN5eArLnbpebtVq7drHdHtYa/3Z75bfIAJ14T/8bm+MhvFkBK8z8QjI+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BS3KxAAAANwAAAAPAAAAAAAAAAAA&#10;AAAAAKECAABkcnMvZG93bnJldi54bWxQSwUGAAAAAAQABAD5AAAAkgMAAAAA&#10;" strokecolor="#94b64e [3046]"/>
                <v:line id="Connecteur droit 353" o:spid="_x0000_s1275" style="position:absolute;visibility:visible;mso-wrap-style:square" from="17945,25412" to="17945,270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0mIUcQAAADcAAAADwAAAGRycy9kb3ducmV2LnhtbESPT4vCMBTE78J+h/CEvdnEFRepRhFF&#10;8LTgn4PHZ/Nsq81LaaLt7qc3grDHYWZ+w8wWna3EgxpfOtYwTBQI4syZknMNx8NmMAHhA7LByjFp&#10;+CUPi/lHb4apcS3v6LEPuYgQ9ilqKEKoUyl9VpBFn7iaOHoX11gMUTa5NA22EW4r+aXUt7RYclwo&#10;sKZVQdltf7ca1Pk8PIXlTt2u92q1du3f5Oew1vqz3y2nIAJ14T/8bm+NhtF4BK8z8QjI+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SYhRxAAAANwAAAAPAAAAAAAAAAAA&#10;AAAAAKECAABkcnMvZG93bnJldi54bWxQSwUGAAAAAAQABAD5AAAAkgMAAAAA&#10;" strokecolor="#94b64e [3046]"/>
                <v:line id="Connecteur droit 354" o:spid="_x0000_s1276" style="position:absolute;visibility:visible;mso-wrap-style:square" from="19767,25412" to="19767,270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AQJcQAAADcAAAADwAAAGRycy9kb3ducmV2LnhtbESPT4vCMBTE7wt+h/AEb2viX6QaRRTB&#10;k6DuweOzebbV5qU00Xb3028WhD0OM/MbZrFqbSleVPvCsYZBX4EgTp0pONPwdd59zkD4gGywdEwa&#10;vsnDatn5WGBiXMNHep1CJiKEfYIa8hCqREqf5mTR911FHL2bqy2GKOtMmhqbCLelHCo1lRYLjgs5&#10;VrTJKX2cnlaDul4Hl7A+qsf9WW62rvmZHc5brXvddj0HEagN/+F3e280jCZj+DsTj4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oBAlxAAAANwAAAAPAAAAAAAAAAAA&#10;AAAAAKECAABkcnMvZG93bnJldi54bWxQSwUGAAAAAAQABAD5AAAAkgMAAAAA&#10;" strokecolor="#94b64e [3046]"/>
                <v:line id="Connecteur droit 355" o:spid="_x0000_s1277" style="position:absolute;visibility:visible;mso-wrap-style:square" from="21710,25419" to="21710,270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1vsQAAADcAAAADwAAAGRycy9kb3ducmV2LnhtbESPT4vCMBTE7wv7HcIT9rZN3EWRahRR&#10;BE8L/jl4fDbPttq8lCbarp/eCILHYWZ+w0xmna3EjRpfOtbQTxQI4syZknMN+93qewTCB2SDlWPS&#10;8E8eZtPPjwmmxrW8ods25CJC2KeooQihTqX0WUEWfeJq4uidXGMxRNnk0jTYRrit5I9SQ2mx5LhQ&#10;YE2LgrLL9mo1qOOxfwjzjbqcr9Vi6dr76G+31Pqr183HIAJ14R1+tddGw+9gAM8z8QjI6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7LW+xAAAANwAAAAPAAAAAAAAAAAA&#10;AAAAAKECAABkcnMvZG93bnJldi54bWxQSwUGAAAAAAQABAD5AAAAkgMAAAAA&#10;" strokecolor="#94b64e [3046]"/>
                <v:line id="Connecteur droit 356" o:spid="_x0000_s1278" style="position:absolute;visibility:visible;mso-wrap-style:square" from="23590,25425" to="23590,270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4rycUAAADcAAAADwAAAGRycy9kb3ducmV2LnhtbESPQWvCQBSE7wX/w/IK3uquihJSV5GE&#10;Qk8FtYceX7KvSWr2bciuJu2v7wqCx2FmvmE2u9G24kq9bxxrmM8UCOLSmYYrDZ+nt5cEhA/IBlvH&#10;pOGXPOy2k6cNpsYNfKDrMVQiQtinqKEOoUul9GVNFv3MdcTR+3a9xRBlX0nT4xDhtpULpdbSYsNx&#10;ocaOsprK8/FiNaiimH+F/UGdfy5tlrvhL/k45VpPn8f9K4hAY3iE7+13o2G5WsPtTDwCcvs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z4rycUAAADcAAAADwAAAAAAAAAA&#10;AAAAAAChAgAAZHJzL2Rvd25yZXYueG1sUEsFBgAAAAAEAAQA+QAAAJMDAAAAAA==&#10;" strokecolor="#94b64e [3046]"/>
                <v:line id="Connecteur droit 357" o:spid="_x0000_s1279" style="position:absolute;visibility:visible;mso-wrap-style:square" from="25330,25412" to="25330,270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KOUsUAAADcAAAADwAAAGRycy9kb3ducmV2LnhtbESPT4vCMBTE7wt+h/AEb2ui4h+qUUQR&#10;PAnqHjw+m2dbbV5KE213P/1mQdjjMDO/YRar1pbiRbUvHGsY9BUI4tSZgjMNX+fd5wyED8gGS8ek&#10;4Zs8rJadjwUmxjV8pNcpZCJC2CeoIQ+hSqT0aU4Wfd9VxNG7udpiiLLOpKmxiXBbyqFSE2mx4LiQ&#10;Y0WbnNLH6Wk1qOt1cAnro3rcn+Vm65qf2eG81brXbddzEIHa8B9+t/dGw2g8hb8z8Qj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HKOUsUAAADcAAAADwAAAAAAAAAA&#10;AAAAAAChAgAAZHJzL2Rvd25yZXYueG1sUEsFBgAAAAAEAAQA+QAAAJMDAAAAAA==&#10;" strokecolor="#94b64e [3046]"/>
                <v:line id="Connecteur droit 358" o:spid="_x0000_s1280" style="position:absolute;visibility:visible;mso-wrap-style:square" from="27216,25412" to="27216,270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0aIMAAAADcAAAADwAAAGRycy9kb3ducmV2LnhtbERPTYvCMBC9C/6HMII3TVQUqUYRRfAk&#10;qHvY49iMbbWZlCbaur9+cxA8Pt73ct3aUryo9oVjDaOhAkGcOlNwpuHnsh/MQfiAbLB0TBre5GG9&#10;6naWmBjX8Ile55CJGMI+QQ15CFUipU9zsuiHriKO3M3VFkOEdSZNjU0Mt6UcKzWTFguODTlWtM0p&#10;fZyfVoO6Xke/YXNSj/uz3O5c8zc/XnZa93vtZgEiUBu+4o/7YDRMpnFtPBOPgFz9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ntGiDAAAAA3AAAAA8AAAAAAAAAAAAAAAAA&#10;oQIAAGRycy9kb3ducmV2LnhtbFBLBQYAAAAABAAEAPkAAACOAwAAAAA=&#10;" strokecolor="#94b64e [3046]"/>
                <v:line id="Connecteur droit 359" o:spid="_x0000_s1281" style="position:absolute;visibility:visible;mso-wrap-style:square" from="29159,25419" to="29159,270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G/u8QAAADcAAAADwAAAGRycy9kb3ducmV2LnhtbESPQYvCMBSE7wv+h/AEb2uiomg1iiiC&#10;J0Hdg8dn82yrzUtpou3ur98sCHscZuYbZrFqbSleVPvCsYZBX4EgTp0pONPwdd59TkH4gGywdEwa&#10;vsnDatn5WGBiXMNHep1CJiKEfYIa8hCqREqf5mTR911FHL2bqy2GKOtMmhqbCLelHCo1kRYLjgs5&#10;VrTJKX2cnlaDul4Hl7A+qsf9WW62rvmZHs5brXvddj0HEagN/+F3e280jMYz+DsTj4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ob+7xAAAANwAAAAPAAAAAAAAAAAA&#10;AAAAAKECAABkcnMvZG93bnJldi54bWxQSwUGAAAAAAQABAD5AAAAkgMAAAAA&#10;" strokecolor="#94b64e [3046]"/>
                <v:line id="Connecteur droit 360" o:spid="_x0000_s1282" style="position:absolute;visibility:visible;mso-wrap-style:square" from="31083,25425" to="31083,270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fcm78AAADcAAAADwAAAGRycy9kb3ducmV2LnhtbERPy6rCMBDdX/AfwgjurokKItUoogiu&#10;BB8Ll2MzttVmUppoq19vFoLLw3nPFq0txZNqXzjWMOgrEMSpMwVnGk7Hzf8EhA/IBkvHpOFFHhbz&#10;zt8ME+Ma3tPzEDIRQ9gnqCEPoUqk9GlOFn3fVcSRu7raYoiwzqSpsYnhtpRDpcbSYsGxIceKVjml&#10;98PDalCXy+Aclnt1vz3K1do178nuuNa6122XUxCB2vATf91bo2E0jvPjmXgE5Pw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ffcm78AAADcAAAADwAAAAAAAAAAAAAAAACh&#10;AgAAZHJzL2Rvd25yZXYueG1sUEsFBgAAAAAEAAQA+QAAAI0DAAAAAA==&#10;" strokecolor="#94b64e [3046]"/>
                <v:line id="Connecteur droit 366" o:spid="_x0000_s1283" style="position:absolute;visibility:visible;mso-wrap-style:square" from="42430,25450" to="42430,271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LhdMQAAADcAAAADwAAAGRycy9kb3ducmV2LnhtbESPT4vCMBTE7wt+h/AEb2viCkWqUUQR&#10;9iT45+Dx2TzbavNSmmirn94sLHgcZuY3zGzR2Uo8qPGlYw2joQJBnDlTcq7heNh8T0D4gGywckwa&#10;nuRhMe99zTA1ruUdPfYhFxHCPkUNRQh1KqXPCrLoh64mjt7FNRZDlE0uTYNthNtK/iiVSIslx4UC&#10;a1oVlN32d6tBnc+jU1ju1O16r1Zr174m28Na60G/W05BBOrCJ/zf/jUaxkkCf2fiEZDz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UuF0xAAAANwAAAAPAAAAAAAAAAAA&#10;AAAAAKECAABkcnMvZG93bnJldi54bWxQSwUGAAAAAAQABAD5AAAAkgMAAAAA&#10;" strokecolor="#94b64e [3046]"/>
                <v:line id="Connecteur droit 367" o:spid="_x0000_s1284" style="position:absolute;visibility:visible;mso-wrap-style:square" from="44272,25438" to="44272,27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5E78QAAADcAAAADwAAAGRycy9kb3ducmV2LnhtbESPT4vCMBTE7wv7HcIT9rZN3AWVahRR&#10;BE8L/jl4fDbPttq8lCbarp/eCILHYWZ+w0xmna3EjRpfOtbQTxQI4syZknMN+93qewTCB2SDlWPS&#10;8E8eZtPPjwmmxrW8ods25CJC2KeooQihTqX0WUEWfeJq4uidXGMxRNnk0jTYRrit5I9SA2mx5LhQ&#10;YE2LgrLL9mo1qOOxfwjzjbqcr9Vi6dr76G+31Pqr183HIAJ14R1+tddGw+9gCM8z8QjI6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HkTvxAAAANwAAAAPAAAAAAAAAAAA&#10;AAAAAKECAABkcnMvZG93bnJldi54bWxQSwUGAAAAAAQABAD5AAAAkgMAAAAA&#10;" strokecolor="#94b64e [3046]"/>
                <v:line id="Connecteur droit 368" o:spid="_x0000_s1285" style="position:absolute;visibility:visible;mso-wrap-style:square" from="46024,25425" to="46024,270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HQnb8AAADcAAAADwAAAGRycy9kb3ducmV2LnhtbERPy6rCMBDdX/AfwgjurokKItUoogiu&#10;BB8Ll2MzttVmUppoq19vFoLLw3nPFq0txZNqXzjWMOgrEMSpMwVnGk7Hzf8EhA/IBkvHpOFFHhbz&#10;zt8ME+Ma3tPzEDIRQ9gnqCEPoUqk9GlOFn3fVcSRu7raYoiwzqSpsYnhtpRDpcbSYsGxIceKVjml&#10;98PDalCXy+Aclnt1vz3K1do178nuuNa6122XUxCB2vATf91bo2E0jmvjmXgE5Pw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4HQnb8AAADcAAAADwAAAAAAAAAAAAAAAACh&#10;AgAAZHJzL2Rvd25yZXYueG1sUEsFBgAAAAAEAAQA+QAAAI0DAAAAAA==&#10;" strokecolor="#94b64e [3046]"/>
                <v:line id="Connecteur droit 369" o:spid="_x0000_s1286" style="position:absolute;visibility:visible;mso-wrap-style:square" from="47764,25412" to="47764,27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1BsMAAADcAAAADwAAAGRycy9kb3ducmV2LnhtbESPQYvCMBSE74L/ITzBmyYqiFajiCJ4&#10;WlD3sMdn87bt2ryUJtq6v94IgsdhZr5hluvWluJOtS8caxgNFQji1JmCMw3f5/1gBsIHZIOlY9Lw&#10;IA/rVbezxMS4ho90P4VMRAj7BDXkIVSJlD7NyaIfuoo4er+uthiirDNpamwi3JZyrNRUWiw4LuRY&#10;0Tan9Hq6WQ3qchn9hM1RXf9u5Xbnmv/Z13mndb/XbhYgArXhE363D0bDZDqH15l4BOTq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jNdQbDAAAA3AAAAA8AAAAAAAAAAAAA&#10;AAAAoQIAAGRycy9kb3ducmV2LnhtbFBLBQYAAAAABAAEAPkAAACRAwAAAAA=&#10;" strokecolor="#94b64e [3046]"/>
                <v:line id="Connecteur droit 370" o:spid="_x0000_s1287" style="position:absolute;visibility:visible;mso-wrap-style:square" from="49657,25412" to="49657,270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C5KRsAAAADcAAAADwAAAGRycy9kb3ducmV2LnhtbERPTYvCMBC9C/6HMII3TVRQqUYRRfAk&#10;qHvY49iMbbWZlCbaur9+cxA8Pt73ct3aUryo9oVjDaOhAkGcOlNwpuHnsh/MQfiAbLB0TBre5GG9&#10;6naWmBjX8Ile55CJGMI+QQ15CFUipU9zsuiHriKO3M3VFkOEdSZNjU0Mt6UcKzWVFguODTlWtM0p&#10;fZyfVoO6Xke/YXNSj/uz3O5c8zc/XnZa93vtZgEiUBu+4o/7YDRMZnF+PBOPgFz9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wuSkbAAAAA3AAAAA8AAAAAAAAAAAAAAAAA&#10;oQIAAGRycy9kb3ducmV2LnhtbFBLBQYAAAAABAAEAPkAAACOAwAAAAA=&#10;" strokecolor="#94b64e [3046]"/>
                <v:line id="Connecteur droit 371" o:spid="_x0000_s1288" style="position:absolute;visibility:visible;mso-wrap-style:square" from="51600,25419" to="51600,270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2Lv3cQAAADcAAAADwAAAGRycy9kb3ducmV2LnhtbESPT4vCMBTE78J+h/AWvGlSF1S6RhFF&#10;2JPgn8Men83btmvzUppoq5/eCILHYWZ+w8wWna3ElRpfOtaQDBUI4syZknMNx8NmMAXhA7LByjFp&#10;uJGHxfyjN8PUuJZ3dN2HXEQI+xQ1FCHUqZQ+K8iiH7qaOHp/rrEYomxyaRpsI9xWcqTUWFosOS4U&#10;WNOqoOy8v1gN6nRKfsNyp87/l2q1du19uj2ste5/dstvEIG68A6/2j9Gw9ckgeeZeATk/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Yu/dxAAAANwAAAAPAAAAAAAAAAAA&#10;AAAAAKECAABkcnMvZG93bnJldi54bWxQSwUGAAAAAAQABAD5AAAAkgMAAAAA&#10;" strokecolor="#94b64e [3046]"/>
                <v:line id="Connecteur droit 372" o:spid="_x0000_s1289" style="position:absolute;visibility:visible;mso-wrap-style:square" from="53524,25425" to="53524,270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BxqsQAAADcAAAADwAAAGRycy9kb3ducmV2LnhtbESPT4vCMBTE78J+h/CEvdlEBVe6RhFl&#10;wZPgn4PHZ/O2rTYvpYm266c3grDHYWZ+w8wWna3EnRpfOtYwTBQI4syZknMNx8PPYArCB2SDlWPS&#10;8EceFvOP3gxT41re0X0fchEh7FPUUIRQp1L6rCCLPnE1cfR+XWMxRNnk0jTYRrit5EipibRYclwo&#10;sKZVQdl1f7Ma1Pk8PIXlTl0vt2q1du1juj2stf7sd8tvEIG68B9+tzdGw/hrBK8z8QjI+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sHGqxAAAANwAAAAPAAAAAAAAAAAA&#10;AAAAAKECAABkcnMvZG93bnJldi54bWxQSwUGAAAAAAQABAD5AAAAkgMAAAAA&#10;" strokecolor="#94b64e [3046]"/>
                <v:line id="Connecteur droit 373" o:spid="_x0000_s1290" style="position:absolute;visibility:visible;mso-wrap-style:square" from="55365,25412" to="55365,27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zUMcQAAADcAAAADwAAAGRycy9kb3ducmV2LnhtbESPT4vCMBTE78J+h/CEvdnEFVypRhFF&#10;8LTgn4PHZ/Nsq81LaaLt7qc3grDHYWZ+w8wWna3EgxpfOtYwTBQI4syZknMNx8NmMAHhA7LByjFp&#10;+CUPi/lHb4apcS3v6LEPuYgQ9ilqKEKoUyl9VpBFn7iaOHoX11gMUTa5NA22EW4r+aXUWFosOS4U&#10;WNOqoOy2v1sN6nwensJyp27Xe7Vau/Zv8nNYa/3Z75ZTEIG68B9+t7dGw+h7BK8z8QjI+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NQxxAAAANwAAAAPAAAAAAAAAAAA&#10;AAAAAKECAABkcnMvZG93bnJldi54bWxQSwUGAAAAAAQABAD5AAAAkgMAAAAA&#10;" strokecolor="#94b64e [3046]"/>
                <v:line id="Connecteur droit 374" o:spid="_x0000_s1291" style="position:absolute;visibility:visible;mso-wrap-style:square" from="2882,25406" to="2882,270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VMRcUAAADcAAAADwAAAGRycy9kb3ducmV2LnhtbESPT4vCMBTE7wt+h/AEb2viH1SqUUQR&#10;PAnqHjw+m2dbbV5KE213P/1mQdjjMDO/YRar1pbiRbUvHGsY9BUI4tSZgjMNX+fd5wyED8gGS8ek&#10;4Zs8rJadjwUmxjV8pNcpZCJC2CeoIQ+hSqT0aU4Wfd9VxNG7udpiiLLOpKmxiXBbyqFSE2mx4LiQ&#10;Y0WbnNLH6Wk1qOt1cAnro3rcn+Vm65qf2eG81brXbddzEIHa8B9+t/dGw2g6hr8z8Qj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VMRcUAAADcAAAADwAAAAAAAAAA&#10;AAAAAAChAgAAZHJzL2Rvd25yZXYueG1sUEsFBgAAAAAEAAQA+QAAAJMDAAAAAA==&#10;" strokecolor="#94b64e [3046]"/>
                <v:line id="Connecteur droit 375" o:spid="_x0000_s1292" style="position:absolute;visibility:visible;mso-wrap-style:square" from="4826,25412" to="4826,270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p3sUAAADcAAAADwAAAGRycy9kb3ducmV2LnhtbESPT4vCMBTE7wt+h/AEb2ui4h+qUUQR&#10;PAnqHjw+m2dbbV5KE213P/1mQdjjMDO/YRar1pbiRbUvHGsY9BUI4tSZgjMNX+fd5wyED8gGS8ek&#10;4Zs8rJadjwUmxjV8pNcpZCJC2CeoIQ+hSqT0aU4Wfd9VxNG7udpiiLLOpKmxiXBbyqFSE2mx4LiQ&#10;Y0WbnNLH6Wk1qOt1cAnro3rcn+Vm65qf2eG81brXbddzEIHa8B9+t/dGw2g6hr8z8Qj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np3sUAAADcAAAADwAAAAAAAAAA&#10;AAAAAAChAgAAZHJzL2Rvd25yZXYueG1sUEsFBgAAAAAEAAQA+QAAAJMDAAAAAA==&#10;" strokecolor="#94b64e [3046]"/>
                <v:line id="Connecteur droit 376" o:spid="_x0000_s1293" style="position:absolute;visibility:visible;mso-wrap-style:square" from="6851,25419" to="6851,270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t3qcQAAADcAAAADwAAAGRycy9kb3ducmV2LnhtbESPT4vCMBTE7wv7HcIT9rZN3AWVahRR&#10;BE8L/jl4fDbPttq8lCbarp/eCILHYWZ+w0xmna3EjRpfOtbQTxQI4syZknMN+93qewTCB2SDlWPS&#10;8E8eZtPPjwmmxrW8ods25CJC2KeooQihTqX0WUEWfeJq4uidXGMxRNnk0jTYRrit5I9SA2mx5LhQ&#10;YE2LgrLL9mo1qOOxfwjzjbqcr9Vi6dr76G+31Pqr183HIAJ14R1+tddGw+9wAM8z8QjI6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i3epxAAAANwAAAAPAAAAAAAAAAAA&#10;AAAAAKECAABkcnMvZG93bnJldi54bWxQSwUGAAAAAAQABAD5AAAAkgMAAAAA&#10;" strokecolor="#94b64e [3046]"/>
                <v:line id="Connecteur droit 377" o:spid="_x0000_s1294" style="position:absolute;visibility:visible;mso-wrap-style:square" from="8591,25406" to="8591,27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fSMsUAAADcAAAADwAAAGRycy9kb3ducmV2LnhtbESPQWvCQBSE7wX/w/IK3uquChpSV5GE&#10;Qk8FtYceX7KvSWr2bciuJu2v7wqCx2FmvmE2u9G24kq9bxxrmM8UCOLSmYYrDZ+nt5cEhA/IBlvH&#10;pOGXPOy2k6cNpsYNfKDrMVQiQtinqKEOoUul9GVNFv3MdcTR+3a9xRBlX0nT4xDhtpULpVbSYsNx&#10;ocaOsprK8/FiNaiimH+F/UGdfy5tlrvhL/k45VpPn8f9K4hAY3iE7+13o2G5XsPtTDwCcvs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8fSMsUAAADcAAAADwAAAAAAAAAA&#10;AAAAAAChAgAAZHJzL2Rvd25yZXYueG1sUEsFBgAAAAAEAAQA+QAAAJMDAAAAAA==&#10;" strokecolor="#94b64e [3046]"/>
                <v:line id="Connecteur droit 378" o:spid="_x0000_s1295" style="position:absolute;visibility:visible;mso-wrap-style:square" from="10414,25406" to="10414,270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hGQMAAAADcAAAADwAAAGRycy9kb3ducmV2LnhtbERPTYvCMBC9C/6HMII3TVRQqUYRRfAk&#10;qHvY49iMbbWZlCbaur9+cxA8Pt73ct3aUryo9oVjDaOhAkGcOlNwpuHnsh/MQfiAbLB0TBre5GG9&#10;6naWmBjX8Ile55CJGMI+QQ15CFUipU9zsuiHriKO3M3VFkOEdSZNjU0Mt6UcKzWVFguODTlWtM0p&#10;fZyfVoO6Xke/YXNSj/uz3O5c8zc/XnZa93vtZgEiUBu+4o/7YDRMZnFtPBOPgFz9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JYRkDAAAAA3AAAAA8AAAAAAAAAAAAAAAAA&#10;oQIAAGRycy9kb3ducmV2LnhtbFBLBQYAAAAABAAEAPkAAACOAwAAAAA=&#10;" strokecolor="#94b64e [3046]"/>
                <v:line id="Connecteur droit 379" o:spid="_x0000_s1296" style="position:absolute;visibility:visible;mso-wrap-style:square" from="57099,25450" to="57099,271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Tj28UAAADcAAAADwAAAGRycy9kb3ducmV2LnhtbESPT4vCMBTE7wt+h/AEb2uign+qUUQR&#10;PAnqHjw+m2dbbV5KE213P/1mQdjjMDO/YRar1pbiRbUvHGsY9BUI4tSZgjMNX+fd5xSED8gGS8ek&#10;4Zs8rJadjwUmxjV8pNcpZCJC2CeoIQ+hSqT0aU4Wfd9VxNG7udpiiLLOpKmxiXBbyqFSY2mx4LiQ&#10;Y0WbnNLH6Wk1qOt1cAnro3rcn+Vm65qf6eG81brXbddzEIHa8B9+t/dGw2gyg78z8Qj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RTj28UAAADcAAAADwAAAAAAAAAA&#10;AAAAAAChAgAAZHJzL2Rvd25yZXYueG1sUEsFBgAAAAAEAAQA+QAAAJMDAAAAAA==&#10;" strokecolor="#94b64e [3046]"/>
                <v:line id="Connecteur droit 380" o:spid="_x0000_s1297" style="position:absolute;visibility:visible;mso-wrap-style:square" from="59023,25457" to="59023,271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s6YcIAAADcAAAADwAAAGRycy9kb3ducmV2LnhtbERPz2vCMBS+C/sfwhN206QbSKlGEctg&#10;p0HrDh6fzbOtNi+libbbX78chB0/vt+b3WQ78aDBt441JEsFgrhypuVaw/fxY5GC8AHZYOeYNPyQ&#10;h932ZbbBzLiRC3qUoRYxhH2GGpoQ+kxKXzVk0S9dTxy5ixsshgiHWpoBxxhuO/mm1EpabDk2NNjT&#10;oaHqVt6tBnU+J6ewL9Tteu8OuRt/069jrvXrfNqvQQSawr/46f40Gt7TOD+eiUdAb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fs6YcIAAADcAAAADwAAAAAAAAAAAAAA&#10;AAChAgAAZHJzL2Rvd25yZXYueG1sUEsFBgAAAAAEAAQA+QAAAJADAAAAAA==&#10;" strokecolor="#94b64e [3046]"/>
                <v:line id="Connecteur droit 381" o:spid="_x0000_s1298" style="position:absolute;visibility:visible;mso-wrap-style:square" from="60864,25444" to="60864,27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ef+sQAAADcAAAADwAAAGRycy9kb3ducmV2LnhtbESPQYvCMBSE7wv+h/AEb2tShaV0jSKK&#10;4ElQ97DHZ/Nsq81LaaKt/vqNIOxxmJlvmNmit7W4U+srxxqSsQJBnDtTcaHh57j5TEH4gGywdkwa&#10;HuRhMR98zDAzruM93Q+hEBHCPkMNZQhNJqXPS7Lox64hjt7ZtRZDlG0hTYtdhNtaTpT6khYrjgsl&#10;NrQqKb8eblaDOp2S37Dcq+vlVq/Wrnumu+Na69GwX36DCNSH//C7vTUapmkCrzPxCMj5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t5/6xAAAANwAAAAPAAAAAAAAAAAA&#10;AAAAAKECAABkcnMvZG93bnJldi54bWxQSwUGAAAAAAQABAD5AAAAkgMAAAAA&#10;" strokecolor="#94b64e [3046]"/>
                <v:line id="Connecteur droit 382" o:spid="_x0000_s1299" style="position:absolute;visibility:visible;mso-wrap-style:square" from="12598,25412" to="12598,27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UBjcQAAADcAAAADwAAAGRycy9kb3ducmV2LnhtbESPT4vCMBTE7wt+h/AEb2uiwlKqUUQR&#10;PAn+OXh8Ns+22ryUJtrqp98sLHgcZuY3zGzR2Uo8qfGlYw2joQJBnDlTcq7hdNx8JyB8QDZYOSYN&#10;L/KwmPe+Zpga1/KenoeQiwhhn6KGIoQ6ldJnBVn0Q1cTR+/qGoshyiaXpsE2wm0lx0r9SIslx4UC&#10;a1oVlN0PD6tBXS6jc1ju1f32qFZr176T3XGt9aDfLacgAnXhE/5vb42GSTKGvzPxCMj5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ZQGNxAAAANwAAAAPAAAAAAAAAAAA&#10;AAAAAKECAABkcnMvZG93bnJldi54bWxQSwUGAAAAAAQABAD5AAAAkgMAAAAA&#10;" strokecolor="#94b64e [3046]"/>
                <v:line id="Connecteur droit 383" o:spid="_x0000_s1300" style="position:absolute;visibility:visible;mso-wrap-style:square" from="14541,25419" to="14541,27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mkFsQAAADcAAAADwAAAGRycy9kb3ducmV2LnhtbESPT4vCMBTE74LfITzBmyausJRqFFGE&#10;PQn+OXh8Ns+22ryUJtrufvqNIHgcZuY3zHzZ2Uo8qfGlYw2TsQJBnDlTcq7hdNyOEhA+IBusHJOG&#10;X/KwXPR7c0yNa3lPz0PIRYSwT1FDEUKdSumzgiz6sauJo3d1jcUQZZNL02Ab4baSX0p9S4slx4UC&#10;a1oXlN0PD6tBXS6Tc1jt1f32qNYb1/4lu+NG6+GgW81ABOrCJ/xu/xgN02QKrzPxCM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KaQWxAAAANwAAAAPAAAAAAAAAAAA&#10;AAAAAKECAABkcnMvZG93bnJldi54bWxQSwUGAAAAAAQABAD5AAAAkgMAAAAA&#10;" strokecolor="#94b64e [3046]"/>
                <v:line id="Connecteur droit 384" o:spid="_x0000_s1301" style="position:absolute;visibility:visible;mso-wrap-style:square" from="16567,25425" to="16567,27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A8YsQAAADcAAAADwAAAGRycy9kb3ducmV2LnhtbESPT4vCMBTE78J+h/AWvGmiK1K6RhFF&#10;2JPgn8Men83btmvzUppoq5/eCILHYWZ+w8wWna3ElRpfOtYwGioQxJkzJecajofNIAHhA7LByjFp&#10;uJGHxfyjN8PUuJZ3dN2HXEQI+xQ1FCHUqZQ+K8iiH7qaOHp/rrEYomxyaRpsI9xWcqzUVFosOS4U&#10;WNOqoOy8v1gN6nQa/YblTp3/L9Vq7dp7sj2ste5/dstvEIG68A6/2j9Gw1cygeeZeATk/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wDxixAAAANwAAAAPAAAAAAAAAAAA&#10;AAAAAKECAABkcnMvZG93bnJldi54bWxQSwUGAAAAAAQABAD5AAAAkgMAAAAA&#10;" strokecolor="#94b64e [3046]"/>
                <v:line id="Connecteur droit 385" o:spid="_x0000_s1302" style="position:absolute;visibility:visible;mso-wrap-style:square" from="18307,25412" to="18307,270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yZ+cQAAADcAAAADwAAAGRycy9kb3ducmV2LnhtbESPT4vCMBTE78J+h/AWvGmii1K6RhFF&#10;2JPgn8Men83btmvzUppoq5/eCILHYWZ+w8wWna3ElRpfOtYwGioQxJkzJecajofNIAHhA7LByjFp&#10;uJGHxfyjN8PUuJZ3dN2HXEQI+xQ1FCHUqZQ+K8iiH7qaOHp/rrEYomxyaRpsI9xWcqzUVFosOS4U&#10;WNOqoOy8v1gN6nQa/YblTp3/L9Vq7dp7sj2ste5/dstvEIG68A6/2j9Gw1cygeeZeATk/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jJn5xAAAANwAAAAPAAAAAAAAAAAA&#10;AAAAAKECAABkcnMvZG93bnJldi54bWxQSwUGAAAAAAQABAD5AAAAkgMAAAAA&#10;" strokecolor="#94b64e [3046]"/>
                <v:line id="Connecteur droit 386" o:spid="_x0000_s1303" style="position:absolute;visibility:visible;mso-wrap-style:square" from="20129,25412" to="20129,270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4HjsMAAADcAAAADwAAAGRycy9kb3ducmV2LnhtbESPQYvCMBSE7wv+h/AEb2uigpRqFFEE&#10;T4K6B4/P5tlWm5fSRFv3128EYY/DzHzDzJedrcSTGl861jAaKhDEmTMl5xp+TtvvBIQPyAYrx6Th&#10;RR6Wi97XHFPjWj7Q8xhyESHsU9RQhFCnUvqsIIt+6Gri6F1dYzFE2eTSNNhGuK3kWKmptFhyXCiw&#10;pnVB2f34sBrU5TI6h9VB3W+Par1x7W+yP220HvS71QxEoC78hz/tndEwSabwPhOPgF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leB47DAAAA3AAAAA8AAAAAAAAAAAAA&#10;AAAAoQIAAGRycy9kb3ducmV2LnhtbFBLBQYAAAAABAAEAPkAAACRAwAAAAA=&#10;" strokecolor="#94b64e [3046]"/>
                <v:line id="Connecteur droit 387" o:spid="_x0000_s1304" style="position:absolute;visibility:visible;mso-wrap-style:square" from="22072,25419" to="22072,270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KiFcQAAADcAAAADwAAAGRycy9kb3ducmV2LnhtbESPT4vCMBTE78J+h/AWvGmiC1q6RhFF&#10;2JPgn8Men83btmvzUppoq5/eCILHYWZ+w8wWna3ElRpfOtYwGioQxJkzJecajofNIAHhA7LByjFp&#10;uJGHxfyjN8PUuJZ3dN2HXEQI+xQ1FCHUqZQ+K8iiH7qaOHp/rrEYomxyaRpsI9xWcqzURFosOS4U&#10;WNOqoOy8v1gN6nQa/YblTp3/L9Vq7dp7sj2ste5/dstvEIG68A6/2j9Gw1cyheeZeATk/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EqIVxAAAANwAAAAPAAAAAAAAAAAA&#10;AAAAAKECAABkcnMvZG93bnJldi54bWxQSwUGAAAAAAQABAD5AAAAkgMAAAAA&#10;" strokecolor="#94b64e [3046]"/>
                <v:line id="Connecteur droit 388" o:spid="_x0000_s1305" style="position:absolute;visibility:visible;mso-wrap-style:square" from="23952,25425" to="23952,270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402Z8IAAADcAAAADwAAAGRycy9kb3ducmV2LnhtbERPz2vCMBS+C/sfwhN206QbSKlGEctg&#10;p0HrDh6fzbOtNi+libbbX78chB0/vt+b3WQ78aDBt441JEsFgrhypuVaw/fxY5GC8AHZYOeYNPyQ&#10;h932ZbbBzLiRC3qUoRYxhH2GGpoQ+kxKXzVk0S9dTxy5ixsshgiHWpoBxxhuO/mm1EpabDk2NNjT&#10;oaHqVt6tBnU+J6ewL9Tteu8OuRt/069jrvXrfNqvQQSawr/46f40Gt7TuDaeiUdAb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402Z8IAAADcAAAADwAAAAAAAAAAAAAA&#10;AAChAgAAZHJzL2Rvd25yZXYueG1sUEsFBgAAAAAEAAQA+QAAAJADAAAAAA==&#10;" strokecolor="#94b64e [3046]"/>
                <v:line id="Connecteur droit 389" o:spid="_x0000_s1306" style="position:absolute;visibility:visible;mso-wrap-style:square" from="25692,25412" to="25692,270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T/MQAAADcAAAADwAAAGRycy9kb3ducmV2LnhtbESPT4vCMBTE7wt+h/AEb2uiwlKrUURZ&#10;2NOCfw4en82zrTYvpYm266c3C4LHYWZ+w8yXna3EnRpfOtYwGioQxJkzJecaDvvvzwSED8gGK8ek&#10;4Y88LBe9jzmmxrW8pfsu5CJC2KeooQihTqX0WUEW/dDVxNE7u8ZiiLLJpWmwjXBbybFSX9JiyXGh&#10;wJrWBWXX3c1qUKfT6BhWW3W93Kr1xrWP5He/0XrQ71YzEIG68A6/2j9GwySZwv+ZeATk4g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wZP8xAAAANwAAAAPAAAAAAAAAAAA&#10;AAAAAKECAABkcnMvZG93bnJldi54bWxQSwUGAAAAAAQABAD5AAAAkgMAAAAA&#10;" strokecolor="#94b64e [3046]"/>
                <v:line id="Connecteur droit 390" o:spid="_x0000_s1307" style="position:absolute;visibility:visible;mso-wrap-style:square" from="27578,25412" to="27578,270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KsvMIAAADcAAAADwAAAGRycy9kb3ducmV2LnhtbERPy4rCMBTdD8w/hDvgbkxUEKdjLKII&#10;rgQfC5fX5k7baXNTmmirX28WgsvDec/T3tbiRq0vHWsYDRUI4syZknMNp+PmewbCB2SDtWPScCcP&#10;6eLzY46JcR3v6XYIuYgh7BPUUITQJFL6rCCLfuga4sj9udZiiLDNpWmxi+G2lmOlptJiybGhwIZW&#10;BWXV4Wo1qMtldA7Lvar+r/Vq7brHbHdcaz346pe/IAL14S1+ubdGw+Qnzo9n4hGQi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CKsvMIAAADcAAAADwAAAAAAAAAAAAAA&#10;AAChAgAAZHJzL2Rvd25yZXYueG1sUEsFBgAAAAAEAAQA+QAAAJADAAAAAA==&#10;" strokecolor="#94b64e [3046]"/>
                <v:line id="Connecteur droit 391" o:spid="_x0000_s1308" style="position:absolute;visibility:visible;mso-wrap-style:square" from="29521,25419" to="29521,270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4JJ8QAAADcAAAADwAAAGRycy9kb3ducmV2LnhtbESPT4vCMBTE7wt+h/AEb2tSBdFqFFEW&#10;9rTgn4PHZ/Nsq81LaaLt7qffCILHYWZ+wyxWna3EgxpfOtaQDBUI4syZknMNx8PX5xSED8gGK8ek&#10;4Zc8rJa9jwWmxrW8o8c+5CJC2KeooQihTqX0WUEW/dDVxNG7uMZiiLLJpWmwjXBbyZFSE2mx5LhQ&#10;YE2bgrLb/m41qPM5OYX1Tt2u92qzde3f9Oew1XrQ79ZzEIG68A6/2t9Gw3iWwPNMPAJy+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bgknxAAAANwAAAAPAAAAAAAAAAAA&#10;AAAAAKECAABkcnMvZG93bnJldi54bWxQSwUGAAAAAAQABAD5AAAAkgMAAAAA&#10;" strokecolor="#94b64e [3046]"/>
                <v:line id="Connecteur droit 392" o:spid="_x0000_s1309" style="position:absolute;visibility:visible;mso-wrap-style:square" from="31445,25425" to="31445,270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7yXUMQAAADcAAAADwAAAGRycy9kb3ducmV2LnhtbESPT4vCMBTE74LfITxhbzbRBXG7RhFl&#10;YU8L/jl4fDbPttq8lCbarp/eCILHYWZ+w8wWna3EjRpfOtYwShQI4syZknMN+93PcArCB2SDlWPS&#10;8E8eFvN+b4apcS1v6LYNuYgQ9ilqKEKoUyl9VpBFn7iaOHon11gMUTa5NA22EW4rOVZqIi2WHBcK&#10;rGlVUHbZXq0GdTyODmG5UZfztVqtXXuf/u3WWn8MuuU3iEBdeIdf7V+j4fNrDM8z8QjI+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vJdQxAAAANwAAAAPAAAAAAAAAAAA&#10;AAAAAKECAABkcnMvZG93bnJldi54bWxQSwUGAAAAAAQABAD5AAAAkgMAAAAA&#10;" strokecolor="#94b64e [3046]"/>
                <v:line id="Connecteur droit 398" o:spid="_x0000_s1310" style="position:absolute;visibility:visible;mso-wrap-style:square" from="42792,25450" to="42792,271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SgusIAAADcAAAADwAAAGRycy9kb3ducmV2LnhtbERPy4rCMBTdD8w/hDvgbkxUEKdjLKII&#10;rgQfC5fX5k7baXNTmmirX28WgsvDec/T3tbiRq0vHWsYDRUI4syZknMNp+PmewbCB2SDtWPScCcP&#10;6eLzY46JcR3v6XYIuYgh7BPUUITQJFL6rCCLfuga4sj9udZiiLDNpWmxi+G2lmOlptJiybGhwIZW&#10;BWXV4Wo1qMtldA7Lvar+r/Vq7brHbHdcaz346pe/IAL14S1+ubdGw+Qnro1n4hGQi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lSgusIAAADcAAAADwAAAAAAAAAAAAAA&#10;AAChAgAAZHJzL2Rvd25yZXYueG1sUEsFBgAAAAAEAAQA+QAAAJADAAAAAA==&#10;" strokecolor="#94b64e [3046]"/>
                <v:line id="Connecteur droit 399" o:spid="_x0000_s1311" style="position:absolute;visibility:visible;mso-wrap-style:square" from="44634,25438" to="44634,27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gFIcUAAADcAAAADwAAAGRycy9kb3ducmV2LnhtbESPQWvCQBSE7wX/w/IK3uquCmJSV5GE&#10;Qk8FtYceX7KvSWr2bciuJu2v7wqCx2FmvmE2u9G24kq9bxxrmM8UCOLSmYYrDZ+nt5c1CB+QDbaO&#10;ScMvedhtJ08bTI0b+EDXY6hEhLBPUUMdQpdK6cuaLPqZ64ij9+16iyHKvpKmxyHCbSsXSq2kxYbj&#10;Qo0dZTWV5+PFalBFMf8K+4M6/1zaLHfD3/rjlGs9fR73ryACjeERvrffjYZlksDtTDwCcvs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RgFIcUAAADcAAAADwAAAAAAAAAA&#10;AAAAAAChAgAAZHJzL2Rvd25yZXYueG1sUEsFBgAAAAAEAAQA+QAAAJMDAAAAAA==&#10;" strokecolor="#94b64e [3046]"/>
                <v:line id="Connecteur droit 400" o:spid="_x0000_s1312" style="position:absolute;visibility:visible;mso-wrap-style:square" from="46386,25425" to="46386,270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L0XsEAAADcAAAADwAAAGRycy9kb3ducmV2LnhtbERPTYvCMBC9C/sfwgjeNFEWka5pEWXB&#10;04K6B4/TZratNpPSRFv99eYg7PHxvtfZYBtxp87XjjXMZwoEceFMzaWG39P3dAXCB2SDjWPS8CAP&#10;WfoxWmNiXM8Huh9DKWII+wQ1VCG0iZS+qMiin7mWOHJ/rrMYIuxKaTrsY7ht5EKppbRYc2yosKVt&#10;RcX1eLMaVJ7Pz2FzUNfLrdnuXP9c/Zx2Wk/Gw+YLRKAh/Ivf7r3R8Kni/HgmHgGZv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0gvRewQAAANwAAAAPAAAAAAAAAAAAAAAA&#10;AKECAABkcnMvZG93bnJldi54bWxQSwUGAAAAAAQABAD5AAAAjwMAAAAA&#10;" strokecolor="#94b64e [3046]"/>
                <v:line id="Connecteur droit 401" o:spid="_x0000_s1313" style="position:absolute;visibility:visible;mso-wrap-style:square" from="48126,25412" to="48126,27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85RxcUAAADcAAAADwAAAGRycy9kb3ducmV2LnhtbESPwWrDMBBE74H8g9hAb7HkUkpwLZuQ&#10;UOipkKSHHtfW1nZjrYylxE6+vioUehxm5g2Tl7PtxZVG3znWkCYKBHHtTMeNho/T63oDwgdkg71j&#10;0nAjD2WxXOSYGTfxga7H0IgIYZ+hhjaEIZPS1y1Z9IkbiKP35UaLIcqxkWbEKcJtLx+VepYWO44L&#10;LQ60a6k+Hy9Wg6qq9DNsD+r8fel3ezfdN++nvdYPq3n7AiLQHP7Df+03o+FJpfB7Jh4BWf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85RxcUAAADcAAAADwAAAAAAAAAA&#10;AAAAAAChAgAAZHJzL2Rvd25yZXYueG1sUEsFBgAAAAAEAAQA+QAAAJMDAAAAAA==&#10;" strokecolor="#94b64e [3046]"/>
                <v:line id="Connecteur droit 402" o:spid="_x0000_s1314" style="position:absolute;visibility:visible;mso-wrap-style:square" from="50018,25412" to="50018,270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xzPssUAAADcAAAADwAAAGRycy9kb3ducmV2LnhtbESPwWrDMBBE74H+g9hCb4nkUEpwo5gQ&#10;U8gp4KSHHDfW1nZtrYyl2G6/vioUehxm5g2zzWbbiZEG3zjWkKwUCOLSmYYrDe+Xt+UGhA/IBjvH&#10;pOGLPGS7h8UWU+MmLmg8h0pECPsUNdQh9KmUvqzJol+5njh6H26wGKIcKmkGnCLcdnKt1Iu02HBc&#10;qLGnQ01le75bDep2S65hX6j2894dcjd9b06XXOunx3n/CiLQHP7Df+2j0fCs1vB7Jh4Buf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xzPssUAAADcAAAADwAAAAAAAAAA&#10;AAAAAAChAgAAZHJzL2Rvd25yZXYueG1sUEsFBgAAAAAEAAQA+QAAAJMDAAAAAA==&#10;" strokecolor="#94b64e [3046]"/>
                <v:line id="Connecteur droit 403" o:spid="_x0000_s1315" style="position:absolute;visibility:visible;mso-wrap-style:square" from="51962,25419" to="51962,270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BqKcUAAADcAAAADwAAAGRycy9kb3ducmV2LnhtbESPQWvCQBSE7wX/w/KE3uqutkiIriKK&#10;0FMh0YPHl+xrkpp9G7KrSfvru4WCx2FmvmHW29G24k69bxxrmM8UCOLSmYYrDefT8SUB4QOywdYx&#10;afgmD9vN5GmNqXEDZ3TPQyUihH2KGuoQulRKX9Zk0c9cRxy9T9dbDFH2lTQ9DhFuW7lQaiktNhwX&#10;auxoX1N5zW9WgyqK+SXsMnX9urX7gxt+ko/TQevn6bhbgQg0hkf4v/1uNLypV/g7E4+A3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FBqKcUAAADcAAAADwAAAAAAAAAA&#10;AAAAAAChAgAAZHJzL2Rvd25yZXYueG1sUEsFBgAAAAAEAAQA+QAAAJMDAAAAAA==&#10;" strokecolor="#94b64e [3046]"/>
                <v:line id="Connecteur droit 404" o:spid="_x0000_s1316" style="position:absolute;visibility:visible;mso-wrap-style:square" from="53886,25425" to="53886,270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nyXcUAAADcAAAADwAAAGRycy9kb3ducmV2LnhtbESPQWvCQBSE7wX/w/IEb3U3JRSJriIG&#10;oSch2oPHZ/aZRLNvQ3Y1aX99t1DocZiZb5jVZrSteFLvG8cakrkCQVw603Cl4fO0f12A8AHZYOuY&#10;NHyRh8168rLCzLiBC3oeQyUihH2GGuoQukxKX9Zk0c9dRxy9q+sthij7Spoehwi3rXxT6l1abDgu&#10;1NjRrqbyfnxYDepySc5hW6j77dHucjd8Lw6nXOvZdNwuQQQaw3/4r/1hNKQqhd8z8QjI9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7nyXcUAAADcAAAADwAAAAAAAAAA&#10;AAAAAAChAgAAZHJzL2Rvd25yZXYueG1sUEsFBgAAAAAEAAQA+QAAAJMDAAAAAA==&#10;" strokecolor="#94b64e [3046]"/>
                <v:line id="Connecteur droit 405" o:spid="_x0000_s1317" style="position:absolute;visibility:visible;mso-wrap-style:square" from="55727,25412" to="55727,27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VXxsUAAADcAAAADwAAAGRycy9kb3ducmV2LnhtbESPQWvCQBSE7wX/w/KE3uqu0kqIriKK&#10;0FMh0YPHl+xrkpp9G7KrSfvru4WCx2FmvmHW29G24k69bxxrmM8UCOLSmYYrDefT8SUB4QOywdYx&#10;afgmD9vN5GmNqXEDZ3TPQyUihH2KGuoQulRKX9Zk0c9cRxy9T9dbDFH2lTQ9DhFuW7lQaiktNhwX&#10;auxoX1N5zW9WgyqK+SXsMnX9urX7gxt+ko/TQevn6bhbgQg0hkf4v/1uNLyqN/g7E4+A3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PVXxsUAAADcAAAADwAAAAAAAAAA&#10;AAAAAAChAgAAZHJzL2Rvd25yZXYueG1sUEsFBgAAAAAEAAQA+QAAAJMDAAAAAA==&#10;" strokecolor="#94b64e [3046]"/>
                <v:line id="Connecteur droit 406" o:spid="_x0000_s1318" style="position:absolute;visibility:visible;mso-wrap-style:square" from="3244,25406" to="3244,270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fJscUAAADcAAAADwAAAGRycy9kb3ducmV2LnhtbESPwWrDMBBE74X+g9hAb42UUkJwLRvj&#10;UOipkKSHHDfW1nZsrYylxG6/vgoEehxm5g2T5rPtxZVG3zrWsFoqEMSVMy3XGr4O788bED4gG+wd&#10;k4Yf8pBnjw8pJsZNvKPrPtQiQtgnqKEJYUik9FVDFv3SDcTR+3ajxRDlWEsz4hThtpcvSq2lxZbj&#10;QoMDlQ1V3f5iNajTaXUMxU5150tfbt30u/k8bLV+WszFG4hAc/gP39sfRsOrWsPtTDwCMv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CfJscUAAADcAAAADwAAAAAAAAAA&#10;AAAAAAChAgAAZHJzL2Rvd25yZXYueG1sUEsFBgAAAAAEAAQA+QAAAJMDAAAAAA==&#10;" strokecolor="#94b64e [3046]"/>
                <v:line id="Connecteur droit 407" o:spid="_x0000_s1319" style="position:absolute;visibility:visible;mso-wrap-style:square" from="5187,25412" to="5187,270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tsKsUAAADcAAAADwAAAGRycy9kb3ducmV2LnhtbESPQWvCQBSE7wX/w/KE3uquUmqIriKK&#10;0FMh0YPHl+xrkpp9G7KrSfvru4WCx2FmvmHW29G24k69bxxrmM8UCOLSmYYrDefT8SUB4QOywdYx&#10;afgmD9vN5GmNqXEDZ3TPQyUihH2KGuoQulRKX9Zk0c9cRxy9T9dbDFH2lTQ9DhFuW7lQ6k1abDgu&#10;1NjRvqbymt+sBlUU80vYZer6dWv3Bzf8JB+ng9bP03G3AhFoDI/wf/vdaHhVS/g7E4+A3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tsKsUAAADcAAAADwAAAAAAAAAA&#10;AAAAAAChAgAAZHJzL2Rvd25yZXYueG1sUEsFBgAAAAAEAAQA+QAAAJMDAAAAAA==&#10;" strokecolor="#94b64e [3046]"/>
                <v:line id="Connecteur droit 408" o:spid="_x0000_s1320" style="position:absolute;visibility:visible;mso-wrap-style:square" from="7213,25419" to="7213,270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T4WMEAAADcAAAADwAAAGRycy9kb3ducmV2LnhtbERPTYvCMBC9C/sfwgjeNFEWka5pEWXB&#10;04K6B4/TZratNpPSRFv99eYg7PHxvtfZYBtxp87XjjXMZwoEceFMzaWG39P3dAXCB2SDjWPS8CAP&#10;WfoxWmNiXM8Huh9DKWII+wQ1VCG0iZS+qMiin7mWOHJ/rrMYIuxKaTrsY7ht5EKppbRYc2yosKVt&#10;RcX1eLMaVJ7Pz2FzUNfLrdnuXP9c/Zx2Wk/Gw+YLRKAh/Ivf7r3R8Kni2ngmHgGZv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9PhYwQAAANwAAAAPAAAAAAAAAAAAAAAA&#10;AKECAABkcnMvZG93bnJldi54bWxQSwUGAAAAAAQABAD5AAAAjwMAAAAA&#10;" strokecolor="#94b64e [3046]"/>
                <v:line id="Connecteur droit 409" o:spid="_x0000_s1321" style="position:absolute;visibility:visible;mso-wrap-style:square" from="8953,25406" to="8953,27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bhdw8YAAADcAAAADwAAAGRycy9kb3ducmV2LnhtbESPzWrDMBCE74W+g9hAb7XkUkrqWAnB&#10;odBTIT+HHtfWxnZirYylxG6ePioUehxm5hsmX022E1cafOtYQ5ooEMSVMy3XGg77j+c5CB+QDXaO&#10;ScMPeVgtHx9yzIwbeUvXXahFhLDPUEMTQp9J6auGLPrE9cTRO7rBYohyqKUZcIxw28kXpd6kxZbj&#10;QoM9FQ1V593FalBlmX6H9VadT5eu2LjxNv/ab7R+mk3rBYhAU/gP/7U/jYZX9Q6/Z+IRkM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W4XcPGAAAA3AAAAA8AAAAAAAAA&#10;AAAAAAAAoQIAAGRycy9kb3ducmV2LnhtbFBLBQYAAAAABAAEAPkAAACUAwAAAAA=&#10;" strokecolor="#94b64e [3046]"/>
                <v:line id="Connecteur droit 410" o:spid="_x0000_s1322" style="position:absolute;visibility:visible;mso-wrap-style:square" from="10775,25406" to="10775,270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Vtig8IAAADcAAAADwAAAGRycy9kb3ducmV2LnhtbERPz2vCMBS+D/Y/hDfYbU06RKQaRZTB&#10;ToLtDh5fm2fb2byUJtrOv94chB0/vt+rzWQ7caPBt441pIkCQVw503Kt4af4+liA8AHZYOeYNPyR&#10;h8369WWFmXEjH+mWh1rEEPYZamhC6DMpfdWQRZ+4njhyZzdYDBEOtTQDjjHcdvJTqbm02HJsaLCn&#10;XUPVJb9aDaos01PYHtXl99rt9m68Lw7FXuv3t2m7BBFoCv/ip/vbaJilcX48E4+AXD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Vtig8IAAADcAAAADwAAAAAAAAAAAAAA&#10;AAChAgAAZHJzL2Rvd25yZXYueG1sUEsFBgAAAAAEAAQA+QAAAJADAAAAAA==&#10;" strokecolor="#94b64e [3046]"/>
                <v:line id="Connecteur droit 411" o:spid="_x0000_s1323" style="position:absolute;visibility:visible;mso-wrap-style:square" from="57461,25450" to="57461,271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fHGMQAAADcAAAADwAAAGRycy9kb3ducmV2LnhtbESPT4vCMBTE74LfITxhb5p0WUSqUURZ&#10;8CT45+DxtXnbdm1eShNt9dObhQWPw8z8hlmseluLO7W+cqwhmSgQxLkzFRcazqfv8QyED8gGa8ek&#10;4UEeVsvhYIGpcR0f6H4MhYgQ9ilqKENoUil9XpJFP3ENcfR+XGsxRNkW0rTYRbit5adSU2mx4rhQ&#10;YkObkvLr8WY1qCxLLmF9UNffW73Zuu4525+2Wn+M+vUcRKA+vMP/7Z3R8JUk8HcmHgG5f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F8cYxAAAANwAAAAPAAAAAAAAAAAA&#10;AAAAAKECAABkcnMvZG93bnJldi54bWxQSwUGAAAAAAQABAD5AAAAkgMAAAAA&#10;" strokecolor="#94b64e [3046]"/>
                <v:line id="Connecteur droit 412" o:spid="_x0000_s1324" style="position:absolute;visibility:visible;mso-wrap-style:square" from="59385,25457" to="59385,271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VZb8QAAADcAAAADwAAAGRycy9kb3ducmV2LnhtbESPT4vCMBTE7wt+h/AEb2tSkUWqUUQR&#10;9rTgn4PHZ/Nsq81LaaKtfvqNIHgcZuY3zGzR2UrcqfGlYw3JUIEgzpwpOddw2G++JyB8QDZYOSYN&#10;D/KwmPe+Zpga1/KW7ruQiwhhn6KGIoQ6ldJnBVn0Q1cTR+/sGoshyiaXpsE2wm0lR0r9SIslx4UC&#10;a1oVlF13N6tBnU7JMSy36nq5Vau1a5+Tv/1a60G/W05BBOrCJ/xu/xoN42QErzPxCMj5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xVlvxAAAANwAAAAPAAAAAAAAAAAA&#10;AAAAAKECAABkcnMvZG93bnJldi54bWxQSwUGAAAAAAQABAD5AAAAkgMAAAAA&#10;" strokecolor="#94b64e [3046]"/>
                <v:line id="Connecteur droit 413" o:spid="_x0000_s1325" style="position:absolute;visibility:visible;mso-wrap-style:square" from="61226,25444" to="61226,27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n89MQAAADcAAAADwAAAGRycy9kb3ducmV2LnhtbESPT4vCMBTE78J+h/AWvGlSV0S6RhFF&#10;2JPgn8Men83btmvzUppoq5/eCILHYWZ+w8wWna3ElRpfOtaQDBUI4syZknMNx8NmMAXhA7LByjFp&#10;uJGHxfyjN8PUuJZ3dN2HXEQI+xQ1FCHUqZQ+K8iiH7qaOHp/rrEYomxyaRpsI9xWcqTURFosOS4U&#10;WNOqoOy8v1gN6nRKfsNyp87/l2q1du19uj2ste5/dstvEIG68A6/2j9Gwzj5gueZeATk/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ifz0xAAAANwAAAAPAAAAAAAAAAAA&#10;AAAAAKECAABkcnMvZG93bnJldi54bWxQSwUGAAAAAAQABAD5AAAAkgMAAAAA&#10;" strokecolor="#94b64e [3046]"/>
                <v:group id="Groupe 680" o:spid="_x0000_s1326" style="position:absolute;left:49922;top:13181;width:1079;height:1778" coordsize="108680,1790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a9VGPCAAAA3AAAAA8A&#10;AAAAAAAAAAAAAAAAqgIAAGRycy9kb3ducmV2LnhtbFBLBQYAAAAABAAEAPoAAACZAwAAAAA=&#10;">
                  <v:line id="Connecteur droit 681" o:spid="_x0000_s1327" style="position:absolute;flip:x;visibility:visible;mso-wrap-style:square" from="105,0" to="108571,1790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jP4sYAAADcAAAADwAAAGRycy9kb3ducmV2LnhtbESPQWvCQBSE74L/YXlCb3WTtmiIriIF&#10;aVBQa3vo8ZF9JsHs2zS7NbG/visUPA4z8w0zX/amFhdqXWVZQTyOQBDnVldcKPj8WD8mIJxH1lhb&#10;JgVXcrBcDAdzTLXt+J0uR1+IAGGXooLS+yaV0uUlGXRj2xAH72Rbgz7ItpC6xS7ATS2fomgiDVYc&#10;Fkps6LWk/Hz8MQqyjDebX17vv+LD95t/rra7l26q1MOoX81AeOr9PfzfzrSCSRLD7Uw4AnLx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oz+LGAAAA3AAAAA8AAAAAAAAA&#10;AAAAAAAAoQIAAGRycy9kb3ducmV2LnhtbFBLBQYAAAAABAAEAPkAAACUAwAAAAA=&#10;" strokecolor="#4579b8 [3044]"/>
                  <v:line id="Connecteur droit 682" o:spid="_x0000_s1328" style="position:absolute;visibility:visible;mso-wrap-style:square" from="0,0" to="108680,1790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FZocUAAADcAAAADwAAAGRycy9kb3ducmV2LnhtbESPUUvDQBCE34X+h2MLvtlLI4aY9lqK&#10;IBT1xeoPWHPbJDS3l96tbeqv9wShj8PMfMMs16Pr1YlC7DwbmM8yUMS1tx03Bj4/nu9KUFGQLfae&#10;ycCFIqxXk5slVtaf+Z1OO2lUgnCs0EArMlRax7olh3HmB+Lk7X1wKEmGRtuA5wR3vc6zrNAOO04L&#10;LQ701FJ92H07A8fXt228fPW5FA8/L4ewKR/lPhpzOx03C1BCo1zD/+2tNVCUOfydSUdAr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RFZocUAAADcAAAADwAAAAAAAAAA&#10;AAAAAAChAgAAZHJzL2Rvd25yZXYueG1sUEsFBgAAAAAEAAQA+QAAAJMDAAAAAA==&#10;" strokecolor="#4579b8 [3044]"/>
                </v:group>
                <v:group id="Groupe 683" o:spid="_x0000_s1329" style="position:absolute;left:51730;top:17151;width:1073;height:1772" coordsize="108680,1790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m/KFMQAAADcAAAA&#10;DwAAAAAAAAAAAAAAAACqAgAAZHJzL2Rvd25yZXYueG1sUEsFBgAAAAAEAAQA+gAAAJsDAAAAAA==&#10;">
                  <v:line id="Connecteur droit 684" o:spid="_x0000_s1330" style="position:absolute;flip:x;visibility:visible;mso-wrap-style:square" from="105,0" to="108571,1790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9sescAAADcAAAADwAAAGRycy9kb3ducmV2LnhtbESPT2vCQBTE7wW/w/IEb7qxipXoJogg&#10;Bgv9Y3vw+Mg+k2D2bZpdTdpP3y0IPQ4z8xtmnfamFjdqXWVZwXQSgSDOra64UPD5sRsvQTiPrLG2&#10;TAq+yUGaDB7WGGvb8Tvdjr4QAcIuRgWl900spctLMugmtiEO3tm2Bn2QbSF1i12Am1o+RtFCGqw4&#10;LJTY0Lak/HK8GgVZxofDD+9eT9O3r72fVc8v8+5JqdGw36xAeOr9f/jezrSCxXIOf2fCEZDJ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X2x6xwAAANwAAAAPAAAAAAAA&#10;AAAAAAAAAKECAABkcnMvZG93bnJldi54bWxQSwUGAAAAAAQABAD5AAAAlQMAAAAA&#10;" strokecolor="#4579b8 [3044]"/>
                  <v:line id="Connecteur droit 685" o:spid="_x0000_s1331" style="position:absolute;visibility:visible;mso-wrap-style:square" from="0,0" to="108680,1790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jB1cUAAADcAAAADwAAAGRycy9kb3ducmV2LnhtbESPUWvCQBCE3wv9D8cWfKuXKoY09RQp&#10;CGL7Uu0P2Oa2STC3l96tGv31vULBx2FmvmHmy8F16kQhtp4NPI0zUMSVty3XBj7368cCVBRki51n&#10;MnChCMvF/d0cS+vP/EGnndQqQTiWaKAR6UutY9WQwzj2PXHyvn1wKEmGWtuA5wR3nZ5kWa4dtpwW&#10;GuzptaHqsDs6Az9v75t4+eomks+u20NYFc8yjcaMHobVCyihQW7h//bGGsiLGfydSUdAL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vjB1cUAAADcAAAADwAAAAAAAAAA&#10;AAAAAAChAgAAZHJzL2Rvd25yZXYueG1sUEsFBgAAAAAEAAQA+QAAAJMDAAAAAA==&#10;" strokecolor="#4579b8 [3044]"/>
                </v:group>
                <v:line id="Connecteur droit 686" o:spid="_x0000_s1332" style="position:absolute;visibility:visible;mso-wrap-style:square" from="51034,13197" to="51769,131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pfosUAAADcAAAADwAAAGRycy9kb3ducmV2LnhtbESPUWvCQBCE3wv9D8cW+lYvVRrS1FNE&#10;EKT6UtsfsM1tk2BuL71bNfrre0LBx2FmvmGm88F16kghtp4NPI8yUMSVty3XBr4+V08FqCjIFjvP&#10;ZOBMEeaz+7spltaf+IOOO6lVgnAs0UAj0pdax6ohh3Hke+Lk/fjgUJIMtbYBTwnuOj3Oslw7bDkt&#10;NNjTsqFqvzs4A7+b7Tqev7ux5C+X931YFK8yicY8PgyLN1BCg9zC/+21NZAXOVzPpCOgZ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ipfosUAAADcAAAADwAAAAAAAAAA&#10;AAAAAAChAgAAZHJzL2Rvd25yZXYueG1sUEsFBgAAAAAEAAQA+QAAAJMDAAAAAA==&#10;" strokecolor="#4579b8 [3044]"/>
                <v:line id="Connecteur droit 687" o:spid="_x0000_s1333" style="position:absolute;visibility:visible;mso-wrap-style:square" from="50977,17074" to="51728,17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b6OcUAAADcAAAADwAAAGRycy9kb3ducmV2LnhtbESPUUvDQBCE34X+h2MLvtlLK8aY9lpK&#10;QSjqi9UfsOa2SWhuL73btqm/3hMEH4eZ+YZZrAbXqTOF2Ho2MJ1koIgrb1uuDXx+PN8VoKIgW+w8&#10;k4ErRVgtRzcLLK2/8Dudd1KrBOFYooFGpC+1jlVDDuPE98TJ2/vgUJIMtbYBLwnuOj3Lslw7bDkt&#10;NNjTpqHqsDs5A8fXt228fnUzyR++Xw5hXTzJfTTmdjys56CEBvkP/7W31kBePMLvmXQE9P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Wb6OcUAAADcAAAADwAAAAAAAAAA&#10;AAAAAAChAgAAZHJzL2Rvd25yZXYueG1sUEsFBgAAAAAEAAQA+QAAAJMDAAAAAA==&#10;" strokecolor="#4579b8 [3044]"/>
                <v:shape id="Zone de texte 92" o:spid="_x0000_s1334" type="#_x0000_t202" style="position:absolute;left:45192;top:11508;width:4507;height:1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VwLsIA&#10;AADcAAAADwAAAGRycy9kb3ducmV2LnhtbERPS27CMBDdV+IO1iCxqcApC1oCBkElaCWygXKAUTzE&#10;gXgc2SaE29eLSl0+vf9y3dtGdORD7VjB2yQDQVw6XXOl4PyzG3+ACBFZY+OYFDwpwHo1eFlirt2D&#10;j9SdYiVSCIccFZgY21zKUBqyGCauJU7cxXmLMUFfSe3xkcJtI6dZNpMWa04NBlv6NFTeTner4Hh+&#10;rfbF4Ro6sy2+umJ68Hf3rtRo2G8WICL18V/85/7WCmbzND+dSUdAr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JXAuwgAAANwAAAAPAAAAAAAAAAAAAAAAAJgCAABkcnMvZG93&#10;bnJldi54bWxQSwUGAAAAAAQABAD1AAAAhwMAAAAA&#10;" filled="f" strokecolor="#4f81bd [3204]" strokeweight=".5pt">
                  <v:textbox inset="1mm,0,1mm,0">
                    <w:txbxContent>
                      <w:p w14:paraId="5CA6B621" w14:textId="77777777" w:rsidR="001C49CD" w:rsidRDefault="001C49CD" w:rsidP="001032EA">
                        <w:pPr>
                          <w:pStyle w:val="NormalWeb"/>
                          <w:spacing w:before="0" w:beforeAutospacing="0" w:after="0" w:afterAutospacing="0"/>
                          <w:jc w:val="both"/>
                        </w:pPr>
                        <w:r>
                          <w:rPr>
                            <w:rFonts w:ascii="Arial" w:eastAsia="Times New Roman" w:hAnsi="Arial"/>
                            <w:sz w:val="12"/>
                            <w:szCs w:val="12"/>
                            <w:lang w:val="fr-FR"/>
                          </w:rPr>
                          <w:t>No Cycle</w:t>
                        </w:r>
                      </w:p>
                    </w:txbxContent>
                  </v:textbox>
                </v:shape>
                <v:line id="Connecteur droit 691" o:spid="_x0000_s1335" style="position:absolute;visibility:visible;mso-wrap-style:square" from="49699,12225" to="51411,13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WPHMUAAADcAAAADwAAAGRycy9kb3ducmV2LnhtbESPwW7CMBBE70j9B2uRegOHSkU0YBCl&#10;LXDpoZQPWMVLEiVeu/GWpH9fV6rEcTQzbzSrzeBadaUu1p4NzKYZKOLC25pLA+fPt8kCVBRki61n&#10;MvBDETbru9EKc+t7/qDrSUqVIBxzNFCJhFzrWFTkME59IE7exXcOJcmu1LbDPsFdqx+ybK4d1pwW&#10;Kgy0q6hoTt/OwEFem+dmv9++0PErhMPOPr73Ysz9eNguQQkNcgv/t4/WwPxpBn9n0hH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wWPHMUAAADcAAAADwAAAAAAAAAA&#10;AAAAAAChAgAAZHJzL2Rvd25yZXYueG1sUEsFBgAAAAAEAAQA+QAAAJMDAAAAAA==&#10;" strokecolor="#4579b8 [3044]">
                  <v:stroke endarrow="oval"/>
                </v:line>
                <v:shape id="Zone de texte 92" o:spid="_x0000_s1336" type="#_x0000_t202" style="position:absolute;left:45050;top:15472;width:4502;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tLwsYA&#10;AADcAAAADwAAAGRycy9kb3ducmV2LnhtbESPzW7CMBCE70h9B2srcUHFaQ6UBgxqK9EikQs/D7CK&#10;lzhtvI5sE9K3r5EqcRzNzDea5XqwrejJh8axgudpBoK4crrhWsHpuHmagwgRWWPrmBT8UoD16mG0&#10;xEK7K++pP8RaJAiHAhWYGLtCylAZshimriNO3tl5izFJX0vt8ZrgtpV5ls2kxYbTgsGOPgxVP4eL&#10;VbA/TerPcvcdevNefvVlvvMX96LU+HF4W4CINMR7+L+91QpmrznczqQj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btLwsYAAADcAAAADwAAAAAAAAAAAAAAAACYAgAAZHJz&#10;L2Rvd25yZXYueG1sUEsFBgAAAAAEAAQA9QAAAIsDAAAAAA==&#10;" filled="f" strokecolor="#4f81bd [3204]" strokeweight=".5pt">
                  <v:textbox inset="1mm,0,1mm,0">
                    <w:txbxContent>
                      <w:p w14:paraId="343E8236" w14:textId="77777777" w:rsidR="001C49CD" w:rsidRPr="001635C0" w:rsidRDefault="001C49CD" w:rsidP="007E2EF5">
                        <w:pPr>
                          <w:pStyle w:val="NormalWeb"/>
                          <w:spacing w:before="0" w:beforeAutospacing="0" w:after="0" w:afterAutospacing="0"/>
                          <w:jc w:val="both"/>
                        </w:pPr>
                        <w:r w:rsidRPr="001635C0">
                          <w:rPr>
                            <w:rFonts w:ascii="Arial" w:eastAsia="Times New Roman" w:hAnsi="Arial"/>
                            <w:sz w:val="12"/>
                            <w:szCs w:val="12"/>
                          </w:rPr>
                          <w:t>No Step</w:t>
                        </w:r>
                      </w:p>
                    </w:txbxContent>
                  </v:textbox>
                </v:shape>
                <v:line id="Connecteur droit 693" o:spid="_x0000_s1337" style="position:absolute;visibility:visible;mso-wrap-style:square" from="49558,16189" to="51413,179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u08MUAAADcAAAADwAAAGRycy9kb3ducmV2LnhtbESPQU/CQBSE7yT+h80z4QZbJRKsLARB&#10;gYsH0B/w0n22Tbtvl+6T1n/vmph4nMzMN5nlenCtulIXa88G7qYZKOLC25pLAx/vr5MFqCjIFlvP&#10;ZOCbIqxXN6Ml5tb3fKLrWUqVIBxzNFCJhFzrWFTkME59IE7ep+8cSpJdqW2HfYK7Vt9n2Vw7rDkt&#10;VBhoW1HRnL+cgYO8NM/Nfr/Z0fESwmFrH956MWZ8O2yeQAkN8h/+ax+tgfnjDH7PpCOg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Ju08MUAAADcAAAADwAAAAAAAAAA&#10;AAAAAAChAgAAZHJzL2Rvd25yZXYueG1sUEsFBgAAAAAEAAQA+QAAAJMDAAAAAA==&#10;" strokecolor="#4579b8 [3044]">
                  <v:stroke endarrow="oval"/>
                </v:lin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694" o:spid="_x0000_s1338" type="#_x0000_t88" style="position:absolute;left:5504;top:23921;width:1482;height:957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CysMMA&#10;AADcAAAADwAAAGRycy9kb3ducmV2LnhtbESPQWsCMRSE7wX/Q3iCt5ooKu1qFBUFwZPa9vzYPDeL&#10;m5dlE3X115tCocdhZr5hZovWVeJGTSg9axj0FQji3JuSCw1fp+37B4gQkQ1WnknDgwIs5p23GWbG&#10;3/lAt2MsRIJwyFCDjbHOpAy5JYeh72vi5J194zAm2RTSNHhPcFfJoVIT6bDktGCxprWl/HK8Og1m&#10;Yy9ePcdq9H06LH/y8XXV7knrXrddTkFEauN/+K+9MxomnyP4PZOOgJ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aCysMMAAADcAAAADwAAAAAAAAAAAAAAAACYAgAAZHJzL2Rv&#10;d25yZXYueG1sUEsFBgAAAAAEAAQA9QAAAIgDAAAAAA==&#10;" adj="1190" strokecolor="#4579b8 [3044]"/>
                <v:shape id="Accolade fermante 696" o:spid="_x0000_s1339" type="#_x0000_t88" style="position:absolute;left:30002;top:9033;width:1463;height:3936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yFssUA&#10;AADcAAAADwAAAGRycy9kb3ducmV2LnhtbESPQWvCQBSE70L/w/IKvemmPQRNXaUUihY9WPXg8ZF9&#10;yYZm34bsq8Z/7wpCj8PMfMPMl4Nv1Zn62AQ28DrJQBGXwTZcGzgevsZTUFGQLbaBycCVIiwXT6M5&#10;FjZc+IfOe6lVgnAs0IAT6QqtY+nIY5yEjjh5Veg9SpJ9rW2PlwT3rX7Lslx7bDgtOOzo01H5u//z&#10;BurdrFodd99ylUO3PZ02vHbVypiX5+HjHZTQIP/hR3ttDeSzHO5n0hH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jIWyxQAAANwAAAAPAAAAAAAAAAAAAAAAAJgCAABkcnMv&#10;ZG93bnJldi54bWxQSwUGAAAAAAQABAD1AAAAigMAAAAA&#10;" adj="286" strokecolor="#4579b8 [3044]">
                  <v:textbox>
                    <w:txbxContent>
                      <w:p w14:paraId="358E3BB1" w14:textId="77777777" w:rsidR="001C49CD" w:rsidRDefault="001C49CD" w:rsidP="00410C4C"/>
                    </w:txbxContent>
                  </v:textbox>
                </v:shape>
                <v:shape id="Accolade fermante 697" o:spid="_x0000_s1340" type="#_x0000_t88" style="position:absolute;left:50620;top:27811;width:1467;height:179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u3McUA&#10;AADcAAAADwAAAGRycy9kb3ducmV2LnhtbESP0WoCMRRE3wv9h3ALfatJt2B1a5QiCoVSqjYfcNlc&#10;N4ubm2UTdduvbwTBx2FmzjCzxeBbcaI+NoE1PI8UCOIq2IZrDeZn/TQBEROyxTYwafilCIv5/d0M&#10;SxvOvKXTLtUiQziWqMGl1JVSxsqRxzgKHXH29qH3mLLsa2l7PGe4b2Wh1Fh6bDgvOOxo6ag67I5e&#10;w+ffyjTmS7nNSxE30+Lb1JVRWj8+DO9vIBIN6Ra+tj+shvH0FS5n8hG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C7cxxQAAANwAAAAPAAAAAAAAAAAAAAAAAJgCAABkcnMv&#10;ZG93bnJldi54bWxQSwUGAAAAAAQABAD1AAAAigMAAAAA&#10;" adj="6277" strokecolor="#4579b8 [3044]">
                  <v:textbox>
                    <w:txbxContent>
                      <w:p w14:paraId="5FE79745" w14:textId="77777777" w:rsidR="001C49CD" w:rsidRDefault="001C49CD" w:rsidP="00410C4C"/>
                    </w:txbxContent>
                  </v:textbox>
                </v:shape>
                <v:shape id="Accolade fermante 698" o:spid="_x0000_s1341" type="#_x0000_t88" style="position:absolute;left:55819;top:24619;width:1480;height:860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h0zsAA&#10;AADcAAAADwAAAGRycy9kb3ducmV2LnhtbERPy4rCMBTdC/5DuMLsbKoD4nRMRWYQdOHCx8AsL821&#10;LW1uSpJq/XuzEFweznu1HkwrbuR8bVnBLElBEBdW11wquJy30yUIH5A1tpZJwYM8rPPxaIWZtnc+&#10;0u0UShFD2GeooAqhy6T0RUUGfWI74shdrTMYInSl1A7vMdy0cp6mC2mw5thQYUc/FRXNqTcK3L7/&#10;N8vfBh/XuS//PouDpD4o9TEZNt8gAg3hLX65d1rB4iuujWfiEZD5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rh0zsAAAADcAAAADwAAAAAAAAAAAAAAAACYAgAAZHJzL2Rvd25y&#10;ZXYueG1sUEsFBgAAAAAEAAQA9QAAAIUDAAAAAA==&#10;" adj="1322" strokecolor="#4579b8 [3044]">
                  <v:textbox>
                    <w:txbxContent>
                      <w:p w14:paraId="58A71FEE" w14:textId="77777777" w:rsidR="001C49CD" w:rsidRDefault="001C49CD" w:rsidP="00410C4C"/>
                    </w:txbxContent>
                  </v:textbox>
                </v:shape>
                <v:shape id="Zone de texte 699" o:spid="_x0000_s1342" type="#_x0000_t202" style="position:absolute;left:1851;top:29655;width:8676;height:3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rOgccA&#10;AADcAAAADwAAAGRycy9kb3ducmV2LnhtbESPW2vCQBSE3wv+h+UIfSm6sVIv0VVEesM3jRd8O2SP&#10;STB7NmS3Sfrvu4VCH4eZ+YZZrjtTioZqV1hWMBpGIIhTqwvOFByTt8EMhPPIGkvLpOCbHKxXvYcl&#10;xtq2vKfm4DMRIOxiVJB7X8VSujQng25oK+Lg3Wxt0AdZZ1LX2Aa4KeVzFE2kwYLDQo4VbXNK74cv&#10;o+D6lF12rns/teOXcfX60STTs06Ueux3mwUIT53/D/+1P7WCyXwOv2fCEZ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6qzoHHAAAA3AAAAA8AAAAAAAAAAAAAAAAAmAIAAGRy&#10;cy9kb3ducmV2LnhtbFBLBQYAAAAABAAEAPUAAACMAwAAAAA=&#10;" fillcolor="white [3201]" stroked="f" strokeweight=".5pt">
                  <v:textbox>
                    <w:txbxContent>
                      <w:p w14:paraId="4D1A2A44" w14:textId="77777777" w:rsidR="001C49CD" w:rsidRPr="00410C4C" w:rsidRDefault="001C49CD" w:rsidP="00410C4C">
                        <w:pPr>
                          <w:jc w:val="center"/>
                          <w:rPr>
                            <w:sz w:val="16"/>
                            <w:szCs w:val="16"/>
                          </w:rPr>
                        </w:pPr>
                        <w:r w:rsidRPr="00410C4C">
                          <w:rPr>
                            <w:sz w:val="16"/>
                            <w:szCs w:val="16"/>
                          </w:rPr>
                          <w:t>Apply a 0% PWM</w:t>
                        </w:r>
                      </w:p>
                    </w:txbxContent>
                  </v:textbox>
                </v:shape>
                <v:shape id="Zone de texte 699" o:spid="_x0000_s1343" type="#_x0000_t202" style="position:absolute;left:19767;top:29692;width:22229;height:31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v9BsMA&#10;AADcAAAADwAAAGRycy9kb3ducmV2LnhtbERPy4rCMBTdC/5DuMJsBk1nZFSqUQZxHrjT+sDdpbm2&#10;xeamNJm2/r1ZDLg8nPdi1ZlSNFS7wrKCt1EEgji1uuBMwSH5Gs5AOI+ssbRMCu7kYLXs9xYYa9vy&#10;jpq9z0QIYRejgtz7KpbSpTkZdCNbEQfuamuDPsA6k7rGNoSbUr5H0UQaLDg05FjROqf0tv8zCi6v&#10;2Xnruu9jO/4YV5ufJpmedKLUy6D7nIPw1Pmn+N/9qxVMozA/nAlH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v9BsMAAADcAAAADwAAAAAAAAAAAAAAAACYAgAAZHJzL2Rv&#10;d25yZXYueG1sUEsFBgAAAAAEAAQA9QAAAIgDAAAAAA==&#10;" fillcolor="white [3201]" stroked="f" strokeweight=".5pt">
                  <v:textbox>
                    <w:txbxContent>
                      <w:p w14:paraId="0E83826E" w14:textId="77777777" w:rsidR="001C49CD" w:rsidRPr="00410C4C" w:rsidRDefault="001C49CD" w:rsidP="00410C4C">
                        <w:pPr>
                          <w:jc w:val="center"/>
                          <w:rPr>
                            <w:sz w:val="16"/>
                            <w:szCs w:val="16"/>
                          </w:rPr>
                        </w:pPr>
                        <w:r w:rsidRPr="00410C4C">
                          <w:rPr>
                            <w:sz w:val="16"/>
                            <w:szCs w:val="16"/>
                          </w:rPr>
                          <w:t xml:space="preserve">Calculate new motor power </w:t>
                        </w:r>
                        <w:r>
                          <w:rPr>
                            <w:sz w:val="16"/>
                            <w:szCs w:val="16"/>
                          </w:rPr>
                          <w:t>consign</w:t>
                        </w:r>
                        <w:r w:rsidRPr="00410C4C">
                          <w:rPr>
                            <w:sz w:val="16"/>
                            <w:szCs w:val="16"/>
                          </w:rPr>
                          <w:t xml:space="preserve"> </w:t>
                        </w:r>
                        <w:r>
                          <w:rPr>
                            <w:sz w:val="16"/>
                            <w:szCs w:val="16"/>
                          </w:rPr>
                          <w:t>based on</w:t>
                        </w:r>
                        <w:r w:rsidRPr="00410C4C">
                          <w:rPr>
                            <w:sz w:val="16"/>
                            <w:szCs w:val="16"/>
                          </w:rPr>
                          <w:t xml:space="preserve"> HW inputs and belt function parameters</w:t>
                        </w:r>
                      </w:p>
                      <w:p w14:paraId="662F713A" w14:textId="77777777" w:rsidR="001C49CD" w:rsidRPr="00410C4C" w:rsidRDefault="001C49CD" w:rsidP="00410C4C">
                        <w:pPr>
                          <w:pStyle w:val="NormalWeb"/>
                          <w:spacing w:before="0" w:beforeAutospacing="0" w:after="0" w:afterAutospacing="0"/>
                          <w:jc w:val="center"/>
                          <w:rPr>
                            <w:sz w:val="16"/>
                            <w:szCs w:val="16"/>
                          </w:rPr>
                        </w:pPr>
                      </w:p>
                    </w:txbxContent>
                  </v:textbox>
                </v:shape>
                <v:shape id="Zone de texte 699" o:spid="_x0000_s1344" type="#_x0000_t202" style="position:absolute;left:47395;top:29842;width:6491;height:31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dYncYA&#10;AADcAAAADwAAAGRycy9kb3ducmV2LnhtbESPQWvCQBSE70L/w/KEXqRuVKqSuoqItcWbSW3p7ZF9&#10;JqHZtyG7Jum/7xYEj8PMfMOsNr2pREuNKy0rmIwjEMSZ1SXnCj7S16clCOeRNVaWScEvOdisHwYr&#10;jLXt+ERt4nMRIOxiVFB4X8dSuqwgg25sa+LgXWxj0AfZ5FI32AW4qeQ0iubSYMlhocCadgVlP8nV&#10;KPge5V9H1x/O3ex5Vu/f2nTxqVOlHof99gWEp97fw7f2u1awiCbwfyYcAb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jdYncYAAADcAAAADwAAAAAAAAAAAAAAAACYAgAAZHJz&#10;L2Rvd25yZXYueG1sUEsFBgAAAAAEAAQA9QAAAIsDAAAAAA==&#10;" fillcolor="white [3201]" stroked="f" strokeweight=".5pt">
                  <v:textbox>
                    <w:txbxContent>
                      <w:p w14:paraId="39110A71" w14:textId="77777777" w:rsidR="001C49CD" w:rsidRDefault="001C49CD" w:rsidP="00410C4C">
                        <w:pPr>
                          <w:pStyle w:val="NormalWeb"/>
                          <w:spacing w:before="0" w:beforeAutospacing="0" w:after="0" w:afterAutospacing="0"/>
                          <w:jc w:val="center"/>
                        </w:pPr>
                        <w:r>
                          <w:rPr>
                            <w:rFonts w:ascii="Arial" w:eastAsia="Times New Roman" w:hAnsi="Arial"/>
                            <w:sz w:val="16"/>
                            <w:szCs w:val="16"/>
                          </w:rPr>
                          <w:t>Apply a 0% PWM</w:t>
                        </w:r>
                      </w:p>
                    </w:txbxContent>
                  </v:textbox>
                </v:shape>
                <v:shape id="Zone de texte 699" o:spid="_x0000_s1345" type="#_x0000_t202" style="position:absolute;left:53519;top:29981;width:7949;height:5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XG6sYA&#10;AADcAAAADwAAAGRycy9kb3ducmV2LnhtbESPT2vCQBTE7wW/w/IKvRTdVLFKdJVSWhVvNf7B2yP7&#10;mgSzb0N2TeK3d4VCj8PM/IaZLztTioZqV1hW8DaIQBCnVhecKdgn3/0pCOeRNZaWScGNHCwXvac5&#10;xtq2/EPNzmciQNjFqCD3voqldGlOBt3AVsTB+7W1QR9knUldYxvgppTDKHqXBgsOCzlW9JlTetld&#10;jYLza3baum51aEfjUfW1bpLJUSdKvTx3HzMQnjr/H/5rb7SCSTSEx5lw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uXG6sYAAADcAAAADwAAAAAAAAAAAAAAAACYAgAAZHJz&#10;L2Rvd25yZXYueG1sUEsFBgAAAAAEAAQA9QAAAIsDAAAAAA==&#10;" fillcolor="white [3201]" stroked="f" strokeweight=".5pt">
                  <v:textbox>
                    <w:txbxContent>
                      <w:p w14:paraId="37CCF183" w14:textId="77777777" w:rsidR="001C49CD" w:rsidRPr="004C4A31" w:rsidRDefault="001C49CD" w:rsidP="00410C4C">
                        <w:pPr>
                          <w:pStyle w:val="NormalWeb"/>
                          <w:spacing w:before="0" w:beforeAutospacing="0" w:after="0" w:afterAutospacing="0"/>
                          <w:jc w:val="center"/>
                          <w:rPr>
                            <w:color w:val="F79646" w:themeColor="accent6"/>
                            <w:sz w:val="16"/>
                            <w:szCs w:val="16"/>
                          </w:rPr>
                        </w:pPr>
                        <w:r w:rsidRPr="004C4A31">
                          <w:rPr>
                            <w:rFonts w:ascii="Arial" w:eastAsia="Times New Roman" w:hAnsi="Arial" w:cs="Arial"/>
                            <w:color w:val="5F497A" w:themeColor="accent4" w:themeShade="BF"/>
                            <w:sz w:val="16"/>
                            <w:szCs w:val="16"/>
                          </w:rPr>
                          <w:t>Apply a 0% PWM</w:t>
                        </w:r>
                        <w:r w:rsidRPr="004C4A31">
                          <w:rPr>
                            <w:rFonts w:ascii="Arial" w:eastAsia="Times New Roman" w:hAnsi="Arial" w:cs="Arial"/>
                            <w:sz w:val="16"/>
                            <w:szCs w:val="16"/>
                          </w:rPr>
                          <w:t xml:space="preserve"> or </w:t>
                        </w:r>
                        <w:r w:rsidRPr="004C4A31">
                          <w:rPr>
                            <w:rFonts w:ascii="Arial" w:hAnsi="Arial" w:cs="Arial"/>
                            <w:color w:val="F79646" w:themeColor="accent6"/>
                            <w:sz w:val="16"/>
                            <w:szCs w:val="16"/>
                          </w:rPr>
                          <w:t>new motor power order</w:t>
                        </w:r>
                      </w:p>
                    </w:txbxContent>
                  </v:textbox>
                </v:shape>
                <v:shape id="Zone de texte 703" o:spid="_x0000_s1346" type="#_x0000_t202" style="position:absolute;left:3244;top:34326;width:20898;height:60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Gp8IA&#10;AADcAAAADwAAAGRycy9kb3ducmV2LnhtbESPQWsCMRSE7wX/Q3iCt5q4QiurUVZBENtLVTw/Ns/N&#10;4uZl2URd/70pFHocZuYbZrHqXSPu1IXas4bJWIEgLr2pudJwOm7fZyBCRDbYeCYNTwqwWg7eFpgb&#10;/+Afuh9iJRKEQ44abIxtLmUoLTkMY98SJ+/iO4cxya6SpsNHgrtGZkp9SIc1pwWLLW0sldfDzSVK&#10;cc7M+euYZUWodvZbuf1m7bQeDftiDiJSH//Df+2d0fCppvB7Jh0BuX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9YanwgAAANwAAAAPAAAAAAAAAAAAAAAAAJgCAABkcnMvZG93&#10;bnJldi54bWxQSwUGAAAAAAQABAD1AAAAhwMAAAAA&#10;" fillcolor="white [3201]" strokecolor="#31849b [2408]" strokeweight=".5pt">
                  <v:textbox inset="1mm,1mm,1mm,1mm">
                    <w:txbxContent>
                      <w:p w14:paraId="33BD643F" w14:textId="77777777" w:rsidR="001C49CD" w:rsidRPr="00601C1D" w:rsidRDefault="001C49CD">
                        <w:pPr>
                          <w:rPr>
                            <w:sz w:val="16"/>
                            <w:szCs w:val="16"/>
                          </w:rPr>
                        </w:pPr>
                        <w:r w:rsidRPr="00601C1D">
                          <w:rPr>
                            <w:sz w:val="16"/>
                            <w:szCs w:val="16"/>
                          </w:rPr>
                          <w:t>Extract</w:t>
                        </w:r>
                        <w:r>
                          <w:rPr>
                            <w:sz w:val="16"/>
                            <w:szCs w:val="16"/>
                          </w:rPr>
                          <w:t>s</w:t>
                        </w:r>
                        <w:r w:rsidRPr="00601C1D">
                          <w:rPr>
                            <w:sz w:val="16"/>
                            <w:szCs w:val="16"/>
                          </w:rPr>
                          <w:t xml:space="preserve"> step parameter</w:t>
                        </w:r>
                        <w:r>
                          <w:rPr>
                            <w:sz w:val="16"/>
                            <w:szCs w:val="16"/>
                          </w:rPr>
                          <w:t>s</w:t>
                        </w:r>
                        <w:r w:rsidRPr="00601C1D">
                          <w:rPr>
                            <w:sz w:val="16"/>
                            <w:szCs w:val="16"/>
                          </w:rPr>
                          <w:t xml:space="preserve"> and provide them to 2ms and/or 400µs su</w:t>
                        </w:r>
                        <w:r>
                          <w:rPr>
                            <w:sz w:val="16"/>
                            <w:szCs w:val="16"/>
                          </w:rPr>
                          <w:t>b</w:t>
                        </w:r>
                        <w:r w:rsidRPr="00601C1D">
                          <w:rPr>
                            <w:sz w:val="16"/>
                            <w:szCs w:val="16"/>
                          </w:rPr>
                          <w:t xml:space="preserve"> modules to perform the computation of motor power consign.</w:t>
                        </w:r>
                      </w:p>
                    </w:txbxContent>
                  </v:textbox>
                </v:shape>
                <v:shape id="Connecteur droit avec flèche 704" o:spid="_x0000_s1347" type="#_x0000_t32" style="position:absolute;left:11050;top:22031;width:2643;height:1229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p9y8QAAADcAAAADwAAAGRycy9kb3ducmV2LnhtbESPQWvCQBSE74X+h+UVeqsbJVqJrlJq&#10;RC8FTT14fGSfSTD7NmS3Sfz3riD0OMzMN8xyPZhadNS6yrKC8SgCQZxbXXGh4PS7/ZiDcB5ZY22Z&#10;FNzIwXr1+rLERNuej9RlvhABwi5BBaX3TSKly0sy6Ea2IQ7exbYGfZBtIXWLfYCbWk6iaCYNVhwW&#10;Smzou6T8mv2ZQDHx7ift0zSrUzy40+bcTWexUu9vw9cChKfB/4ef7b1W8BnF8DgTjoBc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n3LxAAAANwAAAAPAAAAAAAAAAAA&#10;AAAAAKECAABkcnMvZG93bnJldi54bWxQSwUGAAAAAAQABAD5AAAAkgMAAAAA&#10;" strokecolor="#31849b [2408]">
                  <v:stroke endarrow="classic"/>
                </v:shape>
                <v:shape id="Connecteur droit avec flèche 705" o:spid="_x0000_s1348" type="#_x0000_t32" style="position:absolute;left:11486;top:22038;width:5182;height:253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EwcYAAADcAAAADwAAAGRycy9kb3ducmV2LnhtbESPT2sCMRTE70K/Q3hCb5rYYiurUaS2&#10;oAUP/sHS22Pz3N26eVk3UVc/vSkUehxm5jfMaNLYUpyp9oVjDb2uAkGcOlNwpmG7+egMQPiAbLB0&#10;TBqu5GEyfmiNMDHuwis6r0MmIoR9ghryEKpESp/mZNF3XUUcvb2rLYYo60yaGi8Rbkv5pNSLtFhw&#10;XMixorec0sP6ZCPlc6m+j/MfOTs8f/FtsTPT8j1o/dhupkMQgZrwH/5rz42GV9WH3zPxCMjx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vuRMHGAAAA3AAAAA8AAAAAAAAA&#10;AAAAAAAAoQIAAGRycy9kb3ducmV2LnhtbFBLBQYAAAAABAAEAPkAAACUAwAAAAA=&#10;" strokecolor="#31849b [2408]">
                  <v:stroke endarrow="classic"/>
                </v:shape>
                <v:shape id="Connecteur droit avec flèche 706" o:spid="_x0000_s1349" type="#_x0000_t32" style="position:absolute;left:11605;top:22035;width:16371;height:25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zatsYAAADcAAAADwAAAGRycy9kb3ducmV2LnhtbESPT2sCMRTE74V+h/CE3mqigsp2o0hV&#10;sAUP/kHp7bF53d26eVk3qW776ZuC4HGYmd8w6bS1lbhQ40vHGnpdBYI4c6bkXMN+t3weg/AB2WDl&#10;mDT8kIfp5PEhxcS4K2/osg25iBD2CWooQqgTKX1WkEXfdTVx9D5dYzFE2eTSNHiNcFvJvlJDabHk&#10;uFBgTa8FZaftt42U97X6OK++5Pw0OPLv28HMqkXQ+qnTzl5ABGrDPXxrr4yGkRrC/5l4BOTk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s82rbGAAAA3AAAAA8AAAAAAAAA&#10;AAAAAAAAoQIAAGRycy9kb3ducmV2LnhtbFBLBQYAAAAABAAEAPkAAACUAwAAAAA=&#10;" strokecolor="#31849b [2408]">
                  <v:stroke endarrow="classic"/>
                </v:shape>
                <v:shape id="Connecteur droit avec flèche 707" o:spid="_x0000_s1350" type="#_x0000_t32" style="position:absolute;left:11605;top:22035;width:33238;height:253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B/LcYAAADcAAAADwAAAGRycy9kb3ducmV2LnhtbESPQWsCMRSE7wX/Q3hCbzXRQpV1o4i2&#10;YAsetKXF22Pz3F3dvGw3qa7++kYQPA4z8w2TTltbiSM1vnSsod9TIIgzZ0rONXx9vj2NQPiAbLBy&#10;TBrO5GE66TykmBh34jUdNyEXEcI+QQ1FCHUipc8Ksuh7riaO3s41FkOUTS5Ng6cIt5UcKPUiLZYc&#10;FwqsaV5Qdtj82Uj5WKnt73IvF4fnH768f5tZ9Rq0fuy2szGIQG24h2/tpdEwVEO4nolHQE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Rwfy3GAAAA3AAAAA8AAAAAAAAA&#10;AAAAAAAAoQIAAGRycy9kb3ducmV2LnhtbFBLBQYAAAAABAAEAPkAAACUAwAAAAA=&#10;" strokecolor="#31849b [2408]">
                  <v:stroke endarrow="classic"/>
                </v:shape>
                <v:shape id="Zone de texte 703" o:spid="_x0000_s1351" type="#_x0000_t202" style="position:absolute;left:11839;top:876;width:20892;height:43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EU1sMA&#10;AADcAAAADwAAAGRycy9kb3ducmV2LnhtbESPwW7CMAyG75P2DpEn7TYSehioEFBBmoQGlwHibDVe&#10;U61xqiaD7u3xAWlH6/f/2d9yPYZOXWlIbWQL04kBRVxH13Jj4Xz6eJuDShnZYReZLPxRgvXq+WmJ&#10;pYs3/qLrMTdKIJxKtOBz7kutU+0pYJrEnliy7zgEzDIOjXYD3gQeOl0Y864DtiwXPPa09VT/HH+D&#10;UKpL4S77U1FUqdn5gwmf202w9vVlrBagMo35f/nR3jkLMyPfioyIgF7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EU1sMAAADcAAAADwAAAAAAAAAAAAAAAACYAgAAZHJzL2Rv&#10;d25yZXYueG1sUEsFBgAAAAAEAAQA9QAAAIgDAAAAAA==&#10;" fillcolor="white [3201]" strokecolor="#31849b [2408]" strokeweight=".5pt">
                  <v:textbox inset="1mm,1mm,1mm,1mm">
                    <w:txbxContent>
                      <w:p w14:paraId="507FEED6" w14:textId="77777777" w:rsidR="001C49CD" w:rsidRDefault="001C49CD" w:rsidP="00601C1D">
                        <w:pPr>
                          <w:pStyle w:val="NormalWeb"/>
                          <w:spacing w:before="0" w:beforeAutospacing="0" w:after="0" w:afterAutospacing="0"/>
                          <w:jc w:val="both"/>
                        </w:pPr>
                        <w:r>
                          <w:rPr>
                            <w:rFonts w:ascii="Arial" w:eastAsia="Times New Roman" w:hAnsi="Arial"/>
                            <w:sz w:val="16"/>
                            <w:szCs w:val="16"/>
                          </w:rPr>
                          <w:t>Evaluates that the current executed step shall be interrupted at the next 10ms function call.</w:t>
                        </w:r>
                      </w:p>
                    </w:txbxContent>
                  </v:textbox>
                </v:shape>
                <v:shape id="Connecteur droit avec flèche 709" o:spid="_x0000_s1352" type="#_x0000_t32" style="position:absolute;left:15017;top:5218;width:4001;height:1601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NOxMYAAADcAAAADwAAAGRycy9kb3ducmV2LnhtbESPT2sCMRTE70K/Q3hCb5rYgq2rUaS2&#10;oAUP/sHS22Pz3N26eVk3UVc/vSkUehxm5jfMaNLYUpyp9oVjDb2uAkGcOlNwpmG7+ei8gvAB2WDp&#10;mDRcycNk/NAaYWLchVd0XodMRAj7BDXkIVSJlD7NyaLvuoo4entXWwxR1pk0NV4i3JbySam+tFhw&#10;XMixorec0sP6ZCPlc6m+j/MfOTs8f/FtsTPT8j1o/dhupkMQgZrwH/5rz42GFzWA3zPxCMjx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qjTsTGAAAA3AAAAA8AAAAAAAAA&#10;AAAAAAAAoQIAAGRycy9kb3ducmV2LnhtbFBLBQYAAAAABAAEAPkAAACUAwAAAAA=&#10;" strokecolor="#31849b [2408]">
                  <v:stroke endarrow="classic"/>
                </v:shape>
                <v:shape id="Connecteur droit avec flèche 710" o:spid="_x0000_s1353" type="#_x0000_t32" style="position:absolute;left:15455;top:20059;width:10580;height:11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NFZsIAAADcAAAADwAAAGRycy9kb3ducmV2LnhtbERPTWvCQBC9F/wPywi91U0KtRJdRSyV&#10;9iBUa/U6ZMckmJ0Nu1uN/75zKHh8vO/ZonetulCIjWcD+SgDRVx623BlYP/9/jQBFROyxdYzGbhR&#10;hMV88DDDwvorb+myS5WSEI4FGqhT6gqtY1mTwzjyHbFwJx8cJoGh0jbgVcJdq5+zbKwdNiwNNXa0&#10;qqk8736d9L4cfuJ6uf7an/PPt21YbTZ4tMY8DvvlFFSiPt3F/+4Pa+A1l/lyRo6Anv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TNFZsIAAADcAAAADwAAAAAAAAAAAAAA&#10;AAChAgAAZHJzL2Rvd25yZXYueG1sUEsFBgAAAAAEAAQA+QAAAJADAAAAAA==&#10;" strokecolor="#31849b [2408]">
                  <v:stroke endarrow="classic"/>
                </v:shape>
                <v:shape id="Connecteur droit avec flèche 711" o:spid="_x0000_s1354" type="#_x0000_t32" style="position:absolute;left:15455;top:20056;width:27635;height:11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g/cQAAADcAAAADwAAAGRycy9kb3ducmV2LnhtbESPS2vCQBSF9wX/w3AL3dVJCm0lZiKi&#10;VOxC8O32krlNgpk7YWbU9N93hILLw3l8nHzSm1ZcyfnGsoJ0mIAgLq1uuFKw3329jkD4gKyxtUwK&#10;fsnDpBg85Zhpe+MNXbehEnGEfYYK6hC6TEpf1mTQD21HHL0f6wyGKF0ltcNbHDetfEuSD2mw4Uio&#10;saNZTeV5ezGR+348+MV0sd6f0+/5xs1WKzxppV6e++kYRKA+PML/7aVW8JmmcD8Tj4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f+D9xAAAANwAAAAPAAAAAAAAAAAA&#10;AAAAAKECAABkcnMvZG93bnJldi54bWxQSwUGAAAAAAQABAD5AAAAkgMAAAAA&#10;" strokecolor="#31849b [2408]">
                  <v:stroke endarrow="classic"/>
                </v:shape>
                <v:shape id="Connecteur droit avec flèche 712" o:spid="_x0000_s1355" type="#_x0000_t32" style="position:absolute;left:15455;top:20056;width:33022;height:1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1+isQAAADcAAAADwAAAGRycy9kb3ducmV2LnhtbESPS2sCMRSF90L/Q7gFd5oZwVamRhFF&#10;sQuhvur2MrnODE5uhiTq+O9NoeDycB4fZzxtTS1u5HxlWUHaT0AQ51ZXXCg47Je9EQgfkDXWlknB&#10;gzxMJ2+dMWba3nlLt10oRBxhn6GCMoQmk9LnJRn0fdsQR+9sncEQpSukdniP46aWgyT5kAYrjoQS&#10;G5qXlF92VxO5w9+jX81WP4dL+r3YuvlmgyetVPe9nX2BCNSGV/i/vdYKPtMB/J2JR0BOn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rX6KxAAAANwAAAAPAAAAAAAAAAAA&#10;AAAAAKECAABkcnMvZG93bnJldi54bWxQSwUGAAAAAAQABAD5AAAAkgMAAAAA&#10;" strokecolor="#31849b [2408]">
                  <v:stroke endarrow="classic"/>
                </v:shape>
                <w10:anchorlock/>
              </v:group>
            </w:pict>
          </mc:Fallback>
        </mc:AlternateContent>
      </w:r>
    </w:p>
    <w:p w14:paraId="22666466" w14:textId="77777777" w:rsidR="007F16DF" w:rsidRPr="00AE7C6C" w:rsidRDefault="00AE7C6C" w:rsidP="00AE7C6C">
      <w:pPr>
        <w:pStyle w:val="Caption"/>
        <w:jc w:val="center"/>
        <w:rPr>
          <w:sz w:val="16"/>
          <w:szCs w:val="16"/>
        </w:rPr>
      </w:pPr>
      <w:r w:rsidRPr="00AE7C6C">
        <w:rPr>
          <w:sz w:val="16"/>
          <w:szCs w:val="16"/>
        </w:rPr>
        <w:t xml:space="preserve">Figure </w:t>
      </w:r>
      <w:r w:rsidRPr="00AE7C6C">
        <w:rPr>
          <w:sz w:val="16"/>
          <w:szCs w:val="16"/>
        </w:rPr>
        <w:fldChar w:fldCharType="begin"/>
      </w:r>
      <w:r w:rsidRPr="00AE7C6C">
        <w:rPr>
          <w:sz w:val="16"/>
          <w:szCs w:val="16"/>
        </w:rPr>
        <w:instrText xml:space="preserve"> SEQ Figure \* ARABIC </w:instrText>
      </w:r>
      <w:r w:rsidRPr="00AE7C6C">
        <w:rPr>
          <w:sz w:val="16"/>
          <w:szCs w:val="16"/>
        </w:rPr>
        <w:fldChar w:fldCharType="separate"/>
      </w:r>
      <w:r w:rsidR="00834BB3">
        <w:rPr>
          <w:noProof/>
          <w:sz w:val="16"/>
          <w:szCs w:val="16"/>
        </w:rPr>
        <w:t>1</w:t>
      </w:r>
      <w:r w:rsidRPr="00AE7C6C">
        <w:rPr>
          <w:sz w:val="16"/>
          <w:szCs w:val="16"/>
        </w:rPr>
        <w:fldChar w:fldCharType="end"/>
      </w:r>
      <w:r w:rsidR="00871F8F">
        <w:rPr>
          <w:sz w:val="16"/>
          <w:szCs w:val="16"/>
        </w:rPr>
        <w:t>:</w:t>
      </w:r>
      <w:r w:rsidRPr="00AE7C6C">
        <w:rPr>
          <w:sz w:val="16"/>
          <w:szCs w:val="16"/>
        </w:rPr>
        <w:t xml:space="preserve"> BFE </w:t>
      </w:r>
      <w:r w:rsidR="00B15342" w:rsidRPr="00AE7C6C">
        <w:rPr>
          <w:sz w:val="16"/>
          <w:szCs w:val="16"/>
        </w:rPr>
        <w:t>behaviour</w:t>
      </w:r>
      <w:r w:rsidRPr="00AE7C6C">
        <w:rPr>
          <w:sz w:val="16"/>
          <w:szCs w:val="16"/>
        </w:rPr>
        <w:t xml:space="preserve"> </w:t>
      </w:r>
      <w:r w:rsidR="00506DF4">
        <w:rPr>
          <w:sz w:val="16"/>
          <w:szCs w:val="16"/>
        </w:rPr>
        <w:t>chrono</w:t>
      </w:r>
      <w:r w:rsidRPr="00AE7C6C">
        <w:rPr>
          <w:sz w:val="16"/>
          <w:szCs w:val="16"/>
        </w:rPr>
        <w:t>gram</w:t>
      </w:r>
    </w:p>
    <w:p w14:paraId="4D2657A6" w14:textId="77777777" w:rsidR="007F16DF" w:rsidRDefault="007F16DF" w:rsidP="006B59B2">
      <w:pPr>
        <w:pStyle w:val="Header"/>
        <w:tabs>
          <w:tab w:val="clear" w:pos="4536"/>
          <w:tab w:val="clear" w:pos="9072"/>
        </w:tabs>
      </w:pPr>
    </w:p>
    <w:p w14:paraId="52FD56CB" w14:textId="77777777" w:rsidR="00016F3E" w:rsidRDefault="00016F3E">
      <w:pPr>
        <w:jc w:val="left"/>
        <w:rPr>
          <w:b/>
          <w:u w:val="single"/>
        </w:rPr>
      </w:pPr>
      <w:r>
        <w:br w:type="page"/>
      </w:r>
    </w:p>
    <w:p w14:paraId="5BF77B44" w14:textId="77777777" w:rsidR="00524377" w:rsidRDefault="00524377" w:rsidP="00524377">
      <w:pPr>
        <w:pStyle w:val="Heading3"/>
      </w:pPr>
      <w:bookmarkStart w:id="174" w:name="_Toc396742520"/>
      <w:r>
        <w:lastRenderedPageBreak/>
        <w:t>Step scheduling management</w:t>
      </w:r>
      <w:r w:rsidR="00090FC3">
        <w:t xml:space="preserve"> (10ms)</w:t>
      </w:r>
      <w:bookmarkEnd w:id="174"/>
    </w:p>
    <w:p w14:paraId="4040D185" w14:textId="77777777" w:rsidR="000B6C65" w:rsidRDefault="0006069C" w:rsidP="006B59B2">
      <w:pPr>
        <w:pStyle w:val="Header"/>
        <w:tabs>
          <w:tab w:val="clear" w:pos="4536"/>
          <w:tab w:val="clear" w:pos="9072"/>
        </w:tabs>
      </w:pPr>
      <w:r>
        <w:t>The step scheduling management is done when the BFE_runScheduleStep main function is called by the application OS.</w:t>
      </w:r>
      <w:r w:rsidR="000B6C65">
        <w:t xml:space="preserve"> </w:t>
      </w:r>
    </w:p>
    <w:p w14:paraId="11B2B1C9" w14:textId="77777777" w:rsidR="00524377" w:rsidRDefault="002A3B9D" w:rsidP="006B59B2">
      <w:pPr>
        <w:pStyle w:val="Header"/>
        <w:tabs>
          <w:tab w:val="clear" w:pos="4536"/>
          <w:tab w:val="clear" w:pos="9072"/>
        </w:tabs>
      </w:pPr>
      <w:r>
        <w:t>Overview of the jobs performed by th</w:t>
      </w:r>
      <w:r w:rsidR="00FD41FE">
        <w:t>is</w:t>
      </w:r>
      <w:r>
        <w:t xml:space="preserve"> function</w:t>
      </w:r>
      <w:r w:rsidR="00FD41FE">
        <w:t xml:space="preserve"> with Technical function references indication</w:t>
      </w:r>
      <w:r w:rsidR="00090FC3">
        <w:t>:</w:t>
      </w:r>
    </w:p>
    <w:p w14:paraId="0F5B3707" w14:textId="77777777" w:rsidR="00090FC3" w:rsidRDefault="00090FC3" w:rsidP="006B59B2">
      <w:pPr>
        <w:pStyle w:val="Header"/>
        <w:tabs>
          <w:tab w:val="clear" w:pos="4536"/>
          <w:tab w:val="clear" w:pos="9072"/>
        </w:tabs>
      </w:pPr>
    </w:p>
    <w:p w14:paraId="395AB433" w14:textId="77777777" w:rsidR="00524377" w:rsidRDefault="002E45DF" w:rsidP="00075518">
      <w:pPr>
        <w:pStyle w:val="Header"/>
        <w:tabs>
          <w:tab w:val="clear" w:pos="4536"/>
          <w:tab w:val="clear" w:pos="9072"/>
        </w:tabs>
      </w:pPr>
      <w:r>
        <w:rPr>
          <w:noProof/>
          <w:lang w:val="fr-FR" w:eastAsia="fr-FR"/>
        </w:rPr>
        <mc:AlternateContent>
          <mc:Choice Requires="wpc">
            <w:drawing>
              <wp:inline distT="0" distB="0" distL="0" distR="0" wp14:anchorId="4224134C" wp14:editId="7D053202">
                <wp:extent cx="6117885" cy="7421525"/>
                <wp:effectExtent l="0" t="0" r="0" b="8255"/>
                <wp:docPr id="498" name="Zone de dessin 49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06" name="Straight Arrow Connector 506"/>
                        <wps:cNvCnPr>
                          <a:stCxn id="507" idx="2"/>
                        </wps:cNvCnPr>
                        <wps:spPr>
                          <a:xfrm>
                            <a:off x="673901" y="4858607"/>
                            <a:ext cx="627" cy="187619"/>
                          </a:xfrm>
                          <a:prstGeom prst="straightConnector1">
                            <a:avLst/>
                          </a:prstGeom>
                          <a:ln>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s:wsp>
                        <wps:cNvPr id="433" name="Rounded Rectangle 433"/>
                        <wps:cNvSpPr/>
                        <wps:spPr>
                          <a:xfrm>
                            <a:off x="177161" y="5076047"/>
                            <a:ext cx="5761266" cy="1182670"/>
                          </a:xfrm>
                          <a:prstGeom prst="roundRect">
                            <a:avLst/>
                          </a:prstGeom>
                          <a:solidFill>
                            <a:schemeClr val="bg1"/>
                          </a:solidFill>
                          <a:ln w="19050">
                            <a:solidFill>
                              <a:schemeClr val="bg1">
                                <a:lumMod val="85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9" name="Straight Arrow Connector 499"/>
                        <wps:cNvCnPr>
                          <a:stCxn id="500" idx="2"/>
                        </wps:cNvCnPr>
                        <wps:spPr>
                          <a:xfrm flipH="1">
                            <a:off x="2279383" y="2486651"/>
                            <a:ext cx="81" cy="187764"/>
                          </a:xfrm>
                          <a:prstGeom prst="straightConnector1">
                            <a:avLst/>
                          </a:prstGeom>
                          <a:ln>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s:wsp>
                        <wps:cNvPr id="76" name="Straight Arrow Connector 76"/>
                        <wps:cNvCnPr>
                          <a:stCxn id="75" idx="1"/>
                          <a:endCxn id="486" idx="3"/>
                        </wps:cNvCnPr>
                        <wps:spPr>
                          <a:xfrm flipH="1">
                            <a:off x="2509571" y="1099778"/>
                            <a:ext cx="743013" cy="36577"/>
                          </a:xfrm>
                          <a:prstGeom prst="straightConnector1">
                            <a:avLst/>
                          </a:prstGeom>
                          <a:ln>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s:wsp>
                        <wps:cNvPr id="163" name="Organigramme : Connecteur 163"/>
                        <wps:cNvSpPr/>
                        <wps:spPr>
                          <a:xfrm>
                            <a:off x="1291259" y="68580"/>
                            <a:ext cx="108585" cy="108585"/>
                          </a:xfrm>
                          <a:prstGeom prst="flowChartConnector">
                            <a:avLst/>
                          </a:prstGeom>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Connecteur droit avec flèche 299"/>
                        <wps:cNvCnPr>
                          <a:stCxn id="163" idx="4"/>
                          <a:endCxn id="29" idx="0"/>
                        </wps:cNvCnPr>
                        <wps:spPr>
                          <a:xfrm flipH="1">
                            <a:off x="1343362" y="177165"/>
                            <a:ext cx="2190" cy="216169"/>
                          </a:xfrm>
                          <a:prstGeom prst="straightConnector1">
                            <a:avLst/>
                          </a:prstGeom>
                          <a:ln>
                            <a:tailEnd type="stealth"/>
                          </a:ln>
                        </wps:spPr>
                        <wps:style>
                          <a:lnRef idx="1">
                            <a:schemeClr val="accent1"/>
                          </a:lnRef>
                          <a:fillRef idx="0">
                            <a:schemeClr val="accent1"/>
                          </a:fillRef>
                          <a:effectRef idx="0">
                            <a:schemeClr val="accent1"/>
                          </a:effectRef>
                          <a:fontRef idx="minor">
                            <a:schemeClr val="tx1"/>
                          </a:fontRef>
                        </wps:style>
                        <wps:bodyPr/>
                      </wps:wsp>
                      <wps:wsp>
                        <wps:cNvPr id="331" name="Organigramme : Connecteur 331"/>
                        <wps:cNvSpPr/>
                        <wps:spPr>
                          <a:xfrm>
                            <a:off x="3005972" y="7198995"/>
                            <a:ext cx="108585" cy="107950"/>
                          </a:xfrm>
                          <a:prstGeom prst="flowChartConnector">
                            <a:avLst/>
                          </a:prstGeom>
                        </wps:spPr>
                        <wps:style>
                          <a:lnRef idx="0">
                            <a:schemeClr val="dk1"/>
                          </a:lnRef>
                          <a:fillRef idx="3">
                            <a:schemeClr val="dk1"/>
                          </a:fillRef>
                          <a:effectRef idx="3">
                            <a:schemeClr val="dk1"/>
                          </a:effectRef>
                          <a:fontRef idx="minor">
                            <a:schemeClr val="lt1"/>
                          </a:fontRef>
                        </wps:style>
                        <wps:txbx>
                          <w:txbxContent>
                            <w:p w14:paraId="5E870269" w14:textId="77777777" w:rsidR="001C49CD" w:rsidRDefault="001C49CD" w:rsidP="002E45DF"/>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2" name="Connecteur droit avec flèche 332"/>
                        <wps:cNvCnPr>
                          <a:stCxn id="510" idx="2"/>
                          <a:endCxn id="331" idx="0"/>
                        </wps:cNvCnPr>
                        <wps:spPr>
                          <a:xfrm>
                            <a:off x="3056383" y="7028198"/>
                            <a:ext cx="3882" cy="170797"/>
                          </a:xfrm>
                          <a:prstGeom prst="straightConnector1">
                            <a:avLst/>
                          </a:prstGeom>
                          <a:ln>
                            <a:tailEnd type="stealth"/>
                          </a:ln>
                        </wps:spPr>
                        <wps:style>
                          <a:lnRef idx="1">
                            <a:schemeClr val="accent1"/>
                          </a:lnRef>
                          <a:fillRef idx="0">
                            <a:schemeClr val="accent1"/>
                          </a:fillRef>
                          <a:effectRef idx="0">
                            <a:schemeClr val="accent1"/>
                          </a:effectRef>
                          <a:fontRef idx="minor">
                            <a:schemeClr val="tx1"/>
                          </a:fontRef>
                        </wps:style>
                        <wps:bodyPr/>
                      </wps:wsp>
                      <wps:wsp>
                        <wps:cNvPr id="29" name="Rectangle 29"/>
                        <wps:cNvSpPr/>
                        <wps:spPr>
                          <a:xfrm>
                            <a:off x="177165" y="393334"/>
                            <a:ext cx="2332393" cy="307719"/>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19017C1F" w14:textId="77777777" w:rsidR="001C49CD" w:rsidRPr="00042EBA" w:rsidRDefault="001C49CD" w:rsidP="00042EBA">
                              <w:pPr>
                                <w:jc w:val="center"/>
                                <w:rPr>
                                  <w:lang w:val="en-US"/>
                                </w:rPr>
                              </w:pPr>
                              <w:r w:rsidRPr="00042EBA">
                                <w:rPr>
                                  <w:lang w:val="en-US"/>
                                </w:rPr>
                                <w:t xml:space="preserve">Perform a </w:t>
                              </w:r>
                              <w:r>
                                <w:rPr>
                                  <w:lang w:val="en-US"/>
                                </w:rPr>
                                <w:t>s</w:t>
                              </w:r>
                              <w:r w:rsidRPr="00042EBA">
                                <w:rPr>
                                  <w:lang w:val="en-US"/>
                                </w:rPr>
                                <w:t>napshot of all inputs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6" name="Rectangle 486"/>
                        <wps:cNvSpPr/>
                        <wps:spPr>
                          <a:xfrm>
                            <a:off x="177178" y="937260"/>
                            <a:ext cx="2332393" cy="39819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444D6089" w14:textId="77777777" w:rsidR="001C49CD" w:rsidRPr="000A5F4C" w:rsidRDefault="001C49CD" w:rsidP="00042EBA">
                              <w:pPr>
                                <w:jc w:val="center"/>
                                <w:rPr>
                                  <w:b/>
                                  <w:color w:val="B6DDE8" w:themeColor="accent5" w:themeTint="66"/>
                                  <w:lang w:val="en-US"/>
                                </w:rPr>
                              </w:pPr>
                              <w:r>
                                <w:rPr>
                                  <w:lang w:val="en-US"/>
                                </w:rPr>
                                <w:t xml:space="preserve">Filter </w:t>
                              </w:r>
                              <w:r w:rsidRPr="000A5F4C">
                                <w:rPr>
                                  <w:b/>
                                  <w:color w:val="B6DDE8" w:themeColor="accent5" w:themeTint="66"/>
                                  <w:lang w:val="en-US"/>
                                </w:rPr>
                                <w:t>Selected Cycle</w:t>
                              </w:r>
                              <w:r w:rsidRPr="000A5F4C">
                                <w:rPr>
                                  <w:color w:val="B6DDE8" w:themeColor="accent5" w:themeTint="66"/>
                                  <w:lang w:val="en-US"/>
                                </w:rPr>
                                <w:t xml:space="preserve"> </w:t>
                              </w:r>
                              <w:r>
                                <w:rPr>
                                  <w:lang w:val="en-US"/>
                                </w:rPr>
                                <w:t xml:space="preserve">based on </w:t>
                              </w:r>
                              <w:r w:rsidRPr="000A5F4C">
                                <w:rPr>
                                  <w:b/>
                                  <w:color w:val="B6DDE8" w:themeColor="accent5" w:themeTint="66"/>
                                  <w:lang w:val="en-US"/>
                                </w:rPr>
                                <w:t>Pyro activation 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1" name="Rectangle 491"/>
                        <wps:cNvSpPr/>
                        <wps:spPr>
                          <a:xfrm>
                            <a:off x="177168" y="2674575"/>
                            <a:ext cx="2332393" cy="39819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4C92809A" w14:textId="77777777" w:rsidR="001C49CD" w:rsidRPr="000A5F4C" w:rsidRDefault="001C49CD" w:rsidP="00042EBA">
                              <w:pPr>
                                <w:jc w:val="center"/>
                                <w:rPr>
                                  <w:b/>
                                  <w:color w:val="B6DDE8" w:themeColor="accent5" w:themeTint="66"/>
                                  <w:lang w:val="en-US"/>
                                </w:rPr>
                              </w:pPr>
                              <w:r>
                                <w:rPr>
                                  <w:lang w:val="en-US"/>
                                </w:rPr>
                                <w:t xml:space="preserve">Extract </w:t>
                              </w:r>
                              <w:r w:rsidRPr="00C658A7">
                                <w:rPr>
                                  <w:b/>
                                  <w:color w:val="B6DDE8" w:themeColor="accent5" w:themeTint="66"/>
                                  <w:lang w:val="en-US"/>
                                </w:rPr>
                                <w:t>cycle options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Flowchart: Document 75"/>
                        <wps:cNvSpPr/>
                        <wps:spPr>
                          <a:xfrm>
                            <a:off x="3252584" y="937257"/>
                            <a:ext cx="789495" cy="325041"/>
                          </a:xfrm>
                          <a:prstGeom prst="flowChartDocument">
                            <a:avLst/>
                          </a:prstGeom>
                          <a:solidFill>
                            <a:srgbClr val="FCFDDB"/>
                          </a:solidFill>
                          <a:ln w="1270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711AC4" w14:textId="77777777" w:rsidR="001C49CD" w:rsidRPr="00C658A7" w:rsidRDefault="001C49CD" w:rsidP="00C658A7">
                              <w:pPr>
                                <w:jc w:val="center"/>
                                <w:rPr>
                                  <w:color w:val="C0504D" w:themeColor="accent2"/>
                                  <w:lang w:val="fr-FR"/>
                                </w:rPr>
                              </w:pPr>
                              <w:r w:rsidRPr="00C658A7">
                                <w:rPr>
                                  <w:color w:val="C0504D" w:themeColor="accent2"/>
                                  <w:lang w:val="fr-FR"/>
                                </w:rPr>
                                <w:t>TF_G14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0" name="Flowchart: Document 500"/>
                        <wps:cNvSpPr/>
                        <wps:spPr>
                          <a:xfrm>
                            <a:off x="1884534" y="2183618"/>
                            <a:ext cx="789859" cy="324485"/>
                          </a:xfrm>
                          <a:prstGeom prst="flowChartDocument">
                            <a:avLst/>
                          </a:prstGeom>
                          <a:solidFill>
                            <a:srgbClr val="FCFDDB"/>
                          </a:solidFill>
                          <a:ln w="1270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120DC3" w14:textId="77777777" w:rsidR="001C49CD" w:rsidRDefault="001C49CD" w:rsidP="00C658A7">
                              <w:pPr>
                                <w:pStyle w:val="NormalWeb"/>
                                <w:spacing w:before="0" w:beforeAutospacing="0" w:after="0" w:afterAutospacing="0"/>
                                <w:jc w:val="center"/>
                              </w:pPr>
                              <w:r>
                                <w:rPr>
                                  <w:rFonts w:ascii="Arial" w:eastAsia="Times New Roman" w:hAnsi="Arial"/>
                                  <w:color w:val="C0504D"/>
                                  <w:sz w:val="20"/>
                                  <w:szCs w:val="20"/>
                                  <w:lang w:val="fr-FR"/>
                                </w:rPr>
                                <w:t>TF_G113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 name="Diamond 105"/>
                        <wps:cNvSpPr/>
                        <wps:spPr>
                          <a:xfrm>
                            <a:off x="2267588" y="3394464"/>
                            <a:ext cx="2823446" cy="726250"/>
                          </a:xfrm>
                          <a:prstGeom prst="diamond">
                            <a:avLst/>
                          </a:prstGeom>
                        </wps:spPr>
                        <wps:style>
                          <a:lnRef idx="1">
                            <a:schemeClr val="accent5"/>
                          </a:lnRef>
                          <a:fillRef idx="2">
                            <a:schemeClr val="accent5"/>
                          </a:fillRef>
                          <a:effectRef idx="1">
                            <a:schemeClr val="accent5"/>
                          </a:effectRef>
                          <a:fontRef idx="minor">
                            <a:schemeClr val="dk1"/>
                          </a:fontRef>
                        </wps:style>
                        <wps:txbx>
                          <w:txbxContent>
                            <w:p w14:paraId="3570B470" w14:textId="77777777" w:rsidR="001C49CD" w:rsidRPr="00C10D0C" w:rsidRDefault="001C49CD" w:rsidP="00C10D0C">
                              <w:pPr>
                                <w:jc w:val="center"/>
                                <w:rPr>
                                  <w:sz w:val="14"/>
                                  <w:lang w:val="en-US"/>
                                </w:rPr>
                              </w:pPr>
                              <w:r w:rsidRPr="00C10D0C">
                                <w:rPr>
                                  <w:lang w:val="en-US"/>
                                </w:rPr>
                                <w:t xml:space="preserve">New step to be </w:t>
                              </w:r>
                              <w:r>
                                <w:rPr>
                                  <w:lang w:val="en-US"/>
                                </w:rPr>
                                <w:t>started</w:t>
                              </w:r>
                              <w:r w:rsidRPr="00C10D0C">
                                <w:rPr>
                                  <w:lang w:val="en-US"/>
                                </w:rPr>
                                <w:t xml:space="preserve"> </w:t>
                              </w:r>
                              <w:r w:rsidRPr="00C10D0C">
                                <w:rPr>
                                  <w:sz w:val="14"/>
                                  <w:lang w:val="en-US"/>
                                </w:rPr>
                                <w:t xml:space="preserve">(due to new cycle or end of  step in progress)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1" name="Diamond 501"/>
                        <wps:cNvSpPr/>
                        <wps:spPr>
                          <a:xfrm>
                            <a:off x="536738" y="1586982"/>
                            <a:ext cx="1619277" cy="618087"/>
                          </a:xfrm>
                          <a:prstGeom prst="diamond">
                            <a:avLst/>
                          </a:prstGeom>
                        </wps:spPr>
                        <wps:style>
                          <a:lnRef idx="1">
                            <a:schemeClr val="accent5"/>
                          </a:lnRef>
                          <a:fillRef idx="2">
                            <a:schemeClr val="accent5"/>
                          </a:fillRef>
                          <a:effectRef idx="1">
                            <a:schemeClr val="accent5"/>
                          </a:effectRef>
                          <a:fontRef idx="minor">
                            <a:schemeClr val="dk1"/>
                          </a:fontRef>
                        </wps:style>
                        <wps:txbx>
                          <w:txbxContent>
                            <w:p w14:paraId="4FD10C0B" w14:textId="77777777" w:rsidR="001C49CD" w:rsidRPr="00C10D0C" w:rsidRDefault="001C49CD" w:rsidP="00C10D0C">
                              <w:pPr>
                                <w:jc w:val="center"/>
                                <w:rPr>
                                  <w:sz w:val="14"/>
                                  <w:lang w:val="en-US"/>
                                </w:rPr>
                              </w:pPr>
                              <w:r w:rsidRPr="00C10D0C">
                                <w:rPr>
                                  <w:lang w:val="en-US"/>
                                </w:rPr>
                                <w:t xml:space="preserve">New </w:t>
                              </w:r>
                              <w:r>
                                <w:rPr>
                                  <w:lang w:val="en-US"/>
                                </w:rPr>
                                <w:t>Selected Cycle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2" name="Straight Arrow Connector 502"/>
                        <wps:cNvCnPr>
                          <a:stCxn id="504" idx="2"/>
                        </wps:cNvCnPr>
                        <wps:spPr>
                          <a:xfrm>
                            <a:off x="4777423" y="4296761"/>
                            <a:ext cx="258" cy="187686"/>
                          </a:xfrm>
                          <a:prstGeom prst="straightConnector1">
                            <a:avLst/>
                          </a:prstGeom>
                          <a:ln>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s:wsp>
                        <wps:cNvPr id="503" name="Rectangle 503"/>
                        <wps:cNvSpPr/>
                        <wps:spPr>
                          <a:xfrm>
                            <a:off x="2516160" y="4485176"/>
                            <a:ext cx="2332355" cy="398145"/>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0D7CD912" w14:textId="77777777" w:rsidR="001C49CD" w:rsidRDefault="001C49CD" w:rsidP="00367E78">
                              <w:pPr>
                                <w:pStyle w:val="NormalWeb"/>
                                <w:spacing w:before="0" w:beforeAutospacing="0" w:after="0" w:afterAutospacing="0"/>
                                <w:jc w:val="center"/>
                              </w:pPr>
                              <w:r>
                                <w:rPr>
                                  <w:rFonts w:ascii="Arial" w:eastAsia="Times New Roman" w:hAnsi="Arial"/>
                                  <w:sz w:val="20"/>
                                  <w:szCs w:val="20"/>
                                </w:rPr>
                                <w:t xml:space="preserve">Extract </w:t>
                              </w:r>
                              <w:r>
                                <w:rPr>
                                  <w:rFonts w:ascii="Arial" w:eastAsia="Times New Roman" w:hAnsi="Arial"/>
                                  <w:b/>
                                  <w:bCs/>
                                  <w:color w:val="B7DEE8"/>
                                  <w:sz w:val="20"/>
                                  <w:szCs w:val="20"/>
                                </w:rPr>
                                <w:t>step parameters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4" name="Flowchart: Document 504"/>
                        <wps:cNvSpPr/>
                        <wps:spPr>
                          <a:xfrm>
                            <a:off x="4382770" y="3994321"/>
                            <a:ext cx="789305" cy="323850"/>
                          </a:xfrm>
                          <a:prstGeom prst="flowChartDocument">
                            <a:avLst/>
                          </a:prstGeom>
                          <a:solidFill>
                            <a:srgbClr val="FCFDDB"/>
                          </a:solidFill>
                          <a:ln w="1270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A31E85" w14:textId="77777777" w:rsidR="001C49CD" w:rsidRDefault="001C49CD" w:rsidP="00367E78">
                              <w:pPr>
                                <w:pStyle w:val="NormalWeb"/>
                                <w:spacing w:before="0" w:beforeAutospacing="0" w:after="0" w:afterAutospacing="0"/>
                                <w:jc w:val="center"/>
                              </w:pPr>
                              <w:r>
                                <w:rPr>
                                  <w:rFonts w:ascii="Arial" w:eastAsia="Times New Roman" w:hAnsi="Arial"/>
                                  <w:color w:val="C0504D"/>
                                  <w:sz w:val="20"/>
                                  <w:szCs w:val="20"/>
                                  <w:lang w:val="fr-FR"/>
                                </w:rPr>
                                <w:t>TF_G112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Straight Arrow Connector 112"/>
                        <wps:cNvCnPr>
                          <a:stCxn id="29" idx="2"/>
                          <a:endCxn id="486" idx="0"/>
                        </wps:cNvCnPr>
                        <wps:spPr>
                          <a:xfrm>
                            <a:off x="1343362" y="701053"/>
                            <a:ext cx="13" cy="236207"/>
                          </a:xfrm>
                          <a:prstGeom prst="straightConnector1">
                            <a:avLst/>
                          </a:prstGeom>
                          <a:ln>
                            <a:tailEnd type="stealth"/>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a:stCxn id="486" idx="2"/>
                          <a:endCxn id="501" idx="0"/>
                        </wps:cNvCnPr>
                        <wps:spPr>
                          <a:xfrm>
                            <a:off x="1343375" y="1335450"/>
                            <a:ext cx="3002" cy="251532"/>
                          </a:xfrm>
                          <a:prstGeom prst="straightConnector1">
                            <a:avLst/>
                          </a:prstGeom>
                          <a:ln>
                            <a:tailEnd type="stealth"/>
                          </a:ln>
                        </wps:spPr>
                        <wps:style>
                          <a:lnRef idx="1">
                            <a:schemeClr val="accent1"/>
                          </a:lnRef>
                          <a:fillRef idx="0">
                            <a:schemeClr val="accent1"/>
                          </a:fillRef>
                          <a:effectRef idx="0">
                            <a:schemeClr val="accent1"/>
                          </a:effectRef>
                          <a:fontRef idx="minor">
                            <a:schemeClr val="tx1"/>
                          </a:fontRef>
                        </wps:style>
                        <wps:bodyPr/>
                      </wps:wsp>
                      <wps:wsp>
                        <wps:cNvPr id="126" name="Straight Arrow Connector 126"/>
                        <wps:cNvCnPr>
                          <a:stCxn id="501" idx="2"/>
                          <a:endCxn id="491" idx="0"/>
                        </wps:cNvCnPr>
                        <wps:spPr>
                          <a:xfrm flipH="1">
                            <a:off x="1343365" y="2205069"/>
                            <a:ext cx="3012" cy="469506"/>
                          </a:xfrm>
                          <a:prstGeom prst="straightConnector1">
                            <a:avLst/>
                          </a:prstGeom>
                          <a:ln>
                            <a:tailEnd type="stealth"/>
                          </a:ln>
                        </wps:spPr>
                        <wps:style>
                          <a:lnRef idx="1">
                            <a:schemeClr val="accent1"/>
                          </a:lnRef>
                          <a:fillRef idx="0">
                            <a:schemeClr val="accent1"/>
                          </a:fillRef>
                          <a:effectRef idx="0">
                            <a:schemeClr val="accent1"/>
                          </a:effectRef>
                          <a:fontRef idx="minor">
                            <a:schemeClr val="tx1"/>
                          </a:fontRef>
                        </wps:style>
                        <wps:bodyPr/>
                      </wps:wsp>
                      <wps:wsp>
                        <wps:cNvPr id="427" name="Elbow Connector 427"/>
                        <wps:cNvCnPr>
                          <a:stCxn id="501" idx="3"/>
                          <a:endCxn id="105" idx="0"/>
                        </wps:cNvCnPr>
                        <wps:spPr>
                          <a:xfrm>
                            <a:off x="2156015" y="1896026"/>
                            <a:ext cx="1523296" cy="1498438"/>
                          </a:xfrm>
                          <a:prstGeom prst="bentConnector2">
                            <a:avLst/>
                          </a:prstGeom>
                          <a:ln>
                            <a:tailEnd type="stealth"/>
                          </a:ln>
                        </wps:spPr>
                        <wps:style>
                          <a:lnRef idx="1">
                            <a:schemeClr val="accent1"/>
                          </a:lnRef>
                          <a:fillRef idx="0">
                            <a:schemeClr val="accent1"/>
                          </a:fillRef>
                          <a:effectRef idx="0">
                            <a:schemeClr val="accent1"/>
                          </a:effectRef>
                          <a:fontRef idx="minor">
                            <a:schemeClr val="tx1"/>
                          </a:fontRef>
                        </wps:style>
                        <wps:bodyPr/>
                      </wps:wsp>
                      <wps:wsp>
                        <wps:cNvPr id="428" name="Elbow Connector 428"/>
                        <wps:cNvCnPr>
                          <a:stCxn id="491" idx="2"/>
                          <a:endCxn id="105" idx="0"/>
                        </wps:cNvCnPr>
                        <wps:spPr>
                          <a:xfrm rot="16200000" flipH="1">
                            <a:off x="2350489" y="2065641"/>
                            <a:ext cx="321699" cy="2335946"/>
                          </a:xfrm>
                          <a:prstGeom prst="bentConnector3">
                            <a:avLst>
                              <a:gd name="adj1" fmla="val 50000"/>
                            </a:avLst>
                          </a:prstGeom>
                          <a:ln>
                            <a:tailEnd type="stealth"/>
                          </a:ln>
                        </wps:spPr>
                        <wps:style>
                          <a:lnRef idx="1">
                            <a:schemeClr val="accent1"/>
                          </a:lnRef>
                          <a:fillRef idx="0">
                            <a:schemeClr val="accent1"/>
                          </a:fillRef>
                          <a:effectRef idx="0">
                            <a:schemeClr val="accent1"/>
                          </a:effectRef>
                          <a:fontRef idx="minor">
                            <a:schemeClr val="tx1"/>
                          </a:fontRef>
                        </wps:style>
                        <wps:bodyPr/>
                      </wps:wsp>
                      <wps:wsp>
                        <wps:cNvPr id="429" name="Straight Arrow Connector 429"/>
                        <wps:cNvCnPr>
                          <a:stCxn id="105" idx="2"/>
                          <a:endCxn id="503" idx="0"/>
                        </wps:cNvCnPr>
                        <wps:spPr>
                          <a:xfrm>
                            <a:off x="3679311" y="4120714"/>
                            <a:ext cx="3027" cy="364462"/>
                          </a:xfrm>
                          <a:prstGeom prst="straightConnector1">
                            <a:avLst/>
                          </a:prstGeom>
                          <a:ln>
                            <a:tailEnd type="stealth"/>
                          </a:ln>
                        </wps:spPr>
                        <wps:style>
                          <a:lnRef idx="1">
                            <a:schemeClr val="accent1"/>
                          </a:lnRef>
                          <a:fillRef idx="0">
                            <a:schemeClr val="accent1"/>
                          </a:fillRef>
                          <a:effectRef idx="0">
                            <a:schemeClr val="accent1"/>
                          </a:effectRef>
                          <a:fontRef idx="minor">
                            <a:schemeClr val="tx1"/>
                          </a:fontRef>
                        </wps:style>
                        <wps:bodyPr/>
                      </wps:wsp>
                      <wps:wsp>
                        <wps:cNvPr id="505" name="Rectangle 505"/>
                        <wps:cNvSpPr/>
                        <wps:spPr>
                          <a:xfrm>
                            <a:off x="330158" y="5365364"/>
                            <a:ext cx="2344198" cy="688058"/>
                          </a:xfrm>
                          <a:prstGeom prst="rect">
                            <a:avLst/>
                          </a:prstGeom>
                          <a:ln>
                            <a:solidFill>
                              <a:srgbClr val="FF0000"/>
                            </a:solidFill>
                          </a:ln>
                        </wps:spPr>
                        <wps:style>
                          <a:lnRef idx="1">
                            <a:schemeClr val="accent1"/>
                          </a:lnRef>
                          <a:fillRef idx="3">
                            <a:schemeClr val="accent1"/>
                          </a:fillRef>
                          <a:effectRef idx="2">
                            <a:schemeClr val="accent1"/>
                          </a:effectRef>
                          <a:fontRef idx="minor">
                            <a:schemeClr val="lt1"/>
                          </a:fontRef>
                        </wps:style>
                        <wps:txbx>
                          <w:txbxContent>
                            <w:p w14:paraId="1892DBC9" w14:textId="77777777" w:rsidR="001C49CD" w:rsidRDefault="001C49CD" w:rsidP="00F4431E">
                              <w:pPr>
                                <w:pStyle w:val="NormalWeb"/>
                                <w:spacing w:before="0" w:beforeAutospacing="0" w:after="0" w:afterAutospacing="0"/>
                                <w:jc w:val="center"/>
                                <w:rPr>
                                  <w:rFonts w:ascii="Arial" w:eastAsia="Times New Roman" w:hAnsi="Arial"/>
                                  <w:sz w:val="20"/>
                                  <w:szCs w:val="20"/>
                                  <w:lang w:val="en-US"/>
                                </w:rPr>
                              </w:pPr>
                              <w:r>
                                <w:rPr>
                                  <w:rFonts w:ascii="Arial" w:eastAsia="Times New Roman" w:hAnsi="Arial"/>
                                  <w:sz w:val="20"/>
                                  <w:szCs w:val="20"/>
                                  <w:lang w:val="en-US"/>
                                </w:rPr>
                                <w:t>(based on Cycle/Step config.) C</w:t>
                              </w:r>
                              <w:r w:rsidRPr="00F4431E">
                                <w:rPr>
                                  <w:rFonts w:ascii="Arial" w:eastAsia="Times New Roman" w:hAnsi="Arial"/>
                                  <w:sz w:val="20"/>
                                  <w:szCs w:val="20"/>
                                  <w:lang w:val="en-US"/>
                                </w:rPr>
                                <w:t>ompute</w:t>
                              </w:r>
                              <w:r>
                                <w:rPr>
                                  <w:rFonts w:ascii="Arial" w:eastAsia="Times New Roman" w:hAnsi="Arial"/>
                                  <w:sz w:val="20"/>
                                  <w:szCs w:val="20"/>
                                  <w:lang w:val="en-US"/>
                                </w:rPr>
                                <w:t>:</w:t>
                              </w:r>
                              <w:r w:rsidRPr="00F4431E">
                                <w:rPr>
                                  <w:rFonts w:ascii="Arial" w:eastAsia="Times New Roman" w:hAnsi="Arial"/>
                                  <w:sz w:val="20"/>
                                  <w:szCs w:val="20"/>
                                  <w:lang w:val="en-US"/>
                                </w:rPr>
                                <w:t xml:space="preserve"> </w:t>
                              </w:r>
                            </w:p>
                            <w:p w14:paraId="55067E6B" w14:textId="77777777" w:rsidR="001C49CD" w:rsidRPr="00F4431E" w:rsidRDefault="001C49CD" w:rsidP="00F4431E">
                              <w:pPr>
                                <w:pStyle w:val="NormalWeb"/>
                                <w:spacing w:before="0" w:beforeAutospacing="0" w:after="0" w:afterAutospacing="0"/>
                                <w:jc w:val="center"/>
                                <w:rPr>
                                  <w:rFonts w:ascii="Arial" w:eastAsia="Times New Roman" w:hAnsi="Arial"/>
                                  <w:b/>
                                  <w:color w:val="B6DDE8" w:themeColor="accent5" w:themeTint="66"/>
                                  <w:sz w:val="20"/>
                                  <w:szCs w:val="20"/>
                                  <w:lang w:val="en-US"/>
                                </w:rPr>
                              </w:pPr>
                              <w:r w:rsidRPr="00F4431E">
                                <w:rPr>
                                  <w:rFonts w:ascii="Arial" w:eastAsia="Times New Roman" w:hAnsi="Arial"/>
                                  <w:b/>
                                  <w:color w:val="B6DDE8" w:themeColor="accent5" w:themeTint="66"/>
                                  <w:sz w:val="20"/>
                                  <w:szCs w:val="20"/>
                                  <w:lang w:val="en-US"/>
                                </w:rPr>
                                <w:t>Step first value</w:t>
                              </w:r>
                              <w:r>
                                <w:rPr>
                                  <w:rFonts w:ascii="Arial" w:eastAsia="Times New Roman" w:hAnsi="Arial"/>
                                  <w:b/>
                                  <w:color w:val="B6DDE8" w:themeColor="accent5" w:themeTint="66"/>
                                  <w:sz w:val="20"/>
                                  <w:szCs w:val="20"/>
                                  <w:lang w:val="en-US"/>
                                </w:rPr>
                                <w:t xml:space="preserve"> / Step duration /</w:t>
                              </w:r>
                            </w:p>
                            <w:p w14:paraId="752CA4E3" w14:textId="77777777" w:rsidR="001C49CD" w:rsidRPr="00F4431E" w:rsidRDefault="001C49CD" w:rsidP="00F4431E">
                              <w:pPr>
                                <w:pStyle w:val="NormalWeb"/>
                                <w:spacing w:before="0" w:beforeAutospacing="0" w:after="0" w:afterAutospacing="0"/>
                                <w:jc w:val="center"/>
                                <w:rPr>
                                  <w:b/>
                                  <w:color w:val="B6DDE8" w:themeColor="accent5" w:themeTint="66"/>
                                  <w:lang w:val="en-US"/>
                                </w:rPr>
                              </w:pPr>
                              <w:r w:rsidRPr="00F4431E">
                                <w:rPr>
                                  <w:rFonts w:ascii="Arial" w:eastAsia="Times New Roman" w:hAnsi="Arial"/>
                                  <w:b/>
                                  <w:color w:val="B6DDE8" w:themeColor="accent5" w:themeTint="66"/>
                                  <w:sz w:val="20"/>
                                  <w:szCs w:val="20"/>
                                  <w:lang w:val="en-US"/>
                                </w:rPr>
                                <w:t>Slope value</w:t>
                              </w:r>
                              <w:r>
                                <w:rPr>
                                  <w:rFonts w:ascii="Arial" w:eastAsia="Times New Roman" w:hAnsi="Arial"/>
                                  <w:b/>
                                  <w:color w:val="B6DDE8" w:themeColor="accent5" w:themeTint="66"/>
                                  <w:sz w:val="20"/>
                                  <w:szCs w:val="20"/>
                                  <w:lang w:val="en-US"/>
                                </w:rPr>
                                <w:t xml:space="preserve"> / Step order type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7" name="Flowchart: Document 507"/>
                        <wps:cNvSpPr/>
                        <wps:spPr>
                          <a:xfrm>
                            <a:off x="279566" y="4556760"/>
                            <a:ext cx="788670" cy="323215"/>
                          </a:xfrm>
                          <a:prstGeom prst="flowChartDocument">
                            <a:avLst/>
                          </a:prstGeom>
                          <a:solidFill>
                            <a:srgbClr val="FCFDDB"/>
                          </a:solidFill>
                          <a:ln w="1270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36496C" w14:textId="77777777" w:rsidR="001C49CD" w:rsidRDefault="001C49CD" w:rsidP="00F4431E">
                              <w:pPr>
                                <w:pStyle w:val="NormalWeb"/>
                                <w:spacing w:before="0" w:beforeAutospacing="0" w:after="0" w:afterAutospacing="0"/>
                                <w:jc w:val="center"/>
                              </w:pPr>
                              <w:r>
                                <w:rPr>
                                  <w:rFonts w:ascii="Arial" w:eastAsia="Times New Roman" w:hAnsi="Arial"/>
                                  <w:color w:val="C0504D"/>
                                  <w:sz w:val="20"/>
                                  <w:szCs w:val="20"/>
                                  <w:lang w:val="fr-FR"/>
                                </w:rPr>
                                <w:t>TF_G12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0" name="Curved Connector 430"/>
                        <wps:cNvCnPr/>
                        <wps:spPr>
                          <a:xfrm rot="16200000" flipH="1">
                            <a:off x="-119424" y="3954585"/>
                            <a:ext cx="2292630" cy="528707"/>
                          </a:xfrm>
                          <a:prstGeom prst="curvedConnector3">
                            <a:avLst/>
                          </a:prstGeom>
                          <a:ln>
                            <a:solidFill>
                              <a:schemeClr val="tx1"/>
                            </a:solidFill>
                            <a:prstDash val="dash"/>
                            <a:tailEnd type="stealth"/>
                          </a:ln>
                        </wps:spPr>
                        <wps:style>
                          <a:lnRef idx="1">
                            <a:schemeClr val="accent1"/>
                          </a:lnRef>
                          <a:fillRef idx="0">
                            <a:schemeClr val="accent1"/>
                          </a:fillRef>
                          <a:effectRef idx="0">
                            <a:schemeClr val="accent1"/>
                          </a:effectRef>
                          <a:fontRef idx="minor">
                            <a:schemeClr val="tx1"/>
                          </a:fontRef>
                        </wps:style>
                        <wps:bodyPr/>
                      </wps:wsp>
                      <wps:wsp>
                        <wps:cNvPr id="431" name="Curved Connector 431"/>
                        <wps:cNvCnPr>
                          <a:stCxn id="503" idx="1"/>
                          <a:endCxn id="505" idx="0"/>
                        </wps:cNvCnPr>
                        <wps:spPr>
                          <a:xfrm rot="10800000" flipV="1">
                            <a:off x="1502258" y="4684248"/>
                            <a:ext cx="1013903" cy="681115"/>
                          </a:xfrm>
                          <a:prstGeom prst="curvedConnector2">
                            <a:avLst/>
                          </a:prstGeom>
                          <a:ln>
                            <a:solidFill>
                              <a:schemeClr val="tx1"/>
                            </a:solidFill>
                            <a:prstDash val="dash"/>
                            <a:tailEnd type="stealth"/>
                          </a:ln>
                        </wps:spPr>
                        <wps:style>
                          <a:lnRef idx="1">
                            <a:schemeClr val="accent1"/>
                          </a:lnRef>
                          <a:fillRef idx="0">
                            <a:schemeClr val="accent1"/>
                          </a:fillRef>
                          <a:effectRef idx="0">
                            <a:schemeClr val="accent1"/>
                          </a:effectRef>
                          <a:fontRef idx="minor">
                            <a:schemeClr val="tx1"/>
                          </a:fontRef>
                        </wps:style>
                        <wps:bodyPr/>
                      </wps:wsp>
                      <wps:wsp>
                        <wps:cNvPr id="508" name="Rectangle 508"/>
                        <wps:cNvSpPr/>
                        <wps:spPr>
                          <a:xfrm>
                            <a:off x="3368504" y="5437315"/>
                            <a:ext cx="2343785" cy="512576"/>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5FA6C75B" w14:textId="77777777" w:rsidR="001C49CD" w:rsidRDefault="001C49CD" w:rsidP="00D609C9">
                              <w:pPr>
                                <w:pStyle w:val="NormalWeb"/>
                                <w:spacing w:before="0" w:beforeAutospacing="0" w:after="0" w:afterAutospacing="0"/>
                                <w:jc w:val="center"/>
                                <w:rPr>
                                  <w:rFonts w:ascii="Arial" w:eastAsia="Times New Roman" w:hAnsi="Arial"/>
                                  <w:sz w:val="20"/>
                                  <w:szCs w:val="20"/>
                                </w:rPr>
                              </w:pPr>
                              <w:r>
                                <w:rPr>
                                  <w:rFonts w:ascii="Arial" w:eastAsia="Times New Roman" w:hAnsi="Arial"/>
                                  <w:sz w:val="20"/>
                                  <w:szCs w:val="20"/>
                                </w:rPr>
                                <w:t xml:space="preserve">(based on Step config.) </w:t>
                              </w:r>
                            </w:p>
                            <w:p w14:paraId="1C3AC98C" w14:textId="77777777" w:rsidR="001C49CD" w:rsidRDefault="001C49CD" w:rsidP="00D609C9">
                              <w:pPr>
                                <w:pStyle w:val="NormalWeb"/>
                                <w:spacing w:before="0" w:beforeAutospacing="0" w:after="0" w:afterAutospacing="0"/>
                                <w:jc w:val="center"/>
                              </w:pPr>
                              <w:r>
                                <w:rPr>
                                  <w:rFonts w:ascii="Arial" w:eastAsia="Times New Roman" w:hAnsi="Arial"/>
                                  <w:sz w:val="20"/>
                                  <w:szCs w:val="20"/>
                                </w:rPr>
                                <w:t xml:space="preserve">Evaluate </w:t>
                              </w:r>
                              <w:r>
                                <w:rPr>
                                  <w:rFonts w:ascii="Arial" w:eastAsia="Times New Roman" w:hAnsi="Arial"/>
                                  <w:b/>
                                  <w:bCs/>
                                  <w:color w:val="B7DEE8"/>
                                  <w:sz w:val="20"/>
                                  <w:szCs w:val="20"/>
                                </w:rPr>
                                <w:t>Step ending flag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2" name="Curved Connector 432"/>
                        <wps:cNvCnPr/>
                        <wps:spPr>
                          <a:xfrm rot="16200000" flipV="1">
                            <a:off x="4356329" y="4180857"/>
                            <a:ext cx="1748416" cy="764274"/>
                          </a:xfrm>
                          <a:prstGeom prst="curvedConnector3">
                            <a:avLst>
                              <a:gd name="adj1" fmla="val 111804"/>
                            </a:avLst>
                          </a:prstGeom>
                          <a:ln>
                            <a:solidFill>
                              <a:schemeClr val="tx1"/>
                            </a:solidFill>
                            <a:prstDash val="dash"/>
                            <a:tailEnd type="stealth"/>
                          </a:ln>
                        </wps:spPr>
                        <wps:style>
                          <a:lnRef idx="1">
                            <a:schemeClr val="accent1"/>
                          </a:lnRef>
                          <a:fillRef idx="0">
                            <a:schemeClr val="accent1"/>
                          </a:fillRef>
                          <a:effectRef idx="0">
                            <a:schemeClr val="accent1"/>
                          </a:effectRef>
                          <a:fontRef idx="minor">
                            <a:schemeClr val="tx1"/>
                          </a:fontRef>
                        </wps:style>
                        <wps:bodyPr/>
                      </wps:wsp>
                      <wps:wsp>
                        <wps:cNvPr id="509" name="Straight Arrow Connector 509"/>
                        <wps:cNvCnPr>
                          <a:stCxn id="511" idx="1"/>
                          <a:endCxn id="510" idx="3"/>
                        </wps:cNvCnPr>
                        <wps:spPr>
                          <a:xfrm flipH="1">
                            <a:off x="4222560" y="6653565"/>
                            <a:ext cx="341592" cy="80448"/>
                          </a:xfrm>
                          <a:prstGeom prst="straightConnector1">
                            <a:avLst/>
                          </a:prstGeom>
                          <a:ln>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s:wsp>
                        <wps:cNvPr id="510" name="Rectangle 510"/>
                        <wps:cNvSpPr/>
                        <wps:spPr>
                          <a:xfrm>
                            <a:off x="1890205" y="6439828"/>
                            <a:ext cx="2332355" cy="58837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0237680F" w14:textId="77777777" w:rsidR="001C49CD" w:rsidRDefault="001C49CD" w:rsidP="00273D98">
                              <w:pPr>
                                <w:pStyle w:val="NormalWeb"/>
                                <w:spacing w:before="0" w:beforeAutospacing="0" w:after="0" w:afterAutospacing="0"/>
                                <w:jc w:val="center"/>
                                <w:rPr>
                                  <w:rFonts w:ascii="Arial" w:eastAsia="Times New Roman" w:hAnsi="Arial"/>
                                  <w:sz w:val="20"/>
                                  <w:szCs w:val="20"/>
                                </w:rPr>
                              </w:pPr>
                              <w:r>
                                <w:rPr>
                                  <w:rFonts w:ascii="Arial" w:eastAsia="Times New Roman" w:hAnsi="Arial"/>
                                  <w:sz w:val="20"/>
                                  <w:szCs w:val="20"/>
                                </w:rPr>
                                <w:t>Provide:</w:t>
                              </w:r>
                            </w:p>
                            <w:p w14:paraId="229FB78E" w14:textId="77777777" w:rsidR="001C49CD" w:rsidRDefault="001C49CD" w:rsidP="00273D98">
                              <w:pPr>
                                <w:pStyle w:val="NormalWeb"/>
                                <w:spacing w:before="0" w:beforeAutospacing="0" w:after="0" w:afterAutospacing="0"/>
                                <w:jc w:val="center"/>
                                <w:rPr>
                                  <w:rFonts w:ascii="Arial" w:eastAsia="Times New Roman" w:hAnsi="Arial"/>
                                  <w:b/>
                                  <w:bCs/>
                                  <w:color w:val="B7DEE8"/>
                                  <w:sz w:val="20"/>
                                  <w:szCs w:val="20"/>
                                </w:rPr>
                              </w:pPr>
                              <w:r>
                                <w:rPr>
                                  <w:rFonts w:ascii="Arial" w:eastAsia="Times New Roman" w:hAnsi="Arial"/>
                                  <w:b/>
                                  <w:bCs/>
                                  <w:color w:val="B7DEE8"/>
                                  <w:sz w:val="20"/>
                                  <w:szCs w:val="20"/>
                                </w:rPr>
                                <w:t xml:space="preserve">Executed Cycle </w:t>
                              </w:r>
                            </w:p>
                            <w:p w14:paraId="64518D97" w14:textId="77777777" w:rsidR="001C49CD" w:rsidRDefault="001C49CD" w:rsidP="00273D98">
                              <w:pPr>
                                <w:pStyle w:val="NormalWeb"/>
                                <w:spacing w:before="0" w:beforeAutospacing="0" w:after="0" w:afterAutospacing="0"/>
                                <w:jc w:val="center"/>
                              </w:pPr>
                              <w:r>
                                <w:rPr>
                                  <w:rFonts w:ascii="Arial" w:eastAsia="Times New Roman" w:hAnsi="Arial"/>
                                  <w:b/>
                                  <w:bCs/>
                                  <w:color w:val="B7DEE8"/>
                                  <w:sz w:val="20"/>
                                  <w:szCs w:val="20"/>
                                </w:rPr>
                                <w:t xml:space="preserve">Executed Step </w:t>
                              </w:r>
                            </w:p>
                            <w:p w14:paraId="27B1C3E1" w14:textId="77777777" w:rsidR="001C49CD" w:rsidRDefault="001C49CD" w:rsidP="00273D98">
                              <w:pPr>
                                <w:pStyle w:val="NormalWeb"/>
                                <w:spacing w:before="0" w:beforeAutospacing="0" w:after="0" w:afterAutospacing="0"/>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1" name="Flowchart: Document 511"/>
                        <wps:cNvSpPr/>
                        <wps:spPr>
                          <a:xfrm>
                            <a:off x="4564152" y="6491640"/>
                            <a:ext cx="789305" cy="323850"/>
                          </a:xfrm>
                          <a:prstGeom prst="flowChartDocument">
                            <a:avLst/>
                          </a:prstGeom>
                          <a:solidFill>
                            <a:srgbClr val="FCFDDB"/>
                          </a:solidFill>
                          <a:ln w="1270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3C6604" w14:textId="77777777" w:rsidR="001C49CD" w:rsidRDefault="001C49CD" w:rsidP="00273D98">
                              <w:pPr>
                                <w:pStyle w:val="NormalWeb"/>
                                <w:spacing w:before="0" w:beforeAutospacing="0" w:after="0" w:afterAutospacing="0"/>
                                <w:jc w:val="center"/>
                              </w:pPr>
                              <w:r>
                                <w:rPr>
                                  <w:rFonts w:ascii="Arial" w:eastAsia="Times New Roman" w:hAnsi="Arial"/>
                                  <w:color w:val="C0504D"/>
                                  <w:sz w:val="20"/>
                                  <w:szCs w:val="20"/>
                                  <w:lang w:val="fr-FR"/>
                                </w:rPr>
                                <w:t>TF_G111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2" name="Curved Connector 512"/>
                        <wps:cNvCnPr>
                          <a:endCxn id="508" idx="0"/>
                        </wps:cNvCnPr>
                        <wps:spPr>
                          <a:xfrm rot="16200000" flipH="1">
                            <a:off x="4039394" y="4936312"/>
                            <a:ext cx="554094" cy="447911"/>
                          </a:xfrm>
                          <a:prstGeom prst="curvedConnector3">
                            <a:avLst>
                              <a:gd name="adj1" fmla="val 50000"/>
                            </a:avLst>
                          </a:prstGeom>
                          <a:ln>
                            <a:solidFill>
                              <a:schemeClr val="tx1"/>
                            </a:solidFill>
                            <a:prstDash val="dash"/>
                            <a:tailEnd type="stealth"/>
                          </a:ln>
                        </wps:spPr>
                        <wps:style>
                          <a:lnRef idx="1">
                            <a:schemeClr val="accent1"/>
                          </a:lnRef>
                          <a:fillRef idx="0">
                            <a:schemeClr val="accent1"/>
                          </a:fillRef>
                          <a:effectRef idx="0">
                            <a:schemeClr val="accent1"/>
                          </a:effectRef>
                          <a:fontRef idx="minor">
                            <a:schemeClr val="tx1"/>
                          </a:fontRef>
                        </wps:style>
                        <wps:bodyPr/>
                      </wps:wsp>
                      <wps:wsp>
                        <wps:cNvPr id="513" name="Straight Arrow Connector 513"/>
                        <wps:cNvCnPr>
                          <a:stCxn id="433" idx="2"/>
                          <a:endCxn id="510" idx="0"/>
                        </wps:cNvCnPr>
                        <wps:spPr>
                          <a:xfrm flipH="1">
                            <a:off x="3056383" y="6258717"/>
                            <a:ext cx="1411" cy="181111"/>
                          </a:xfrm>
                          <a:prstGeom prst="straightConnector1">
                            <a:avLst/>
                          </a:prstGeom>
                          <a:ln>
                            <a:tailEnd type="stealth"/>
                          </a:ln>
                        </wps:spPr>
                        <wps:style>
                          <a:lnRef idx="1">
                            <a:schemeClr val="accent1"/>
                          </a:lnRef>
                          <a:fillRef idx="0">
                            <a:schemeClr val="accent1"/>
                          </a:fillRef>
                          <a:effectRef idx="0">
                            <a:schemeClr val="accent1"/>
                          </a:effectRef>
                          <a:fontRef idx="minor">
                            <a:schemeClr val="tx1"/>
                          </a:fontRef>
                        </wps:style>
                        <wps:bodyPr/>
                      </wps:wsp>
                      <wps:wsp>
                        <wps:cNvPr id="514" name="Straight Arrow Connector 514"/>
                        <wps:cNvCnPr>
                          <a:stCxn id="503" idx="2"/>
                        </wps:cNvCnPr>
                        <wps:spPr>
                          <a:xfrm flipH="1">
                            <a:off x="3682296" y="4883321"/>
                            <a:ext cx="42" cy="192620"/>
                          </a:xfrm>
                          <a:prstGeom prst="straightConnector1">
                            <a:avLst/>
                          </a:prstGeom>
                          <a:ln>
                            <a:tailEnd type="stealth"/>
                          </a:ln>
                        </wps:spPr>
                        <wps:style>
                          <a:lnRef idx="1">
                            <a:schemeClr val="accent1"/>
                          </a:lnRef>
                          <a:fillRef idx="0">
                            <a:schemeClr val="accent1"/>
                          </a:fillRef>
                          <a:effectRef idx="0">
                            <a:schemeClr val="accent1"/>
                          </a:effectRef>
                          <a:fontRef idx="minor">
                            <a:schemeClr val="tx1"/>
                          </a:fontRef>
                        </wps:style>
                        <wps:bodyPr/>
                      </wps:wsp>
                      <wps:wsp>
                        <wps:cNvPr id="434" name="Flowchart: Document 434"/>
                        <wps:cNvSpPr/>
                        <wps:spPr>
                          <a:xfrm>
                            <a:off x="161624" y="6491644"/>
                            <a:ext cx="1325064" cy="545419"/>
                          </a:xfrm>
                          <a:prstGeom prst="flowChartDocument">
                            <a:avLst/>
                          </a:prstGeom>
                        </wps:spPr>
                        <wps:style>
                          <a:lnRef idx="1">
                            <a:schemeClr val="accent2"/>
                          </a:lnRef>
                          <a:fillRef idx="2">
                            <a:schemeClr val="accent2"/>
                          </a:fillRef>
                          <a:effectRef idx="1">
                            <a:schemeClr val="accent2"/>
                          </a:effectRef>
                          <a:fontRef idx="minor">
                            <a:schemeClr val="dk1"/>
                          </a:fontRef>
                        </wps:style>
                        <wps:txbx>
                          <w:txbxContent>
                            <w:p w14:paraId="1EAA58B9" w14:textId="77777777" w:rsidR="001C49CD" w:rsidRPr="0007156C" w:rsidRDefault="001C49CD" w:rsidP="0007156C">
                              <w:pPr>
                                <w:jc w:val="center"/>
                                <w:rPr>
                                  <w:sz w:val="16"/>
                                  <w:lang w:val="en-US"/>
                                </w:rPr>
                              </w:pPr>
                              <w:r w:rsidRPr="0007156C">
                                <w:rPr>
                                  <w:sz w:val="16"/>
                                  <w:lang w:val="en-US"/>
                                </w:rPr>
                                <w:t>With critical section to ensure data set integrity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5" name="Straight Arrow Connector 435"/>
                        <wps:cNvCnPr>
                          <a:stCxn id="434" idx="0"/>
                          <a:endCxn id="505" idx="2"/>
                        </wps:cNvCnPr>
                        <wps:spPr>
                          <a:xfrm flipV="1">
                            <a:off x="824156" y="6053422"/>
                            <a:ext cx="678101" cy="438222"/>
                          </a:xfrm>
                          <a:prstGeom prst="straightConnector1">
                            <a:avLst/>
                          </a:prstGeom>
                          <a:ln>
                            <a:solidFill>
                              <a:srgbClr val="FF0000"/>
                            </a:solidFill>
                            <a:tailEnd type="stealt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224134C" id="Zone de dessin 498" o:spid="_x0000_s1356" editas="canvas" style="width:481.7pt;height:584.35pt;mso-position-horizontal-relative:char;mso-position-vertical-relative:line" coordsize="61175,74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">
                <v:shape id="_x0000_s1357" type="#_x0000_t75" style="position:absolute;width:61175;height:74212;visibility:visible;mso-wrap-style:square">
                  <v:fill o:detectmouseclick="t"/>
                  <v:path o:connecttype="none"/>
                </v:shape>
                <v:shape id="Straight Arrow Connector 506" o:spid="_x0000_s1358" type="#_x0000_t32" style="position:absolute;left:6739;top:48586;width:6;height:18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rdisUAAADcAAAADwAAAGRycy9kb3ducmV2LnhtbESPQWvCQBSE74X+h+UVvJS6a7QiqauU&#10;oljqSdtLb4/saxKafRuyzxj/fVcQehxm5htmuR58o3rqYh3YwmRsQBEXwdVcWvj63D4tQEVBdtgE&#10;JgsXirBe3d8tMXfhzAfqj1KqBOGYo4VKpM21jkVFHuM4tMTJ+wmdR0myK7Xr8JzgvtGZMXPtsea0&#10;UGFLbxUVv8eTt9DjwUzabLErNx/Tx102k+/ZXqwdPQyvL6CEBvkP39rvzsKzmcP1TDoCe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ErdisUAAADcAAAADwAAAAAAAAAA&#10;AAAAAAChAgAAZHJzL2Rvd25yZXYueG1sUEsFBgAAAAAEAAQA+QAAAJMDAAAAAA==&#10;" strokecolor="black [3213]">
                  <v:stroke endarrow="oval"/>
                </v:shape>
                <v:roundrect id="Rounded Rectangle 433" o:spid="_x0000_s1359" style="position:absolute;left:1771;top:50760;width:57613;height:1182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c/wcYA&#10;AADcAAAADwAAAGRycy9kb3ducmV2LnhtbESP3WrCQBSE74W+w3IKvdNN/aNJXUWEggoKarH07pA9&#10;JqnZsyG7xvj2riD0cpiZb5jJrDWlaKh2hWUF770IBHFqdcGZgu/DV/cDhPPIGkvLpOBGDmbTl84E&#10;E22vvKNm7zMRIOwSVJB7XyVSujQng65nK+LgnWxt0AdZZ1LXeA1wU8p+FI2lwYLDQo4VLXJKz/uL&#10;UXDYnPzfZbf9jcfbn7U8juJjs4qVentt558gPLX+P/xsL7WC4WAAjzPhCMjp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2c/wcYAAADcAAAADwAAAAAAAAAAAAAAAACYAgAAZHJz&#10;L2Rvd25yZXYueG1sUEsFBgAAAAAEAAQA9QAAAIsDAAAAAA==&#10;" fillcolor="white [3212]" strokecolor="#d8d8d8 [2732]" strokeweight="1.5pt">
                  <v:stroke dashstyle="3 1"/>
                </v:roundrect>
                <v:shape id="Straight Arrow Connector 499" o:spid="_x0000_s1360" type="#_x0000_t32" style="position:absolute;left:22793;top:24866;width:1;height:18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K8SscAAADcAAAADwAAAGRycy9kb3ducmV2LnhtbESPQUvDQBSE74L/YXmCl9BuKkHStNsi&#10;QkXxIEah9PbYfd2EZt+G7LaN/fVdQfA4zMw3zHI9uk6caAitZwWzaQ6CWHvTslXw/bWZlCBCRDbY&#10;eSYFPxRgvbq9WWJl/Jk/6VRHKxKEQ4UKmhj7SsqgG3IYpr4nTt7eDw5jkoOVZsBzgrtOPuT5o3TY&#10;clposKfnhvShPjoFH9pm2/Kiy+wte9nh+6awsi6Uur8bnxYgIo3xP/zXfjUKivkcfs+kIyB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dArxKxwAAANwAAAAPAAAAAAAA&#10;AAAAAAAAAKECAABkcnMvZG93bnJldi54bWxQSwUGAAAAAAQABAD5AAAAlQMAAAAA&#10;" strokecolor="black [3213]">
                  <v:stroke endarrow="oval"/>
                </v:shape>
                <v:shape id="Straight Arrow Connector 76" o:spid="_x0000_s1361" type="#_x0000_t32" style="position:absolute;left:25095;top:10997;width:7430;height:36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PY5MYAAADbAAAADwAAAGRycy9kb3ducmV2LnhtbESPQWsCMRSE7wX/Q3iCl6VmLaLL1igi&#10;WJQeittC6e2RvGaXbl6WTdS1v74pFHocZuYbZrUZXCsu1IfGs4LZNAdBrL1p2Cp4e93fFyBCRDbY&#10;eiYFNwqwWY/uVlgaf+UTXapoRYJwKFFBHWNXShl0TQ7D1HfEyfv0vcOYZG+l6fGa4K6VD3m+kA4b&#10;Tgs1drSrSX9VZ6fgRdvsvfjWRXbMnj7weT+3sporNRkP20cQkYb4H/5rH4yC5QJ+v6QfIN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gj2OTGAAAA2wAAAA8AAAAAAAAA&#10;AAAAAAAAoQIAAGRycy9kb3ducmV2LnhtbFBLBQYAAAAABAAEAPkAAACUAwAAAAA=&#10;" strokecolor="black [3213]">
                  <v:stroke endarrow="oval"/>
                </v:shape>
                <v:shapetype id="_x0000_t120" coordsize="21600,21600" o:spt="120" path="m10800,qx,10800,10800,21600,21600,10800,10800,xe">
                  <v:path gradientshapeok="t" o:connecttype="custom" o:connectlocs="10800,0;3163,3163;0,10800;3163,18437;10800,21600;18437,18437;21600,10800;18437,3163" textboxrect="3163,3163,18437,18437"/>
                </v:shapetype>
                <v:shape id="Organigramme : Connecteur 163" o:spid="_x0000_s1362" type="#_x0000_t120" style="position:absolute;left:12912;top:685;width:1086;height:10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v6esUA&#10;AADcAAAADwAAAGRycy9kb3ducmV2LnhtbESPQWvCQBCF7wX/wzKCt7qJikjqKiooIljRtp6H7JgE&#10;s7Mxu2r017uFQm8zvDfvezOeNqYUN6pdYVlB3I1AEKdWF5wp+P5avo9AOI+ssbRMCh7kYDppvY0x&#10;0fbOe7odfCZCCLsEFeTeV4mULs3JoOvaijhoJ1sb9GGtM6lrvIdwU8peFA2lwYIDIceKFjml58PV&#10;BO7ueYyWF1pttvHnvFhkP/3HIFaq025mHyA8Nf7f/He91qH+sA+/z4QJ5OQ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O/p6xQAAANwAAAAPAAAAAAAAAAAAAAAAAJgCAABkcnMv&#10;ZG93bnJldi54bWxQSwUGAAAAAAQABAD1AAAAigMAAAAA&#10;" fillcolor="black [1632]" stroked="f">
                  <v:fill color2="black [3008]" rotate="t" angle="180" focus="80%" type="gradient">
                    <o:fill v:ext="view" type="gradientUnscaled"/>
                  </v:fill>
                  <v:shadow on="t" color="black" opacity="22937f" origin=",.5" offset="0,.63889mm"/>
                </v:shape>
                <v:shape id="Connecteur droit avec flèche 299" o:spid="_x0000_s1363" type="#_x0000_t32" style="position:absolute;left:13433;top:1771;width:22;height:21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5aqcUAAADcAAAADwAAAGRycy9kb3ducmV2LnhtbESPQUvDQBSE74L/YXmCF2k39qBJ7LaU&#10;gqgHD0n7Ax7ZZ5J2972QXZvor3cFweMwM98w6+3snbrQGHphA/fLDBRxI7bn1sDx8LzIQYWIbNEJ&#10;k4EvCrDdXF+tsbQycUWXOrYqQTiUaKCLcSi1Dk1HHsNSBuLkfcjoMSY5ttqOOCW4d3qVZQ/aY89p&#10;ocOB9h015/rTG5DwXVR306Nw/u7yt1PlpH5xxtzezLsnUJHm+B/+a79aA6uigN8z6Qjoz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H5aqcUAAADcAAAADwAAAAAAAAAA&#10;AAAAAAChAgAAZHJzL2Rvd25yZXYueG1sUEsFBgAAAAAEAAQA+QAAAJMDAAAAAA==&#10;" strokecolor="#4579b8 [3044]">
                  <v:stroke endarrow="classic"/>
                </v:shape>
                <v:shape id="Organigramme : Connecteur 331" o:spid="_x0000_s1364" type="#_x0000_t120" style="position:absolute;left:30059;top:71989;width:1086;height:10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KAasUA&#10;AADcAAAADwAAAGRycy9kb3ducmV2LnhtbESPW2vCQBCF3wv9D8sU+qabNCISXUMbsBShFa/PQ3ZM&#10;gtnZNLvV2F/fFYQ+Hs7l48yy3jTiTJ2rLSuIhxEI4sLqmksFu+1iMAHhPLLGxjIpuJKDbP74MMNU&#10;2wuv6bzxpQgj7FJUUHnfplK6oiKDbmhb4uAdbWfQB9mVUnd4CeOmkS9RNJYGaw6EClvKKypOmx8T&#10;uKvfQ7T4pvflZ/z1VuflPrmOYqWen/rXKQhPvf8P39sfWkGSxHA7E46A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0oBqxQAAANwAAAAPAAAAAAAAAAAAAAAAAJgCAABkcnMv&#10;ZG93bnJldi54bWxQSwUGAAAAAAQABAD1AAAAigMAAAAA&#10;" fillcolor="black [1632]" stroked="f">
                  <v:fill color2="black [3008]" rotate="t" angle="180" focus="80%" type="gradient">
                    <o:fill v:ext="view" type="gradientUnscaled"/>
                  </v:fill>
                  <v:shadow on="t" color="black" opacity="22937f" origin=",.5" offset="0,.63889mm"/>
                  <v:textbox>
                    <w:txbxContent>
                      <w:p w14:paraId="5E870269" w14:textId="77777777" w:rsidR="001C49CD" w:rsidRDefault="001C49CD" w:rsidP="002E45DF"/>
                    </w:txbxContent>
                  </v:textbox>
                </v:shape>
                <v:shape id="Connecteur droit avec flèche 332" o:spid="_x0000_s1365" type="#_x0000_t32" style="position:absolute;left:30563;top:70281;width:39;height:17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ZebMQAAADcAAAADwAAAGRycy9kb3ducmV2LnhtbESPQWsCMRSE70L/Q3gFb5rtCqKrUUqh&#10;UKFa3Erx+Ng8N4ubl2WTavrvjVDwOMzMN8xyHW0rLtT7xrGCl3EGgrhyuuFaweH7fTQD4QOyxtYx&#10;KfgjD+vV02CJhXZX3tOlDLVIEPYFKjAhdIWUvjJk0Y9dR5y8k+sthiT7WuoerwluW5ln2VRabDgt&#10;GOzozVB1Ln+tgp/SH2P5FT+nOncHY3bzTaW3Sg2f4+sCRKAYHuH/9odWMJnkcD+TjoB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xl5sxAAAANwAAAAPAAAAAAAAAAAA&#10;AAAAAKECAABkcnMvZG93bnJldi54bWxQSwUGAAAAAAQABAD5AAAAkgMAAAAA&#10;" strokecolor="#4579b8 [3044]">
                  <v:stroke endarrow="classic"/>
                </v:shape>
                <v:rect id="Rectangle 29" o:spid="_x0000_s1366" style="position:absolute;left:1771;top:3933;width:23324;height:30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GyI8MA&#10;AADbAAAADwAAAGRycy9kb3ducmV2LnhtbESPQWvCQBSE7wX/w/IKXopujCBt6iqiiL027aG9PbOv&#10;2dDs27C7JvHfu4WCx2FmvmHW29G2oicfGscKFvMMBHHldMO1gs+P4+wZRIjIGlvHpOBKAbabycMa&#10;C+0Gfqe+jLVIEA4FKjAxdoWUoTJkMcxdR5y8H+ctxiR9LbXHIcFtK/MsW0mLDacFgx3tDVW/5cUq&#10;ONdfmX/Sed4v42k5lMP4fTgYpaaP4+4VRKQx3sP/7TetIH+Bvy/pB8jN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pGyI8MAAADbAAAADwAAAAAAAAAAAAAAAACYAgAAZHJzL2Rv&#10;d25yZXYueG1sUEsFBgAAAAAEAAQA9QAAAIgDAAAAAA==&#10;" fillcolor="#254163 [1636]" strokecolor="#4579b8 [3044]">
                  <v:fill color2="#4477b6 [3012]" rotate="t" angle="180" colors="0 #2c5d98;52429f #3c7bc7;1 #3a7ccb" focus="100%" type="gradient">
                    <o:fill v:ext="view" type="gradientUnscaled"/>
                  </v:fill>
                  <v:shadow on="t" color="black" opacity="22937f" origin=",.5" offset="0,.63889mm"/>
                  <v:textbox>
                    <w:txbxContent>
                      <w:p w14:paraId="19017C1F" w14:textId="77777777" w:rsidR="001C49CD" w:rsidRPr="00042EBA" w:rsidRDefault="001C49CD" w:rsidP="00042EBA">
                        <w:pPr>
                          <w:jc w:val="center"/>
                          <w:rPr>
                            <w:lang w:val="en-US"/>
                          </w:rPr>
                        </w:pPr>
                        <w:r w:rsidRPr="00042EBA">
                          <w:rPr>
                            <w:lang w:val="en-US"/>
                          </w:rPr>
                          <w:t xml:space="preserve">Perform a </w:t>
                        </w:r>
                        <w:r>
                          <w:rPr>
                            <w:lang w:val="en-US"/>
                          </w:rPr>
                          <w:t>s</w:t>
                        </w:r>
                        <w:r w:rsidRPr="00042EBA">
                          <w:rPr>
                            <w:lang w:val="en-US"/>
                          </w:rPr>
                          <w:t>napshot of all inputs data</w:t>
                        </w:r>
                      </w:p>
                    </w:txbxContent>
                  </v:textbox>
                </v:rect>
                <v:rect id="Rectangle 486" o:spid="_x0000_s1367" style="position:absolute;left:1771;top:9372;width:23324;height:39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sdUcQA&#10;AADcAAAADwAAAGRycy9kb3ducmV2LnhtbESPQWvCQBSE7wX/w/IEL6VuGotI6ipSKXpt9KC31+xr&#10;Nph9G3a3Sfrvu0Khx2FmvmHW29G2oicfGscKnucZCOLK6YZrBefT+9MKRIjIGlvHpOCHAmw3k4c1&#10;FtoN/EF9GWuRIBwKVGBi7AopQ2XIYpi7jjh5X85bjEn6WmqPQ4LbVuZZtpQWG04LBjt6M1Tdym+r&#10;4LO+ZP5R53m/iIfFUA7jdb83Ss2m4+4VRKQx/of/2ket4GW1hPuZdAT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rHVHEAAAA3AAAAA8AAAAAAAAAAAAAAAAAmAIAAGRycy9k&#10;b3ducmV2LnhtbFBLBQYAAAAABAAEAPUAAACJAwAAAAA=&#10;" fillcolor="#254163 [1636]" strokecolor="#4579b8 [3044]">
                  <v:fill color2="#4477b6 [3012]" rotate="t" angle="180" colors="0 #2c5d98;52429f #3c7bc7;1 #3a7ccb" focus="100%" type="gradient">
                    <o:fill v:ext="view" type="gradientUnscaled"/>
                  </v:fill>
                  <v:shadow on="t" color="black" opacity="22937f" origin=",.5" offset="0,.63889mm"/>
                  <v:textbox>
                    <w:txbxContent>
                      <w:p w14:paraId="444D6089" w14:textId="77777777" w:rsidR="001C49CD" w:rsidRPr="000A5F4C" w:rsidRDefault="001C49CD" w:rsidP="00042EBA">
                        <w:pPr>
                          <w:jc w:val="center"/>
                          <w:rPr>
                            <w:b/>
                            <w:color w:val="B6DDE8" w:themeColor="accent5" w:themeTint="66"/>
                            <w:lang w:val="en-US"/>
                          </w:rPr>
                        </w:pPr>
                        <w:r>
                          <w:rPr>
                            <w:lang w:val="en-US"/>
                          </w:rPr>
                          <w:t xml:space="preserve">Filter </w:t>
                        </w:r>
                        <w:r w:rsidRPr="000A5F4C">
                          <w:rPr>
                            <w:b/>
                            <w:color w:val="B6DDE8" w:themeColor="accent5" w:themeTint="66"/>
                            <w:lang w:val="en-US"/>
                          </w:rPr>
                          <w:t>Selected Cycle</w:t>
                        </w:r>
                        <w:r w:rsidRPr="000A5F4C">
                          <w:rPr>
                            <w:color w:val="B6DDE8" w:themeColor="accent5" w:themeTint="66"/>
                            <w:lang w:val="en-US"/>
                          </w:rPr>
                          <w:t xml:space="preserve"> </w:t>
                        </w:r>
                        <w:r>
                          <w:rPr>
                            <w:lang w:val="en-US"/>
                          </w:rPr>
                          <w:t xml:space="preserve">based on </w:t>
                        </w:r>
                        <w:r w:rsidRPr="000A5F4C">
                          <w:rPr>
                            <w:b/>
                            <w:color w:val="B6DDE8" w:themeColor="accent5" w:themeTint="66"/>
                            <w:lang w:val="en-US"/>
                          </w:rPr>
                          <w:t>Pyro activation status</w:t>
                        </w:r>
                      </w:p>
                    </w:txbxContent>
                  </v:textbox>
                </v:rect>
                <v:rect id="Rectangle 491" o:spid="_x0000_s1368" style="position:absolute;left:1771;top:26745;width:23324;height:39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sT+MUA&#10;AADcAAAADwAAAGRycy9kb3ducmV2LnhtbESPQWvCQBSE7wX/w/IKvZS6MRap0VWkUuq1qYf29sw+&#10;s6HZt2F3m6T/3hWEHoeZ+YZZb0fbip58aBwrmE0zEMSV0w3XCo6fb08vIEJE1tg6JgV/FGC7mdyt&#10;sdBu4A/qy1iLBOFQoAITY1dIGSpDFsPUdcTJOztvMSbpa6k9DgluW5ln2UJabDgtGOzo1VD1U/5a&#10;Baf6K/OPOs/7eXyfD+Uwfu/3RqmH+3G3AhFpjP/hW/ugFTwvZ3A9k46A3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GxP4xQAAANwAAAAPAAAAAAAAAAAAAAAAAJgCAABkcnMv&#10;ZG93bnJldi54bWxQSwUGAAAAAAQABAD1AAAAigMAAAAA&#10;" fillcolor="#254163 [1636]" strokecolor="#4579b8 [3044]">
                  <v:fill color2="#4477b6 [3012]" rotate="t" angle="180" colors="0 #2c5d98;52429f #3c7bc7;1 #3a7ccb" focus="100%" type="gradient">
                    <o:fill v:ext="view" type="gradientUnscaled"/>
                  </v:fill>
                  <v:shadow on="t" color="black" opacity="22937f" origin=",.5" offset="0,.63889mm"/>
                  <v:textbox>
                    <w:txbxContent>
                      <w:p w14:paraId="4C92809A" w14:textId="77777777" w:rsidR="001C49CD" w:rsidRPr="000A5F4C" w:rsidRDefault="001C49CD" w:rsidP="00042EBA">
                        <w:pPr>
                          <w:jc w:val="center"/>
                          <w:rPr>
                            <w:b/>
                            <w:color w:val="B6DDE8" w:themeColor="accent5" w:themeTint="66"/>
                            <w:lang w:val="en-US"/>
                          </w:rPr>
                        </w:pPr>
                        <w:r>
                          <w:rPr>
                            <w:lang w:val="en-US"/>
                          </w:rPr>
                          <w:t xml:space="preserve">Extract </w:t>
                        </w:r>
                        <w:r w:rsidRPr="00C658A7">
                          <w:rPr>
                            <w:b/>
                            <w:color w:val="B6DDE8" w:themeColor="accent5" w:themeTint="66"/>
                            <w:lang w:val="en-US"/>
                          </w:rPr>
                          <w:t>cycle options</w:t>
                        </w:r>
                      </w:p>
                    </w:txbxContent>
                  </v:textbox>
                </v:re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75" o:spid="_x0000_s1369" type="#_x0000_t114" style="position:absolute;left:32525;top:9372;width:7895;height:32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fJkcMA&#10;AADbAAAADwAAAGRycy9kb3ducmV2LnhtbESP3WrCQBSE7wu+w3IE7+pG0SrRVcQfsO1V1Qc4ZI+b&#10;aPZsyK5JfHu3UOjlMDPfMMt1Z0vRUO0LxwpGwwQEceZ0wUbB5Xx4n4PwAVlj6ZgUPMnDetV7W2Kq&#10;Xcs/1JyCERHCPkUFeQhVKqXPcrLoh64ijt7V1RZDlLWRusY2wm0px0nyIS0WHBdyrGibU3Y/PayC&#10;2/HQbD6N+Wr2mLT3aTea7L5LpQb9brMAEagL/+G/9lErmE3h90v8AXL1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GfJkcMAAADbAAAADwAAAAAAAAAAAAAAAACYAgAAZHJzL2Rv&#10;d25yZXYueG1sUEsFBgAAAAAEAAQA9QAAAIgDAAAAAA==&#10;" fillcolor="#fcfddb" strokecolor="#ffc000" strokeweight="1pt">
                  <v:textbox>
                    <w:txbxContent>
                      <w:p w14:paraId="12711AC4" w14:textId="77777777" w:rsidR="001C49CD" w:rsidRPr="00C658A7" w:rsidRDefault="001C49CD" w:rsidP="00C658A7">
                        <w:pPr>
                          <w:jc w:val="center"/>
                          <w:rPr>
                            <w:color w:val="C0504D" w:themeColor="accent2"/>
                            <w:lang w:val="fr-FR"/>
                          </w:rPr>
                        </w:pPr>
                        <w:r w:rsidRPr="00C658A7">
                          <w:rPr>
                            <w:color w:val="C0504D" w:themeColor="accent2"/>
                            <w:lang w:val="fr-FR"/>
                          </w:rPr>
                          <w:t>TF_G14</w:t>
                        </w:r>
                      </w:p>
                    </w:txbxContent>
                  </v:textbox>
                </v:shape>
                <v:shape id="Flowchart: Document 500" o:spid="_x0000_s1370" type="#_x0000_t114" style="position:absolute;left:18845;top:21836;width:7898;height:32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PtEsEA&#10;AADcAAAADwAAAGRycy9kb3ducmV2LnhtbERP3WrCMBS+H/gO4QjezcShQ6pRxCm47crqAxyaY1pt&#10;TkoT2+7tl4vBLj++//V2cLXoqA2VZw2zqQJBXHhTsdVwvRxflyBCRDZYeyYNPxRguxm9rDEzvucz&#10;dXm0IoVwyFBDGWOTSRmKkhyGqW+IE3fzrcOYYGulabFP4a6Wb0q9S4cVp4YSG9qXVDzyp9NwPx27&#10;3ae1X90BVf9YDLP5x3et9WQ87FYgIg3xX/znPhkNC5XmpzPpCMj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z7RLBAAAA3AAAAA8AAAAAAAAAAAAAAAAAmAIAAGRycy9kb3du&#10;cmV2LnhtbFBLBQYAAAAABAAEAPUAAACGAwAAAAA=&#10;" fillcolor="#fcfddb" strokecolor="#ffc000" strokeweight="1pt">
                  <v:textbox>
                    <w:txbxContent>
                      <w:p w14:paraId="1A120DC3" w14:textId="77777777" w:rsidR="001C49CD" w:rsidRDefault="001C49CD" w:rsidP="00C658A7">
                        <w:pPr>
                          <w:pStyle w:val="NormalWeb"/>
                          <w:spacing w:before="0" w:beforeAutospacing="0" w:after="0" w:afterAutospacing="0"/>
                          <w:jc w:val="center"/>
                        </w:pPr>
                        <w:r>
                          <w:rPr>
                            <w:rFonts w:ascii="Arial" w:eastAsia="Times New Roman" w:hAnsi="Arial"/>
                            <w:color w:val="C0504D"/>
                            <w:sz w:val="20"/>
                            <w:szCs w:val="20"/>
                            <w:lang w:val="fr-FR"/>
                          </w:rPr>
                          <w:t>TF_G113</w:t>
                        </w:r>
                      </w:p>
                    </w:txbxContent>
                  </v:textbox>
                </v:shape>
                <v:shapetype id="_x0000_t4" coordsize="21600,21600" o:spt="4" path="m10800,l,10800,10800,21600,21600,10800xe">
                  <v:stroke joinstyle="miter"/>
                  <v:path gradientshapeok="t" o:connecttype="rect" textboxrect="5400,5400,16200,16200"/>
                </v:shapetype>
                <v:shape id="Diamond 105" o:spid="_x0000_s1371" type="#_x0000_t4" style="position:absolute;left:22675;top:33944;width:28235;height:72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AINMQA&#10;AADcAAAADwAAAGRycy9kb3ducmV2LnhtbERPS2vCQBC+F/oflil4KbqpoITUVVJrRY8+Cj0O2Wk2&#10;JDubZrea9te7guBtPr7nzBa9bcSJOl85VvAySkAQF05XXCo4Hj6GKQgfkDU2jknBH3lYzB8fZphp&#10;d+YdnfahFDGEfYYKTAhtJqUvDFn0I9cSR+7bdRZDhF0pdYfnGG4bOU6SqbRYcWww2NLSUFHvf62C&#10;z22a1z/H9O2rXh7Mapy+r5/zf6UGT33+CiJQH+7im3uj4/xkAtdn4gVy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7ACDTEAAAA3AAAAA8AAAAAAAAAAAAAAAAAmAIAAGRycy9k&#10;b3ducmV2LnhtbFBLBQYAAAAABAAEAPUAAACJAwAAAAA=&#10;" fillcolor="#a5d5e2 [1624]" strokecolor="#40a7c2 [3048]">
                  <v:fill color2="#e4f2f6 [504]" rotate="t" angle="180" colors="0 #9eeaff;22938f #bbefff;1 #e4f9ff" focus="100%" type="gradient"/>
                  <v:shadow on="t" color="black" opacity="24903f" origin=",.5" offset="0,.55556mm"/>
                  <v:textbox inset="0,0,0,0">
                    <w:txbxContent>
                      <w:p w14:paraId="3570B470" w14:textId="77777777" w:rsidR="001C49CD" w:rsidRPr="00C10D0C" w:rsidRDefault="001C49CD" w:rsidP="00C10D0C">
                        <w:pPr>
                          <w:jc w:val="center"/>
                          <w:rPr>
                            <w:sz w:val="14"/>
                            <w:lang w:val="en-US"/>
                          </w:rPr>
                        </w:pPr>
                        <w:r w:rsidRPr="00C10D0C">
                          <w:rPr>
                            <w:lang w:val="en-US"/>
                          </w:rPr>
                          <w:t xml:space="preserve">New step to be </w:t>
                        </w:r>
                        <w:r>
                          <w:rPr>
                            <w:lang w:val="en-US"/>
                          </w:rPr>
                          <w:t>started</w:t>
                        </w:r>
                        <w:r w:rsidRPr="00C10D0C">
                          <w:rPr>
                            <w:lang w:val="en-US"/>
                          </w:rPr>
                          <w:t xml:space="preserve"> </w:t>
                        </w:r>
                        <w:r w:rsidRPr="00C10D0C">
                          <w:rPr>
                            <w:sz w:val="14"/>
                            <w:lang w:val="en-US"/>
                          </w:rPr>
                          <w:t xml:space="preserve">(due to new cycle or end of  step in progress) </w:t>
                        </w:r>
                      </w:p>
                    </w:txbxContent>
                  </v:textbox>
                </v:shape>
                <v:shape id="Diamond 501" o:spid="_x0000_s1372" type="#_x0000_t4" style="position:absolute;left:5367;top:15869;width:16193;height:61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SiLscA&#10;AADcAAAADwAAAGRycy9kb3ducmV2LnhtbESPT2vCQBTE7wW/w/IEL6VuFFpC6irR2lKP/in0+Mg+&#10;syHZt2l2q9FP3xUKHoeZ+Q0zW/S2ESfqfOVYwWScgCAunK64VHDYvz+lIHxA1tg4JgUX8rCYDx5m&#10;mGl35i2ddqEUEcI+QwUmhDaT0heGLPqxa4mjd3SdxRBlV0rd4TnCbSOnSfIiLVYcFwy2tDJU1Ltf&#10;q+Brk+b1zyFdftervVlP07ePx/yq1GjY568gAvXhHv5vf2oFz8kEbmfiEZ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p0oi7HAAAA3AAAAA8AAAAAAAAAAAAAAAAAmAIAAGRy&#10;cy9kb3ducmV2LnhtbFBLBQYAAAAABAAEAPUAAACMAwAAAAA=&#10;" fillcolor="#a5d5e2 [1624]" strokecolor="#40a7c2 [3048]">
                  <v:fill color2="#e4f2f6 [504]" rotate="t" angle="180" colors="0 #9eeaff;22938f #bbefff;1 #e4f9ff" focus="100%" type="gradient"/>
                  <v:shadow on="t" color="black" opacity="24903f" origin=",.5" offset="0,.55556mm"/>
                  <v:textbox inset="0,0,0,0">
                    <w:txbxContent>
                      <w:p w14:paraId="4FD10C0B" w14:textId="77777777" w:rsidR="001C49CD" w:rsidRPr="00C10D0C" w:rsidRDefault="001C49CD" w:rsidP="00C10D0C">
                        <w:pPr>
                          <w:jc w:val="center"/>
                          <w:rPr>
                            <w:sz w:val="14"/>
                            <w:lang w:val="en-US"/>
                          </w:rPr>
                        </w:pPr>
                        <w:r w:rsidRPr="00C10D0C">
                          <w:rPr>
                            <w:lang w:val="en-US"/>
                          </w:rPr>
                          <w:t xml:space="preserve">New </w:t>
                        </w:r>
                        <w:r>
                          <w:rPr>
                            <w:lang w:val="en-US"/>
                          </w:rPr>
                          <w:t>Selected Cycle ?</w:t>
                        </w:r>
                      </w:p>
                    </w:txbxContent>
                  </v:textbox>
                </v:shape>
                <v:shape id="Straight Arrow Connector 502" o:spid="_x0000_s1373" type="#_x0000_t32" style="position:absolute;left:47774;top:42967;width:2;height:18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HbicUAAADcAAAADwAAAGRycy9kb3ducmV2LnhtbESPQWvCQBSE74X+h+UVvBTdNbVFoquU&#10;UlHak9aLt0f2mQSzb0P2Nab/3i0Uehxm5htmuR58o3rqYh3YwnRiQBEXwdVcWjh+bcZzUFGQHTaB&#10;ycIPRViv7u+WmLtw5T31BylVgnDM0UIl0uZax6Iij3ESWuLknUPnUZLsSu06vCa4b3RmzIv2WHNa&#10;qLClt4qKy+HbW+hxb6ZtNt+W7x9Pj9tsJqfZp1g7ehheF6CEBvkP/7V3zsKzyeD3TDoCe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HbicUAAADcAAAADwAAAAAAAAAA&#10;AAAAAAChAgAAZHJzL2Rvd25yZXYueG1sUEsFBgAAAAAEAAQA+QAAAJMDAAAAAA==&#10;" strokecolor="black [3213]">
                  <v:stroke endarrow="oval"/>
                </v:shape>
                <v:rect id="Rectangle 503" o:spid="_x0000_s1374" style="position:absolute;left:25161;top:44851;width:23324;height:39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6yDsQA&#10;AADcAAAADwAAAGRycy9kb3ducmV2LnhtbESPQUsDMRSE74L/ITyhF7GJuyiyNi1iKe21qwe9PTfP&#10;zeLmZUnS3fXfm0LB4zAz3zCrzex6MVKInWcN90sFgrjxpuNWw/vb7u4JREzIBnvPpOGXImzW11cr&#10;rIyf+EhjnVqRIRwr1GBTGiopY2PJYVz6gTh73z44TFmGVpqAU4a7XhZKPUqHHecFiwO9Wmp+6pPT&#10;8NV+qHBrimIs076c6mn+3G6t1oub+eUZRKI5/Ycv7YPR8KBKOJ/JR0C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usg7EAAAA3AAAAA8AAAAAAAAAAAAAAAAAmAIAAGRycy9k&#10;b3ducmV2LnhtbFBLBQYAAAAABAAEAPUAAACJAwAAAAA=&#10;" fillcolor="#254163 [1636]" strokecolor="#4579b8 [3044]">
                  <v:fill color2="#4477b6 [3012]" rotate="t" angle="180" colors="0 #2c5d98;52429f #3c7bc7;1 #3a7ccb" focus="100%" type="gradient">
                    <o:fill v:ext="view" type="gradientUnscaled"/>
                  </v:fill>
                  <v:shadow on="t" color="black" opacity="22937f" origin=",.5" offset="0,.63889mm"/>
                  <v:textbox>
                    <w:txbxContent>
                      <w:p w14:paraId="0D7CD912" w14:textId="77777777" w:rsidR="001C49CD" w:rsidRDefault="001C49CD" w:rsidP="00367E78">
                        <w:pPr>
                          <w:pStyle w:val="NormalWeb"/>
                          <w:spacing w:before="0" w:beforeAutospacing="0" w:after="0" w:afterAutospacing="0"/>
                          <w:jc w:val="center"/>
                        </w:pPr>
                        <w:r>
                          <w:rPr>
                            <w:rFonts w:ascii="Arial" w:eastAsia="Times New Roman" w:hAnsi="Arial"/>
                            <w:sz w:val="20"/>
                            <w:szCs w:val="20"/>
                          </w:rPr>
                          <w:t xml:space="preserve">Extract </w:t>
                        </w:r>
                        <w:r>
                          <w:rPr>
                            <w:rFonts w:ascii="Arial" w:eastAsia="Times New Roman" w:hAnsi="Arial"/>
                            <w:b/>
                            <w:bCs/>
                            <w:color w:val="B7DEE8"/>
                            <w:sz w:val="20"/>
                            <w:szCs w:val="20"/>
                          </w:rPr>
                          <w:t>step parameters</w:t>
                        </w:r>
                      </w:p>
                    </w:txbxContent>
                  </v:textbox>
                </v:rect>
                <v:shape id="Flowchart: Document 504" o:spid="_x0000_s1375" type="#_x0000_t114" style="position:absolute;left:43827;top:39943;width:7893;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rEcMA&#10;AADcAAAADwAAAGRycy9kb3ducmV2LnhtbESP0WoCMRRE3wv+Q7iCbzWxaCmrUcRWsPap6gdcNtfs&#10;6uZm2aS76983guDjMDNnmMWqd5VoqQmlZw2TsQJBnHtTstVwOm5fP0CEiGyw8kwabhRgtRy8LDAz&#10;vuNfag/RigThkKGGIsY6kzLkBTkMY18TJ+/sG4cxycZK02CX4K6Sb0q9S4clp4UCa9oUlF8Pf07D&#10;Zbdt19/W7tsvVN111k+mnz+V1qNhv56DiNTHZ/jR3hkNMzWF+5l0BO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jrEcMAAADcAAAADwAAAAAAAAAAAAAAAACYAgAAZHJzL2Rv&#10;d25yZXYueG1sUEsFBgAAAAAEAAQA9QAAAIgDAAAAAA==&#10;" fillcolor="#fcfddb" strokecolor="#ffc000" strokeweight="1pt">
                  <v:textbox>
                    <w:txbxContent>
                      <w:p w14:paraId="62A31E85" w14:textId="77777777" w:rsidR="001C49CD" w:rsidRDefault="001C49CD" w:rsidP="00367E78">
                        <w:pPr>
                          <w:pStyle w:val="NormalWeb"/>
                          <w:spacing w:before="0" w:beforeAutospacing="0" w:after="0" w:afterAutospacing="0"/>
                          <w:jc w:val="center"/>
                        </w:pPr>
                        <w:r>
                          <w:rPr>
                            <w:rFonts w:ascii="Arial" w:eastAsia="Times New Roman" w:hAnsi="Arial"/>
                            <w:color w:val="C0504D"/>
                            <w:sz w:val="20"/>
                            <w:szCs w:val="20"/>
                            <w:lang w:val="fr-FR"/>
                          </w:rPr>
                          <w:t>TF_G112</w:t>
                        </w:r>
                      </w:p>
                    </w:txbxContent>
                  </v:textbox>
                </v:shape>
                <v:shape id="Straight Arrow Connector 112" o:spid="_x0000_s1376" type="#_x0000_t32" style="position:absolute;left:13433;top:7010;width:0;height:23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rds7cIAAADcAAAADwAAAGRycy9kb3ducmV2LnhtbERP32vCMBB+F/wfwg1809Q+yOyayhgI&#10;CnNilbHHo7k1Zc2lNJlm//0iDPZ2H9/PKzfR9uJKo+8cK1guMhDEjdMdtwou5+38EYQPyBp7x6Tg&#10;hzxsqumkxEK7G5/oWodWpBD2BSowIQyFlL4xZNEv3ECcuE83WgwJjq3UI95SuO1lnmUrabHj1GBw&#10;oBdDzVf9bRW81/4j1sf4utK5uxjztt43+qDU7CE+P4EIFMO/+M+902n+Mof7M+kCWf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rds7cIAAADcAAAADwAAAAAAAAAAAAAA&#10;AAChAgAAZHJzL2Rvd25yZXYueG1sUEsFBgAAAAAEAAQA+QAAAJADAAAAAA==&#10;" strokecolor="#4579b8 [3044]">
                  <v:stroke endarrow="classic"/>
                </v:shape>
                <v:shape id="Straight Arrow Connector 125" o:spid="_x0000_s1377" type="#_x0000_t32" style="position:absolute;left:13433;top:13354;width:30;height:25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I+JMIAAADcAAAADwAAAGRycy9kb3ducmV2LnhtbERP32vCMBB+F/Y/hBvsTdMVJq4zyhgI&#10;ClOxK2OPR3NryppLaaJm/70RBN/u4/t582W0nTjR4FvHCp4nGQji2umWGwXV12o8A+EDssbOMSn4&#10;Jw/LxcNojoV2Zz7QqQyNSCHsC1RgQugLKX1tyKKfuJ44cb9usBgSHBqpBzyncNvJPMum0mLLqcFg&#10;Tx+G6r/yaBV8l/4nlvv4OdW5q4zZvW5qvVXq6TG+v4EIFMNdfHOvdZqfv8D1mXSBXF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zI+JMIAAADcAAAADwAAAAAAAAAAAAAA&#10;AAChAgAAZHJzL2Rvd25yZXYueG1sUEsFBgAAAAAEAAQA+QAAAJADAAAAAA==&#10;" strokecolor="#4579b8 [3044]">
                  <v:stroke endarrow="classic"/>
                </v:shape>
                <v:shape id="Straight Arrow Connector 126" o:spid="_x0000_s1378" type="#_x0000_t32" style="position:absolute;left:13433;top:22050;width:30;height:46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XtmQMIAAADcAAAADwAAAGRycy9kb3ducmV2LnhtbERPzUrDQBC+C77DMoIXaTf2UGPabRFB&#10;tIcekvoAQ3aapO7OhOzaRJ/eLRS8zcf3O+vt5J060xA6YQOP8wwUcS2248bA5+FtloMKEdmiEyYD&#10;PxRgu7m9WWNhZeSSzlVsVArhUKCBNsa+0DrULXkMc+mJE3eUwWNMcGi0HXBM4d7pRZYttceOU0OL&#10;Pb22VH9V396AhN/n8mF8Es73Lt+dSifVuzPm/m56WYGKNMV/8dX9YdP8xRIuz6QL9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XtmQMIAAADcAAAADwAAAAAAAAAAAAAA&#10;AAChAgAAZHJzL2Rvd25yZXYueG1sUEsFBgAAAAAEAAQA+QAAAJADAAAAAA==&#10;" strokecolor="#4579b8 [3044]">
                  <v:stroke endarrow="classic"/>
                </v:shape>
                <v:shape id="Elbow Connector 427" o:spid="_x0000_s1379" type="#_x0000_t33" style="position:absolute;left:21560;top:18960;width:15233;height:1498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3AAMYAAADcAAAADwAAAGRycy9kb3ducmV2LnhtbESPQWsCMRSE7wX/Q3iCt5rtYm3ZGsUW&#10;xSJtoSr0+ti8Zhc3L2sSde2vb4RCj8PMfMNMZp1txIl8qB0ruBtmIIhLp2s2Cnbb5e0jiBCRNTaO&#10;ScGFAsymvZsJFtqd+ZNOm2hEgnAoUEEVY1tIGcqKLIaha4mT9+28xZikN1J7PCe4bWSeZWNpsea0&#10;UGFLLxWV+83RKvi4/zGXfMV+/fb8Fc148U6HpVZq0O/mTyAidfE//Nd+1QpG+QNcz6QjIK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jNwADGAAAA3AAAAA8AAAAAAAAA&#10;AAAAAAAAoQIAAGRycy9kb3ducmV2LnhtbFBLBQYAAAAABAAEAPkAAACUAwAAAAA=&#10;" strokecolor="#4579b8 [3044]">
                  <v:stroke endarrow="classic"/>
                </v:shape>
                <v:shape id="Elbow Connector 428" o:spid="_x0000_s1380" type="#_x0000_t34" style="position:absolute;left:23504;top:20656;width:3217;height:2336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8iQ8AAAADcAAAADwAAAGRycy9kb3ducmV2LnhtbERP3WrCMBS+H/gO4Qi7m6lljFGNIpWB&#10;4Ab+PcCxOTbB5KQ0We3efrkY7PLj+1+uR+/EQH20gRXMZwUI4iZoy62Cy/nj5R1ETMgaXWBS8EMR&#10;1qvJ0xIrHR58pOGUWpFDOFaowKTUVVLGxpDHOAsdceZuofeYMuxbqXt85HDvZFkUb9Kj5dxgsKPa&#10;UHM/fXsF+9puyDTHbcv1obt+fll3OdRKPU/HzQJEojH9i//cO63gtcxr85l8BOTq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M/IkPAAAAA3AAAAA8AAAAAAAAAAAAAAAAA&#10;oQIAAGRycy9kb3ducmV2LnhtbFBLBQYAAAAABAAEAPkAAACOAwAAAAA=&#10;" strokecolor="#4579b8 [3044]">
                  <v:stroke endarrow="classic"/>
                </v:shape>
                <v:shape id="Straight Arrow Connector 429" o:spid="_x0000_s1381" type="#_x0000_t32" style="position:absolute;left:36793;top:41207;width:30;height:36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GXpcQAAADcAAAADwAAAGRycy9kb3ducmV2LnhtbESPQWsCMRSE7wX/Q3hCbzXrUkS3RhFB&#10;sNAqriI9Pjavm6Wbl2UTNf33plDwOMzMN8x8GW0rrtT7xrGC8SgDQVw53XCt4HTcvExB+ICssXVM&#10;Cn7Jw3IxeJpjod2ND3QtQy0ShH2BCkwIXSGlrwxZ9CPXESfv2/UWQ5J9LXWPtwS3rcyzbCItNpwW&#10;DHa0NlT9lBer4Fz6r1ju48dE5+5kzG72XulPpZ6HcfUGIlAMj/B/e6sVvOYz+DuTjoBc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EZelxAAAANwAAAAPAAAAAAAAAAAA&#10;AAAAAKECAABkcnMvZG93bnJldi54bWxQSwUGAAAAAAQABAD5AAAAkgMAAAAA&#10;" strokecolor="#4579b8 [3044]">
                  <v:stroke endarrow="classic"/>
                </v:shape>
                <v:rect id="Rectangle 505" o:spid="_x0000_s1382" style="position:absolute;left:3301;top:53653;width:23442;height:68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oMMA&#10;AADcAAAADwAAAGRycy9kb3ducmV2LnhtbESPQWsCMRSE74X+h/AKvdWkBUW2RpEWpUIvasEeH5vX&#10;7OLmZdk81/XfN4LgcZiZb5jZYgiN6qlLdWQLryMDiriMrmZv4We/epmCSoLssIlMFi6UYDF/fJhh&#10;4eKZt9TvxKsM4VSghUqkLbROZUUB0yi2xNn7i11AybLz2nV4zvDQ6DdjJjpgzXmhwpY+KiqPu1Ow&#10;4Ln9Pm7o0E8/f/16uTJy8BOx9vlpWL6DEhrkHr61v5yFsRnD9Uw+Anr+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oMMAAADcAAAADwAAAAAAAAAAAAAAAACYAgAAZHJzL2Rv&#10;d25yZXYueG1sUEsFBgAAAAAEAAQA9QAAAIgDAAAAAA==&#10;" fillcolor="#254163 [1636]" strokecolor="red">
                  <v:fill color2="#4477b6 [3012]" rotate="t" angle="180" colors="0 #2c5d98;52429f #3c7bc7;1 #3a7ccb" focus="100%" type="gradient">
                    <o:fill v:ext="view" type="gradientUnscaled"/>
                  </v:fill>
                  <v:shadow on="t" color="black" opacity="22937f" origin=",.5" offset="0,.63889mm"/>
                  <v:textbox>
                    <w:txbxContent>
                      <w:p w14:paraId="1892DBC9" w14:textId="77777777" w:rsidR="001C49CD" w:rsidRDefault="001C49CD" w:rsidP="00F4431E">
                        <w:pPr>
                          <w:pStyle w:val="NormalWeb"/>
                          <w:spacing w:before="0" w:beforeAutospacing="0" w:after="0" w:afterAutospacing="0"/>
                          <w:jc w:val="center"/>
                          <w:rPr>
                            <w:rFonts w:ascii="Arial" w:eastAsia="Times New Roman" w:hAnsi="Arial"/>
                            <w:sz w:val="20"/>
                            <w:szCs w:val="20"/>
                            <w:lang w:val="en-US"/>
                          </w:rPr>
                        </w:pPr>
                        <w:r>
                          <w:rPr>
                            <w:rFonts w:ascii="Arial" w:eastAsia="Times New Roman" w:hAnsi="Arial"/>
                            <w:sz w:val="20"/>
                            <w:szCs w:val="20"/>
                            <w:lang w:val="en-US"/>
                          </w:rPr>
                          <w:t>(based on Cycle/Step config.) C</w:t>
                        </w:r>
                        <w:r w:rsidRPr="00F4431E">
                          <w:rPr>
                            <w:rFonts w:ascii="Arial" w:eastAsia="Times New Roman" w:hAnsi="Arial"/>
                            <w:sz w:val="20"/>
                            <w:szCs w:val="20"/>
                            <w:lang w:val="en-US"/>
                          </w:rPr>
                          <w:t>ompute</w:t>
                        </w:r>
                        <w:r>
                          <w:rPr>
                            <w:rFonts w:ascii="Arial" w:eastAsia="Times New Roman" w:hAnsi="Arial"/>
                            <w:sz w:val="20"/>
                            <w:szCs w:val="20"/>
                            <w:lang w:val="en-US"/>
                          </w:rPr>
                          <w:t>:</w:t>
                        </w:r>
                        <w:r w:rsidRPr="00F4431E">
                          <w:rPr>
                            <w:rFonts w:ascii="Arial" w:eastAsia="Times New Roman" w:hAnsi="Arial"/>
                            <w:sz w:val="20"/>
                            <w:szCs w:val="20"/>
                            <w:lang w:val="en-US"/>
                          </w:rPr>
                          <w:t xml:space="preserve"> </w:t>
                        </w:r>
                      </w:p>
                      <w:p w14:paraId="55067E6B" w14:textId="77777777" w:rsidR="001C49CD" w:rsidRPr="00F4431E" w:rsidRDefault="001C49CD" w:rsidP="00F4431E">
                        <w:pPr>
                          <w:pStyle w:val="NormalWeb"/>
                          <w:spacing w:before="0" w:beforeAutospacing="0" w:after="0" w:afterAutospacing="0"/>
                          <w:jc w:val="center"/>
                          <w:rPr>
                            <w:rFonts w:ascii="Arial" w:eastAsia="Times New Roman" w:hAnsi="Arial"/>
                            <w:b/>
                            <w:color w:val="B6DDE8" w:themeColor="accent5" w:themeTint="66"/>
                            <w:sz w:val="20"/>
                            <w:szCs w:val="20"/>
                            <w:lang w:val="en-US"/>
                          </w:rPr>
                        </w:pPr>
                        <w:r w:rsidRPr="00F4431E">
                          <w:rPr>
                            <w:rFonts w:ascii="Arial" w:eastAsia="Times New Roman" w:hAnsi="Arial"/>
                            <w:b/>
                            <w:color w:val="B6DDE8" w:themeColor="accent5" w:themeTint="66"/>
                            <w:sz w:val="20"/>
                            <w:szCs w:val="20"/>
                            <w:lang w:val="en-US"/>
                          </w:rPr>
                          <w:t>Step first value</w:t>
                        </w:r>
                        <w:r>
                          <w:rPr>
                            <w:rFonts w:ascii="Arial" w:eastAsia="Times New Roman" w:hAnsi="Arial"/>
                            <w:b/>
                            <w:color w:val="B6DDE8" w:themeColor="accent5" w:themeTint="66"/>
                            <w:sz w:val="20"/>
                            <w:szCs w:val="20"/>
                            <w:lang w:val="en-US"/>
                          </w:rPr>
                          <w:t xml:space="preserve"> / Step duration /</w:t>
                        </w:r>
                      </w:p>
                      <w:p w14:paraId="752CA4E3" w14:textId="77777777" w:rsidR="001C49CD" w:rsidRPr="00F4431E" w:rsidRDefault="001C49CD" w:rsidP="00F4431E">
                        <w:pPr>
                          <w:pStyle w:val="NormalWeb"/>
                          <w:spacing w:before="0" w:beforeAutospacing="0" w:after="0" w:afterAutospacing="0"/>
                          <w:jc w:val="center"/>
                          <w:rPr>
                            <w:b/>
                            <w:color w:val="B6DDE8" w:themeColor="accent5" w:themeTint="66"/>
                            <w:lang w:val="en-US"/>
                          </w:rPr>
                        </w:pPr>
                        <w:r w:rsidRPr="00F4431E">
                          <w:rPr>
                            <w:rFonts w:ascii="Arial" w:eastAsia="Times New Roman" w:hAnsi="Arial"/>
                            <w:b/>
                            <w:color w:val="B6DDE8" w:themeColor="accent5" w:themeTint="66"/>
                            <w:sz w:val="20"/>
                            <w:szCs w:val="20"/>
                            <w:lang w:val="en-US"/>
                          </w:rPr>
                          <w:t>Slope value</w:t>
                        </w:r>
                        <w:r>
                          <w:rPr>
                            <w:rFonts w:ascii="Arial" w:eastAsia="Times New Roman" w:hAnsi="Arial"/>
                            <w:b/>
                            <w:color w:val="B6DDE8" w:themeColor="accent5" w:themeTint="66"/>
                            <w:sz w:val="20"/>
                            <w:szCs w:val="20"/>
                            <w:lang w:val="en-US"/>
                          </w:rPr>
                          <w:t xml:space="preserve"> / Step order type</w:t>
                        </w:r>
                      </w:p>
                    </w:txbxContent>
                  </v:textbox>
                </v:rect>
                <v:shape id="Flowchart: Document 507" o:spid="_x0000_s1383" type="#_x0000_t114" style="position:absolute;left:2795;top:45567;width:7887;height:32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p1ZsQA&#10;AADcAAAADwAAAGRycy9kb3ducmV2LnhtbESP0WoCMRRE3wv9h3ALvtVE0basRpGqoPVJ2w+4bK7Z&#10;rZubZRN31783QqGPw8ycYebL3lWipSaUnjWMhgoEce5NyVbDz/f29QNEiMgGK8+k4UYBlovnpzlm&#10;xnd8pPYUrUgQDhlqKGKsMylDXpDDMPQ1cfLOvnEYk2ysNA12Ce4qOVbqTTosOS0UWNNnQfnldHUa&#10;fnfbdrW39qvdoOou0340WR8qrQcv/WoGIlIf/8N/7Z3RMFXv8DiTjoB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adWbEAAAA3AAAAA8AAAAAAAAAAAAAAAAAmAIAAGRycy9k&#10;b3ducmV2LnhtbFBLBQYAAAAABAAEAPUAAACJAwAAAAA=&#10;" fillcolor="#fcfddb" strokecolor="#ffc000" strokeweight="1pt">
                  <v:textbox>
                    <w:txbxContent>
                      <w:p w14:paraId="4436496C" w14:textId="77777777" w:rsidR="001C49CD" w:rsidRDefault="001C49CD" w:rsidP="00F4431E">
                        <w:pPr>
                          <w:pStyle w:val="NormalWeb"/>
                          <w:spacing w:before="0" w:beforeAutospacing="0" w:after="0" w:afterAutospacing="0"/>
                          <w:jc w:val="center"/>
                        </w:pPr>
                        <w:r>
                          <w:rPr>
                            <w:rFonts w:ascii="Arial" w:eastAsia="Times New Roman" w:hAnsi="Arial"/>
                            <w:color w:val="C0504D"/>
                            <w:sz w:val="20"/>
                            <w:szCs w:val="20"/>
                            <w:lang w:val="fr-FR"/>
                          </w:rPr>
                          <w:t>TF_G12</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430" o:spid="_x0000_s1384" type="#_x0000_t38" style="position:absolute;left:-1194;top:39545;width:22926;height:5287;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Wm4sEAAADcAAAADwAAAGRycy9kb3ducmV2LnhtbERPTWvCQBC9C/0PyxR6Mxtr0RBdRSot&#10;vRotvU6yYxLMzobsNon+evcgeHy87/V2NI3oqXO1ZQWzKAZBXFhdc6ngdPyaJiCcR9bYWCYFV3Kw&#10;3bxM1phqO/CB+syXIoSwS1FB5X2bSumKigy6yLbEgTvbzqAPsCul7nAI4aaR73G8kAZrDg0VtvRZ&#10;UXHJ/o2C5JLL+f6c777tr8Vmkd3ob7lX6u113K1AeBr9U/xw/2gFH/MwP5wJR0Bu7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ZabiwQAAANwAAAAPAAAAAAAAAAAAAAAA&#10;AKECAABkcnMvZG93bnJldi54bWxQSwUGAAAAAAQABAD5AAAAjwMAAAAA&#10;" adj="10800" strokecolor="black [3213]">
                  <v:stroke dashstyle="dash" endarrow="classic"/>
                </v:shape>
                <v:shapetype id="_x0000_t37" coordsize="21600,21600" o:spt="37" o:oned="t" path="m,c10800,,21600,10800,21600,21600e" filled="f">
                  <v:path arrowok="t" fillok="f" o:connecttype="none"/>
                  <o:lock v:ext="edit" shapetype="t"/>
                </v:shapetype>
                <v:shape id="Curved Connector 431" o:spid="_x0000_s1385" type="#_x0000_t37" style="position:absolute;left:15022;top:46842;width:10139;height:6811;rotation:180;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sYsUAAADcAAAADwAAAGRycy9kb3ducmV2LnhtbESPT4vCMBTE74LfITzB25pWXZGuUZal&#10;guxB8d9hb4/mbVO2eSlN1PrtN4LgcZiZ3zCLVWdrcaXWV44VpKMEBHHhdMWlgtNx/TYH4QOyxtox&#10;KbiTh9Wy31tgpt2N93Q9hFJECPsMFZgQmkxKXxiy6EeuIY7er2sthijbUuoWbxFuazlOkpm0WHFc&#10;MNjQl6Hi73CxCkI6+R7fd/l5s9PmPdfT7U++vSg1HHSfHyACdeEVfrY3WsF0ksLjTDwCcvk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qsYsUAAADcAAAADwAAAAAAAAAA&#10;AAAAAAChAgAAZHJzL2Rvd25yZXYueG1sUEsFBgAAAAAEAAQA+QAAAJMDAAAAAA==&#10;" strokecolor="black [3213]">
                  <v:stroke dashstyle="dash" endarrow="classic"/>
                </v:shape>
                <v:rect id="Rectangle 508" o:spid="_x0000_s1386" style="position:absolute;left:33685;top:54373;width:23437;height:51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ogf8EA&#10;AADcAAAADwAAAGRycy9kb3ducmV2LnhtbERPz0vDMBS+C/4P4Qm7yJbYoYxu2RDHmFc7D3p7a96a&#10;sualJLHt/ntzEDx+fL83u8l1YqAQW88anhYKBHHtTcuNhs/TYb4CEROywc4zabhRhN32/m6DpfEj&#10;f9BQpUbkEI4larAp9aWUsbbkMC58T5y5iw8OU4ahkSbgmMNdJwulXqTDlnODxZ7eLNXX6sdpODdf&#10;KjyaohiW6bgcq3H63u+t1rOH6XUNItGU/sV/7nej4VnltflMPgJ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KIH/BAAAA3AAAAA8AAAAAAAAAAAAAAAAAmAIAAGRycy9kb3du&#10;cmV2LnhtbFBLBQYAAAAABAAEAPUAAACGAwAAAAA=&#10;" fillcolor="#254163 [1636]" strokecolor="#4579b8 [3044]">
                  <v:fill color2="#4477b6 [3012]" rotate="t" angle="180" colors="0 #2c5d98;52429f #3c7bc7;1 #3a7ccb" focus="100%" type="gradient">
                    <o:fill v:ext="view" type="gradientUnscaled"/>
                  </v:fill>
                  <v:shadow on="t" color="black" opacity="22937f" origin=",.5" offset="0,.63889mm"/>
                  <v:textbox>
                    <w:txbxContent>
                      <w:p w14:paraId="5FA6C75B" w14:textId="77777777" w:rsidR="001C49CD" w:rsidRDefault="001C49CD" w:rsidP="00D609C9">
                        <w:pPr>
                          <w:pStyle w:val="NormalWeb"/>
                          <w:spacing w:before="0" w:beforeAutospacing="0" w:after="0" w:afterAutospacing="0"/>
                          <w:jc w:val="center"/>
                          <w:rPr>
                            <w:rFonts w:ascii="Arial" w:eastAsia="Times New Roman" w:hAnsi="Arial"/>
                            <w:sz w:val="20"/>
                            <w:szCs w:val="20"/>
                          </w:rPr>
                        </w:pPr>
                        <w:r>
                          <w:rPr>
                            <w:rFonts w:ascii="Arial" w:eastAsia="Times New Roman" w:hAnsi="Arial"/>
                            <w:sz w:val="20"/>
                            <w:szCs w:val="20"/>
                          </w:rPr>
                          <w:t xml:space="preserve">(based on Step config.) </w:t>
                        </w:r>
                      </w:p>
                      <w:p w14:paraId="1C3AC98C" w14:textId="77777777" w:rsidR="001C49CD" w:rsidRDefault="001C49CD" w:rsidP="00D609C9">
                        <w:pPr>
                          <w:pStyle w:val="NormalWeb"/>
                          <w:spacing w:before="0" w:beforeAutospacing="0" w:after="0" w:afterAutospacing="0"/>
                          <w:jc w:val="center"/>
                        </w:pPr>
                        <w:r>
                          <w:rPr>
                            <w:rFonts w:ascii="Arial" w:eastAsia="Times New Roman" w:hAnsi="Arial"/>
                            <w:sz w:val="20"/>
                            <w:szCs w:val="20"/>
                          </w:rPr>
                          <w:t xml:space="preserve">Evaluate </w:t>
                        </w:r>
                        <w:r>
                          <w:rPr>
                            <w:rFonts w:ascii="Arial" w:eastAsia="Times New Roman" w:hAnsi="Arial"/>
                            <w:b/>
                            <w:bCs/>
                            <w:color w:val="B7DEE8"/>
                            <w:sz w:val="20"/>
                            <w:szCs w:val="20"/>
                          </w:rPr>
                          <w:t>Step ending flag</w:t>
                        </w:r>
                      </w:p>
                    </w:txbxContent>
                  </v:textbox>
                </v:rect>
                <v:shape id="Curved Connector 432" o:spid="_x0000_s1387" type="#_x0000_t38" style="position:absolute;left:43562;top:41809;width:17485;height:7642;rotation:90;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PTMMYAAADcAAAADwAAAGRycy9kb3ducmV2LnhtbESPT2vCQBTE7wW/w/IKvRTdVEuV6CpS&#10;LOhFMYrnZ/aZhGbfhuzmT/vpu4LQ4zAzv2EWq96UoqXaFZYVvI0iEMSp1QVnCs6nr+EMhPPIGkvL&#10;pOCHHKyWg6cFxtp2fKQ28ZkIEHYxKsi9r2IpXZqTQTeyFXHwbrY26IOsM6lr7ALclHIcRR/SYMFh&#10;IceKPnNKv5PGKEh22HaX3+Zgz8fmsI+mm+vrfqPUy3O/noPw1Pv/8KO91QreJ2O4nw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5D0zDGAAAA3AAAAA8AAAAAAAAA&#10;AAAAAAAAoQIAAGRycy9kb3ducmV2LnhtbFBLBQYAAAAABAAEAPkAAACUAwAAAAA=&#10;" adj="24150" strokecolor="black [3213]">
                  <v:stroke dashstyle="dash" endarrow="classic"/>
                </v:shape>
                <v:shape id="Straight Arrow Connector 509" o:spid="_x0000_s1388" type="#_x0000_t32" style="position:absolute;left:42225;top:66535;width:3416;height:8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mUMcAAADcAAAADwAAAGRycy9kb3ducmV2LnhtbESPQUsDMRSE74X+h/AKXhabVWpZ16ZF&#10;hIrSQ+lWEG+P5Jld3Lwsm9hu++tNQehxmJlvmMVqcK04UB8azwrupjkIYu1Nw1bBx359W4AIEdlg&#10;65kUnCjAajkeLbA0/sg7OlTRigThUKKCOsaulDLomhyGqe+Ik/fte4cxyd5K0+MxwV0r7/N8Lh02&#10;nBZq7OilJv1T/ToFW22zz+Ksi+w9e/3CzXpmZTVT6mYyPD+BiDTEa/i//WYUPOSPcDmTjoBc/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D6SZQxwAAANwAAAAPAAAAAAAA&#10;AAAAAAAAAKECAABkcnMvZG93bnJldi54bWxQSwUGAAAAAAQABAD5AAAAlQMAAAAA&#10;" strokecolor="black [3213]">
                  <v:stroke endarrow="oval"/>
                </v:shape>
                <v:rect id="Rectangle 510" o:spid="_x0000_s1389" style="position:absolute;left:18902;top:64398;width:23323;height:58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6pMIA&#10;AADcAAAADwAAAGRycy9kb3ducmV2LnhtbERPz2vCMBS+D/wfwht4GTa14hidUUSR7Wq3w3Z7Nm9N&#10;WfNSkth2//1yEDx+fL83u8l2YiAfWscKllkOgrh2uuVGwefHafECIkRkjZ1jUvBHAXbb2cMGS+1G&#10;PtNQxUakEA4lKjAx9qWUoTZkMWSuJ07cj/MWY4K+kdrjmMJtJ4s8f5YWW04NBns6GKp/q6tVcGm+&#10;cv+ki2JYxbfVWI3T9/FolJo/TvtXEJGmeBff3O9awXqZ5qcz6QjI7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bqkwgAAANwAAAAPAAAAAAAAAAAAAAAAAJgCAABkcnMvZG93&#10;bnJldi54bWxQSwUGAAAAAAQABAD1AAAAhwMAAAAA&#10;" fillcolor="#254163 [1636]" strokecolor="#4579b8 [3044]">
                  <v:fill color2="#4477b6 [3012]" rotate="t" angle="180" colors="0 #2c5d98;52429f #3c7bc7;1 #3a7ccb" focus="100%" type="gradient">
                    <o:fill v:ext="view" type="gradientUnscaled"/>
                  </v:fill>
                  <v:shadow on="t" color="black" opacity="22937f" origin=",.5" offset="0,.63889mm"/>
                  <v:textbox>
                    <w:txbxContent>
                      <w:p w14:paraId="0237680F" w14:textId="77777777" w:rsidR="001C49CD" w:rsidRDefault="001C49CD" w:rsidP="00273D98">
                        <w:pPr>
                          <w:pStyle w:val="NormalWeb"/>
                          <w:spacing w:before="0" w:beforeAutospacing="0" w:after="0" w:afterAutospacing="0"/>
                          <w:jc w:val="center"/>
                          <w:rPr>
                            <w:rFonts w:ascii="Arial" w:eastAsia="Times New Roman" w:hAnsi="Arial"/>
                            <w:sz w:val="20"/>
                            <w:szCs w:val="20"/>
                          </w:rPr>
                        </w:pPr>
                        <w:r>
                          <w:rPr>
                            <w:rFonts w:ascii="Arial" w:eastAsia="Times New Roman" w:hAnsi="Arial"/>
                            <w:sz w:val="20"/>
                            <w:szCs w:val="20"/>
                          </w:rPr>
                          <w:t>Provide:</w:t>
                        </w:r>
                      </w:p>
                      <w:p w14:paraId="229FB78E" w14:textId="77777777" w:rsidR="001C49CD" w:rsidRDefault="001C49CD" w:rsidP="00273D98">
                        <w:pPr>
                          <w:pStyle w:val="NormalWeb"/>
                          <w:spacing w:before="0" w:beforeAutospacing="0" w:after="0" w:afterAutospacing="0"/>
                          <w:jc w:val="center"/>
                          <w:rPr>
                            <w:rFonts w:ascii="Arial" w:eastAsia="Times New Roman" w:hAnsi="Arial"/>
                            <w:b/>
                            <w:bCs/>
                            <w:color w:val="B7DEE8"/>
                            <w:sz w:val="20"/>
                            <w:szCs w:val="20"/>
                          </w:rPr>
                        </w:pPr>
                        <w:r>
                          <w:rPr>
                            <w:rFonts w:ascii="Arial" w:eastAsia="Times New Roman" w:hAnsi="Arial"/>
                            <w:b/>
                            <w:bCs/>
                            <w:color w:val="B7DEE8"/>
                            <w:sz w:val="20"/>
                            <w:szCs w:val="20"/>
                          </w:rPr>
                          <w:t xml:space="preserve">Executed Cycle </w:t>
                        </w:r>
                      </w:p>
                      <w:p w14:paraId="64518D97" w14:textId="77777777" w:rsidR="001C49CD" w:rsidRDefault="001C49CD" w:rsidP="00273D98">
                        <w:pPr>
                          <w:pStyle w:val="NormalWeb"/>
                          <w:spacing w:before="0" w:beforeAutospacing="0" w:after="0" w:afterAutospacing="0"/>
                          <w:jc w:val="center"/>
                        </w:pPr>
                        <w:r>
                          <w:rPr>
                            <w:rFonts w:ascii="Arial" w:eastAsia="Times New Roman" w:hAnsi="Arial"/>
                            <w:b/>
                            <w:bCs/>
                            <w:color w:val="B7DEE8"/>
                            <w:sz w:val="20"/>
                            <w:szCs w:val="20"/>
                          </w:rPr>
                          <w:t xml:space="preserve">Executed Step </w:t>
                        </w:r>
                      </w:p>
                      <w:p w14:paraId="27B1C3E1" w14:textId="77777777" w:rsidR="001C49CD" w:rsidRDefault="001C49CD" w:rsidP="00273D98">
                        <w:pPr>
                          <w:pStyle w:val="NormalWeb"/>
                          <w:spacing w:before="0" w:beforeAutospacing="0" w:after="0" w:afterAutospacing="0"/>
                          <w:jc w:val="center"/>
                        </w:pPr>
                      </w:p>
                    </w:txbxContent>
                  </v:textbox>
                </v:rect>
                <v:shape id="Flowchart: Document 511" o:spid="_x0000_s1390" type="#_x0000_t114" style="position:absolute;left:45641;top:64916;width:7893;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beVMQA&#10;AADcAAAADwAAAGRycy9kb3ducmV2LnhtbESP3WrCQBSE7wu+w3KE3tVNShWJriJawZ8rfx7gkD1u&#10;otmzIbtN0rd3hUIvh5n5hpkve1uJlhpfOlaQjhIQxLnTJRsF18v2YwrCB2SNlWNS8EselovB2xwz&#10;7To+UXsORkQI+wwVFCHUmZQ+L8iiH7maOHo311gMUTZG6ga7CLeV/EySibRYclwosKZ1Qfnj/GMV&#10;3HfbdrU35tB+Y9I9xn36tTlWSr0P+9UMRKA+/If/2jutYJym8DoTj4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m3lTEAAAA3AAAAA8AAAAAAAAAAAAAAAAAmAIAAGRycy9k&#10;b3ducmV2LnhtbFBLBQYAAAAABAAEAPUAAACJAwAAAAA=&#10;" fillcolor="#fcfddb" strokecolor="#ffc000" strokeweight="1pt">
                  <v:textbox>
                    <w:txbxContent>
                      <w:p w14:paraId="493C6604" w14:textId="77777777" w:rsidR="001C49CD" w:rsidRDefault="001C49CD" w:rsidP="00273D98">
                        <w:pPr>
                          <w:pStyle w:val="NormalWeb"/>
                          <w:spacing w:before="0" w:beforeAutospacing="0" w:after="0" w:afterAutospacing="0"/>
                          <w:jc w:val="center"/>
                        </w:pPr>
                        <w:r>
                          <w:rPr>
                            <w:rFonts w:ascii="Arial" w:eastAsia="Times New Roman" w:hAnsi="Arial"/>
                            <w:color w:val="C0504D"/>
                            <w:sz w:val="20"/>
                            <w:szCs w:val="20"/>
                            <w:lang w:val="fr-FR"/>
                          </w:rPr>
                          <w:t>TF_G111</w:t>
                        </w:r>
                      </w:p>
                    </w:txbxContent>
                  </v:textbox>
                </v:shape>
                <v:shape id="Curved Connector 512" o:spid="_x0000_s1391" type="#_x0000_t38" style="position:absolute;left:40393;top:49363;width:5541;height:4479;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O88MAAADcAAAADwAAAGRycy9kb3ducmV2LnhtbESPQWvCQBSE74X+h+UVvOlGRSupmyCV&#10;ildjS6/P7DMJZt+G7DaJ/npXEHocZuYbZp0OphYdta6yrGA6iUAQ51ZXXCj4Pn6NVyCcR9ZYWyYF&#10;V3KQJq8va4y17flAXeYLESDsYlRQet/EUrq8JINuYhvi4J1ta9AH2RZSt9gHuKnlLIqW0mDFYaHE&#10;hj5Lyi/Zn1GwupzkfHs+bXb2x2K9zG70+75VavQ2bD5AeBr8f/jZ3msFi+kMHmfCEZDJ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qvzvPDAAAA3AAAAA8AAAAAAAAAAAAA&#10;AAAAoQIAAGRycy9kb3ducmV2LnhtbFBLBQYAAAAABAAEAPkAAACRAwAAAAA=&#10;" adj="10800" strokecolor="black [3213]">
                  <v:stroke dashstyle="dash" endarrow="classic"/>
                </v:shape>
                <v:shape id="Straight Arrow Connector 513" o:spid="_x0000_s1392" type="#_x0000_t32" style="position:absolute;left:30563;top:62587;width:14;height:181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jfMUAAADcAAAADwAAAGRycy9kb3ducmV2LnhtbESPQUvDQBSE70L/w/IEL8Vuqlhj7LYU&#10;QdRDD4n+gEf2mUR33wvZtYn99V2h4HGYmW+Y9XbyTh1oCJ2wgeUiA0Vci+24MfDx/nydgwoR2aIT&#10;JgO/FGC7mV2ssbAyckmHKjYqQTgUaKCNsS+0DnVLHsNCeuLkfcrgMSY5NNoOOCa4d/omy1baY8dp&#10;ocWenlqqv6sfb0DC8aGcj/fC+d7lb1+lk+rFGXN1Oe0eQUWa4n/43H61Bu6Wt/B3Jh0BvTk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O+jfMUAAADcAAAADwAAAAAAAAAA&#10;AAAAAAChAgAAZHJzL2Rvd25yZXYueG1sUEsFBgAAAAAEAAQA+QAAAJMDAAAAAA==&#10;" strokecolor="#4579b8 [3044]">
                  <v:stroke endarrow="classic"/>
                </v:shape>
                <v:shape id="Straight Arrow Connector 514" o:spid="_x0000_s1393" type="#_x0000_t32" style="position:absolute;left:36822;top:48833;width:1;height:192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Y7CMUAAADcAAAADwAAAGRycy9kb3ducmV2LnhtbESPQUvDQBSE70L/w/IEL8VuKlpj7LYU&#10;QdRDD4n+gEf2mUR33wvZtYn99V2h4HGYmW+Y9XbyTh1oCJ2wgeUiA0Vci+24MfDx/nydgwoR2aIT&#10;JgO/FGC7mV2ssbAyckmHKjYqQTgUaKCNsS+0DnVLHsNCeuLkfcrgMSY5NNoOOCa4d/omy1baY8dp&#10;ocWenlqqv6sfb0DC8aGcj/fC+d7lb1+lk+rFGXN1Oe0eQUWa4n/43H61Bu6Wt/B3Jh0BvTk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wY7CMUAAADcAAAADwAAAAAAAAAA&#10;AAAAAAChAgAAZHJzL2Rvd25yZXYueG1sUEsFBgAAAAAEAAQA+QAAAJMDAAAAAA==&#10;" strokecolor="#4579b8 [3044]">
                  <v:stroke endarrow="classic"/>
                </v:shape>
                <v:shape id="Flowchart: Document 434" o:spid="_x0000_s1394" type="#_x0000_t114" style="position:absolute;left:1616;top:64916;width:13250;height:54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1SgsYA&#10;AADcAAAADwAAAGRycy9kb3ducmV2LnhtbESP3UoDMRSE7wXfIRzBG2mz1lLKtmnRQkWl0F/o7XFz&#10;TBY3J8smtunbm4Lg5TAz3zDTeXKNOFEXas8KHvsFCOLK65qNgsN+2RuDCBFZY+OZFFwowHx2ezPF&#10;Uvszb+m0i0ZkCIcSFdgY21LKUFlyGPq+Jc7el+8cxiw7I3WH5wx3jRwUxUg6rDkvWGxpYan63v04&#10;BZtVMh9p/fL6afbHh9VlYfE9bZW6v0vPExCRUvwP/7XftILh0xCuZ/IRk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V1SgsYAAADcAAAADwAAAAAAAAAAAAAAAACYAgAAZHJz&#10;L2Rvd25yZXYueG1sUEsFBgAAAAAEAAQA9QAAAIsDAAAAAA==&#10;" fillcolor="#dfa7a6 [1621]" strokecolor="#bc4542 [3045]">
                  <v:fill color2="#f5e4e4 [501]" rotate="t" angle="180" colors="0 #ffa2a1;22938f #ffbebd;1 #ffe5e5" focus="100%" type="gradient"/>
                  <v:shadow on="t" color="black" opacity="24903f" origin=",.5" offset="0,.55556mm"/>
                  <v:textbox>
                    <w:txbxContent>
                      <w:p w14:paraId="1EAA58B9" w14:textId="77777777" w:rsidR="001C49CD" w:rsidRPr="0007156C" w:rsidRDefault="001C49CD" w:rsidP="0007156C">
                        <w:pPr>
                          <w:jc w:val="center"/>
                          <w:rPr>
                            <w:sz w:val="16"/>
                            <w:lang w:val="en-US"/>
                          </w:rPr>
                        </w:pPr>
                        <w:r w:rsidRPr="0007156C">
                          <w:rPr>
                            <w:sz w:val="16"/>
                            <w:lang w:val="en-US"/>
                          </w:rPr>
                          <w:t>With critical section to ensure data set integrity</w:t>
                        </w:r>
                      </w:p>
                    </w:txbxContent>
                  </v:textbox>
                </v:shape>
                <v:shape id="Straight Arrow Connector 435" o:spid="_x0000_s1395" type="#_x0000_t32" style="position:absolute;left:8241;top:60534;width:6781;height:43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4NLUMMAAADcAAAADwAAAGRycy9kb3ducmV2LnhtbESP3YrCMBSE7xd8h3AE79bUnxWpRlFR&#10;0KvFnwc4NMe22pzUJmr79kYQvBxm5htmOq9NIR5Uudyygl43AkGcWJ1zquB03PyOQTiPrLGwTAoa&#10;cjCftX6mGGv75D09Dj4VAcIuRgWZ92UspUsyMui6tiQO3tlWBn2QVSp1hc8AN4XsR9FIGsw5LGRY&#10;0iqj5Hq4GwWX067GfVL8l9Scb8v7crVY3xqlOu16MQHhqfbf8Ke91QqGgz94nwlHQM5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uDS1DDAAAA3AAAAA8AAAAAAAAAAAAA&#10;AAAAoQIAAGRycy9kb3ducmV2LnhtbFBLBQYAAAAABAAEAPkAAACRAwAAAAA=&#10;" strokecolor="red">
                  <v:stroke endarrow="classic"/>
                </v:shape>
                <w10:anchorlock/>
              </v:group>
            </w:pict>
          </mc:Fallback>
        </mc:AlternateContent>
      </w:r>
    </w:p>
    <w:p w14:paraId="67BFEC41" w14:textId="77777777" w:rsidR="00016F3E" w:rsidRDefault="00016F3E">
      <w:pPr>
        <w:jc w:val="left"/>
        <w:rPr>
          <w:b/>
          <w:u w:val="single"/>
        </w:rPr>
      </w:pPr>
      <w:r>
        <w:br w:type="page"/>
      </w:r>
    </w:p>
    <w:p w14:paraId="48D770C0" w14:textId="77777777" w:rsidR="002F1EA5" w:rsidRDefault="000F5FBB" w:rsidP="000F5FBB">
      <w:pPr>
        <w:pStyle w:val="Heading3"/>
      </w:pPr>
      <w:bookmarkStart w:id="175" w:name="_Toc396742521"/>
      <w:r>
        <w:lastRenderedPageBreak/>
        <w:t>Standards steps management</w:t>
      </w:r>
      <w:r w:rsidR="008E3E5F">
        <w:t xml:space="preserve"> (2ms)</w:t>
      </w:r>
      <w:bookmarkEnd w:id="175"/>
    </w:p>
    <w:p w14:paraId="0C0D4840" w14:textId="77777777" w:rsidR="00FD41FE" w:rsidRDefault="00FD41FE" w:rsidP="00FD41FE">
      <w:pPr>
        <w:pStyle w:val="Header"/>
        <w:tabs>
          <w:tab w:val="clear" w:pos="4536"/>
          <w:tab w:val="clear" w:pos="9072"/>
        </w:tabs>
      </w:pPr>
      <w:r>
        <w:t xml:space="preserve">The standards steps management is done by the BFE_runExecuteSteps main function every 2 ms. </w:t>
      </w:r>
    </w:p>
    <w:p w14:paraId="74997233" w14:textId="77777777" w:rsidR="00FD41FE" w:rsidRDefault="00FD41FE" w:rsidP="00FD41FE">
      <w:pPr>
        <w:pStyle w:val="Header"/>
        <w:tabs>
          <w:tab w:val="clear" w:pos="4536"/>
          <w:tab w:val="clear" w:pos="9072"/>
        </w:tabs>
      </w:pPr>
      <w:r>
        <w:t>Overview of the jobs performed by this function with Technical function references indication:</w:t>
      </w:r>
    </w:p>
    <w:p w14:paraId="3DBEFC26" w14:textId="77777777" w:rsidR="000F5FBB" w:rsidRDefault="000F5FBB" w:rsidP="006B59B2">
      <w:pPr>
        <w:pStyle w:val="Header"/>
        <w:tabs>
          <w:tab w:val="clear" w:pos="4536"/>
          <w:tab w:val="clear" w:pos="9072"/>
        </w:tabs>
      </w:pPr>
    </w:p>
    <w:p w14:paraId="62DC0DC0" w14:textId="77777777" w:rsidR="00FD41FE" w:rsidRDefault="00FD41FE" w:rsidP="006B59B2">
      <w:pPr>
        <w:pStyle w:val="Header"/>
        <w:tabs>
          <w:tab w:val="clear" w:pos="4536"/>
          <w:tab w:val="clear" w:pos="9072"/>
        </w:tabs>
      </w:pPr>
      <w:r>
        <w:rPr>
          <w:noProof/>
          <w:lang w:val="fr-FR" w:eastAsia="fr-FR"/>
        </w:rPr>
        <mc:AlternateContent>
          <mc:Choice Requires="wpc">
            <w:drawing>
              <wp:inline distT="0" distB="0" distL="0" distR="0" wp14:anchorId="4B5C6A0A" wp14:editId="335CF074">
                <wp:extent cx="6115792" cy="7498946"/>
                <wp:effectExtent l="0" t="0" r="0" b="0"/>
                <wp:docPr id="536" name="Zone de dessin 49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38" name="Straight Arrow Connector 438"/>
                        <wps:cNvCnPr>
                          <a:stCxn id="448" idx="2"/>
                        </wps:cNvCnPr>
                        <wps:spPr>
                          <a:xfrm flipH="1">
                            <a:off x="4937515" y="1676388"/>
                            <a:ext cx="166" cy="187706"/>
                          </a:xfrm>
                          <a:prstGeom prst="straightConnector1">
                            <a:avLst/>
                          </a:prstGeom>
                          <a:ln>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s:wsp>
                        <wps:cNvPr id="539" name="Rounded Rectangle 539"/>
                        <wps:cNvSpPr/>
                        <wps:spPr>
                          <a:xfrm>
                            <a:off x="1698241" y="1891309"/>
                            <a:ext cx="4270490" cy="4990818"/>
                          </a:xfrm>
                          <a:prstGeom prst="roundRect">
                            <a:avLst>
                              <a:gd name="adj" fmla="val 3707"/>
                            </a:avLst>
                          </a:prstGeom>
                          <a:solidFill>
                            <a:schemeClr val="bg1"/>
                          </a:solidFill>
                          <a:ln w="19050">
                            <a:solidFill>
                              <a:schemeClr val="bg1">
                                <a:lumMod val="85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7B2A55FD" w14:textId="77777777" w:rsidR="001C49CD" w:rsidRDefault="001C49CD" w:rsidP="00EE7A3C"/>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9" name="Straight Arrow Connector 439"/>
                        <wps:cNvCnPr>
                          <a:stCxn id="447" idx="1"/>
                        </wps:cNvCnPr>
                        <wps:spPr>
                          <a:xfrm flipH="1">
                            <a:off x="1805445" y="1267638"/>
                            <a:ext cx="977273" cy="162475"/>
                          </a:xfrm>
                          <a:prstGeom prst="straightConnector1">
                            <a:avLst/>
                          </a:prstGeom>
                          <a:ln>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s:wsp>
                        <wps:cNvPr id="440" name="Organigramme : Connecteur 163"/>
                        <wps:cNvSpPr/>
                        <wps:spPr>
                          <a:xfrm>
                            <a:off x="1291259" y="68580"/>
                            <a:ext cx="108585" cy="108585"/>
                          </a:xfrm>
                          <a:prstGeom prst="flowChartConnector">
                            <a:avLst/>
                          </a:prstGeom>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1" name="Connecteur droit avec flèche 299"/>
                        <wps:cNvCnPr/>
                        <wps:spPr>
                          <a:xfrm flipH="1">
                            <a:off x="1343362" y="177165"/>
                            <a:ext cx="2190" cy="216169"/>
                          </a:xfrm>
                          <a:prstGeom prst="straightConnector1">
                            <a:avLst/>
                          </a:prstGeom>
                          <a:ln>
                            <a:tailEnd type="stealth"/>
                          </a:ln>
                        </wps:spPr>
                        <wps:style>
                          <a:lnRef idx="1">
                            <a:schemeClr val="accent1"/>
                          </a:lnRef>
                          <a:fillRef idx="0">
                            <a:schemeClr val="accent1"/>
                          </a:fillRef>
                          <a:effectRef idx="0">
                            <a:schemeClr val="accent1"/>
                          </a:effectRef>
                          <a:fontRef idx="minor">
                            <a:schemeClr val="tx1"/>
                          </a:fontRef>
                        </wps:style>
                        <wps:bodyPr/>
                      </wps:wsp>
                      <wps:wsp>
                        <wps:cNvPr id="442" name="Organigramme : Connecteur 331"/>
                        <wps:cNvSpPr/>
                        <wps:spPr>
                          <a:xfrm>
                            <a:off x="1292492" y="7171274"/>
                            <a:ext cx="108585" cy="107950"/>
                          </a:xfrm>
                          <a:prstGeom prst="flowChartConnector">
                            <a:avLst/>
                          </a:prstGeom>
                        </wps:spPr>
                        <wps:style>
                          <a:lnRef idx="0">
                            <a:schemeClr val="dk1"/>
                          </a:lnRef>
                          <a:fillRef idx="3">
                            <a:schemeClr val="dk1"/>
                          </a:fillRef>
                          <a:effectRef idx="3">
                            <a:schemeClr val="dk1"/>
                          </a:effectRef>
                          <a:fontRef idx="minor">
                            <a:schemeClr val="lt1"/>
                          </a:fontRef>
                        </wps:style>
                        <wps:txbx>
                          <w:txbxContent>
                            <w:p w14:paraId="69AEDBB3" w14:textId="77777777" w:rsidR="001C49CD" w:rsidRDefault="001C49CD" w:rsidP="00FD41FE"/>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3" name="Connecteur droit avec flèche 332"/>
                        <wps:cNvCnPr>
                          <a:stCxn id="450" idx="2"/>
                          <a:endCxn id="442" idx="0"/>
                        </wps:cNvCnPr>
                        <wps:spPr>
                          <a:xfrm>
                            <a:off x="1346373" y="1891541"/>
                            <a:ext cx="412" cy="5279733"/>
                          </a:xfrm>
                          <a:prstGeom prst="straightConnector1">
                            <a:avLst/>
                          </a:prstGeom>
                          <a:ln>
                            <a:tailEnd type="stealth"/>
                          </a:ln>
                        </wps:spPr>
                        <wps:style>
                          <a:lnRef idx="1">
                            <a:schemeClr val="accent1"/>
                          </a:lnRef>
                          <a:fillRef idx="0">
                            <a:schemeClr val="accent1"/>
                          </a:fillRef>
                          <a:effectRef idx="0">
                            <a:schemeClr val="accent1"/>
                          </a:effectRef>
                          <a:fontRef idx="minor">
                            <a:schemeClr val="tx1"/>
                          </a:fontRef>
                        </wps:style>
                        <wps:bodyPr/>
                      </wps:wsp>
                      <wps:wsp>
                        <wps:cNvPr id="444" name="Rectangle 444"/>
                        <wps:cNvSpPr/>
                        <wps:spPr>
                          <a:xfrm>
                            <a:off x="177162" y="393322"/>
                            <a:ext cx="2332393" cy="699109"/>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551B0E2C" w14:textId="77777777" w:rsidR="001C49CD" w:rsidRDefault="001C49CD" w:rsidP="00FD41FE">
                              <w:pPr>
                                <w:jc w:val="center"/>
                                <w:rPr>
                                  <w:lang w:val="en-US"/>
                                </w:rPr>
                              </w:pPr>
                              <w:r w:rsidRPr="00042EBA">
                                <w:rPr>
                                  <w:lang w:val="en-US"/>
                                </w:rPr>
                                <w:t xml:space="preserve">Perform a </w:t>
                              </w:r>
                              <w:r>
                                <w:rPr>
                                  <w:lang w:val="en-US"/>
                                </w:rPr>
                                <w:t>s</w:t>
                              </w:r>
                              <w:r w:rsidRPr="00042EBA">
                                <w:rPr>
                                  <w:lang w:val="en-US"/>
                                </w:rPr>
                                <w:t>napshot of all inputs data</w:t>
                              </w:r>
                            </w:p>
                            <w:p w14:paraId="09FB7EB0" w14:textId="77777777" w:rsidR="001C49CD" w:rsidRPr="00A12448" w:rsidRDefault="001C49CD" w:rsidP="00FD41FE">
                              <w:pPr>
                                <w:jc w:val="center"/>
                                <w:rPr>
                                  <w:b/>
                                  <w:color w:val="B6DDE8" w:themeColor="accent5" w:themeTint="66"/>
                                  <w:lang w:val="en-US"/>
                                </w:rPr>
                              </w:pPr>
                              <w:r w:rsidRPr="00A12448">
                                <w:rPr>
                                  <w:b/>
                                  <w:color w:val="B6DDE8" w:themeColor="accent5" w:themeTint="66"/>
                                  <w:lang w:val="en-US"/>
                                </w:rPr>
                                <w:t>Slope value</w:t>
                              </w:r>
                              <w:r>
                                <w:rPr>
                                  <w:b/>
                                  <w:color w:val="B6DDE8" w:themeColor="accent5" w:themeTint="66"/>
                                  <w:lang w:val="en-US"/>
                                </w:rPr>
                                <w:t xml:space="preserve"> / </w:t>
                              </w:r>
                              <w:r w:rsidRPr="00A12448">
                                <w:rPr>
                                  <w:b/>
                                  <w:color w:val="B6DDE8" w:themeColor="accent5" w:themeTint="66"/>
                                  <w:lang w:val="en-US"/>
                                </w:rPr>
                                <w:t>First value</w:t>
                              </w:r>
                              <w:r>
                                <w:rPr>
                                  <w:b/>
                                  <w:color w:val="B6DDE8" w:themeColor="accent5" w:themeTint="66"/>
                                  <w:lang w:val="en-US"/>
                                </w:rPr>
                                <w:t xml:space="preserve"> / step order type / Pyro status</w:t>
                              </w:r>
                            </w:p>
                            <w:p w14:paraId="1037CB1B" w14:textId="77777777" w:rsidR="001C49CD" w:rsidRPr="00A12448" w:rsidRDefault="001C49CD" w:rsidP="00FD41FE">
                              <w:pPr>
                                <w:jc w:val="center"/>
                                <w:rPr>
                                  <w:b/>
                                  <w:color w:val="B6DDE8" w:themeColor="accent5" w:themeTint="66"/>
                                  <w:lang w:val="en-US"/>
                                </w:rPr>
                              </w:pPr>
                              <w:r w:rsidRPr="00A12448">
                                <w:rPr>
                                  <w:b/>
                                  <w:color w:val="B6DDE8" w:themeColor="accent5" w:themeTint="66"/>
                                  <w:lang w:val="en-US"/>
                                </w:rPr>
                                <w:t>Etc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6" name="Rectangle 446"/>
                        <wps:cNvSpPr/>
                        <wps:spPr>
                          <a:xfrm>
                            <a:off x="1805651" y="4775705"/>
                            <a:ext cx="4053560" cy="1375999"/>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4EBE81FC" w14:textId="77777777" w:rsidR="001C49CD" w:rsidRPr="000A5F4C" w:rsidRDefault="001C49CD" w:rsidP="00FD41FE">
                              <w:pPr>
                                <w:jc w:val="center"/>
                                <w:rPr>
                                  <w:b/>
                                  <w:color w:val="B6DDE8" w:themeColor="accent5" w:themeTint="66"/>
                                  <w:lang w:val="en-US"/>
                                </w:rPr>
                              </w:pPr>
                              <w:r>
                                <w:rPr>
                                  <w:lang w:val="en-US"/>
                                </w:rPr>
                                <w:t xml:space="preserve">Compute Motor Power Order according to the </w:t>
                              </w:r>
                              <w:r w:rsidRPr="00FB0861">
                                <w:rPr>
                                  <w:b/>
                                  <w:color w:val="B6DDE8" w:themeColor="accent5" w:themeTint="66"/>
                                  <w:lang w:val="en-US"/>
                                </w:rPr>
                                <w:t>Order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7" name="Flowchart: Document 447"/>
                        <wps:cNvSpPr/>
                        <wps:spPr>
                          <a:xfrm>
                            <a:off x="2782718" y="1105117"/>
                            <a:ext cx="789495" cy="325041"/>
                          </a:xfrm>
                          <a:prstGeom prst="flowChartDocument">
                            <a:avLst/>
                          </a:prstGeom>
                          <a:solidFill>
                            <a:srgbClr val="FCFDDB"/>
                          </a:solidFill>
                          <a:ln w="1270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A5C4C2" w14:textId="77777777" w:rsidR="001C49CD" w:rsidRPr="00C658A7" w:rsidRDefault="001C49CD" w:rsidP="00FD41FE">
                              <w:pPr>
                                <w:jc w:val="center"/>
                                <w:rPr>
                                  <w:color w:val="C0504D" w:themeColor="accent2"/>
                                  <w:lang w:val="fr-FR"/>
                                </w:rPr>
                              </w:pPr>
                              <w:r w:rsidRPr="00C658A7">
                                <w:rPr>
                                  <w:color w:val="C0504D" w:themeColor="accent2"/>
                                  <w:lang w:val="fr-FR"/>
                                </w:rPr>
                                <w:t>TF_G14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8" name="Flowchart: Document 448"/>
                        <wps:cNvSpPr/>
                        <wps:spPr>
                          <a:xfrm>
                            <a:off x="4542751" y="1373355"/>
                            <a:ext cx="789859" cy="324485"/>
                          </a:xfrm>
                          <a:prstGeom prst="flowChartDocument">
                            <a:avLst/>
                          </a:prstGeom>
                          <a:solidFill>
                            <a:srgbClr val="FCFDDB"/>
                          </a:solidFill>
                          <a:ln w="1270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840619" w14:textId="77777777" w:rsidR="001C49CD" w:rsidRDefault="001C49CD" w:rsidP="00FD41FE">
                              <w:pPr>
                                <w:pStyle w:val="NormalWeb"/>
                                <w:spacing w:before="0" w:beforeAutospacing="0" w:after="0" w:afterAutospacing="0"/>
                                <w:jc w:val="center"/>
                              </w:pPr>
                              <w:r>
                                <w:rPr>
                                  <w:rFonts w:ascii="Arial" w:eastAsia="Times New Roman" w:hAnsi="Arial"/>
                                  <w:color w:val="C0504D"/>
                                  <w:sz w:val="20"/>
                                  <w:szCs w:val="20"/>
                                  <w:lang w:val="fr-FR"/>
                                </w:rPr>
                                <w:t>TF_G12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0" name="Diamond 450"/>
                        <wps:cNvSpPr/>
                        <wps:spPr>
                          <a:xfrm>
                            <a:off x="536734" y="1273454"/>
                            <a:ext cx="1619277" cy="618087"/>
                          </a:xfrm>
                          <a:prstGeom prst="diamond">
                            <a:avLst/>
                          </a:prstGeom>
                        </wps:spPr>
                        <wps:style>
                          <a:lnRef idx="1">
                            <a:schemeClr val="accent5"/>
                          </a:lnRef>
                          <a:fillRef idx="2">
                            <a:schemeClr val="accent5"/>
                          </a:fillRef>
                          <a:effectRef idx="1">
                            <a:schemeClr val="accent5"/>
                          </a:effectRef>
                          <a:fontRef idx="minor">
                            <a:schemeClr val="dk1"/>
                          </a:fontRef>
                        </wps:style>
                        <wps:txbx>
                          <w:txbxContent>
                            <w:p w14:paraId="7F267CB3" w14:textId="77777777" w:rsidR="001C49CD" w:rsidRPr="00C10D0C" w:rsidRDefault="001C49CD" w:rsidP="00FD41FE">
                              <w:pPr>
                                <w:jc w:val="center"/>
                                <w:rPr>
                                  <w:sz w:val="14"/>
                                  <w:lang w:val="en-US"/>
                                </w:rPr>
                              </w:pPr>
                              <w:r>
                                <w:rPr>
                                  <w:lang w:val="en-US"/>
                                </w:rPr>
                                <w:t>Pyro fired or HP step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19" name="Elbow Connector 519"/>
                        <wps:cNvCnPr>
                          <a:stCxn id="450" idx="3"/>
                          <a:endCxn id="539" idx="0"/>
                        </wps:cNvCnPr>
                        <wps:spPr>
                          <a:xfrm>
                            <a:off x="2156011" y="1582498"/>
                            <a:ext cx="1677475" cy="308811"/>
                          </a:xfrm>
                          <a:prstGeom prst="bentConnector2">
                            <a:avLst/>
                          </a:prstGeom>
                          <a:ln>
                            <a:tailEnd type="stealth"/>
                          </a:ln>
                        </wps:spPr>
                        <wps:style>
                          <a:lnRef idx="1">
                            <a:schemeClr val="accent1"/>
                          </a:lnRef>
                          <a:fillRef idx="0">
                            <a:schemeClr val="accent1"/>
                          </a:fillRef>
                          <a:effectRef idx="0">
                            <a:schemeClr val="accent1"/>
                          </a:effectRef>
                          <a:fontRef idx="minor">
                            <a:schemeClr val="tx1"/>
                          </a:fontRef>
                        </wps:style>
                        <wps:bodyPr/>
                      </wps:wsp>
                      <wps:wsp>
                        <wps:cNvPr id="522" name="Rectangle 522"/>
                        <wps:cNvSpPr/>
                        <wps:spPr>
                          <a:xfrm>
                            <a:off x="2659691" y="6328217"/>
                            <a:ext cx="2344198" cy="360195"/>
                          </a:xfrm>
                          <a:prstGeom prst="rect">
                            <a:avLst/>
                          </a:prstGeom>
                          <a:ln>
                            <a:solidFill>
                              <a:srgbClr val="FF0000"/>
                            </a:solidFill>
                          </a:ln>
                        </wps:spPr>
                        <wps:style>
                          <a:lnRef idx="1">
                            <a:schemeClr val="accent1"/>
                          </a:lnRef>
                          <a:fillRef idx="3">
                            <a:schemeClr val="accent1"/>
                          </a:fillRef>
                          <a:effectRef idx="2">
                            <a:schemeClr val="accent1"/>
                          </a:effectRef>
                          <a:fontRef idx="minor">
                            <a:schemeClr val="lt1"/>
                          </a:fontRef>
                        </wps:style>
                        <wps:txbx>
                          <w:txbxContent>
                            <w:p w14:paraId="248BAD38" w14:textId="77777777" w:rsidR="001C49CD" w:rsidRDefault="001C49CD" w:rsidP="00A12448">
                              <w:pPr>
                                <w:pStyle w:val="NormalWeb"/>
                                <w:spacing w:before="0" w:beforeAutospacing="0" w:after="0" w:afterAutospacing="0"/>
                                <w:jc w:val="center"/>
                                <w:rPr>
                                  <w:rFonts w:ascii="Arial" w:eastAsia="Times New Roman" w:hAnsi="Arial"/>
                                  <w:sz w:val="20"/>
                                  <w:szCs w:val="20"/>
                                  <w:lang w:val="en-US"/>
                                </w:rPr>
                              </w:pPr>
                              <w:r>
                                <w:rPr>
                                  <w:rFonts w:ascii="Arial" w:eastAsia="Times New Roman" w:hAnsi="Arial"/>
                                  <w:sz w:val="20"/>
                                  <w:szCs w:val="20"/>
                                  <w:lang w:val="en-US"/>
                                </w:rPr>
                                <w:t>Power stage consign update</w:t>
                              </w:r>
                            </w:p>
                            <w:p w14:paraId="1D80F1F3" w14:textId="77777777" w:rsidR="001C49CD" w:rsidRPr="00A12448" w:rsidRDefault="001C49CD" w:rsidP="00A12448">
                              <w:pPr>
                                <w:pStyle w:val="NormalWeb"/>
                                <w:spacing w:before="0" w:beforeAutospacing="0" w:after="0" w:afterAutospacing="0"/>
                                <w:jc w:val="center"/>
                                <w:rPr>
                                  <w:rFonts w:ascii="Arial" w:eastAsia="Times New Roman" w:hAnsi="Arial"/>
                                  <w:sz w:val="20"/>
                                  <w:szCs w:val="20"/>
                                  <w:lang w:val="en-US"/>
                                </w:rPr>
                              </w:pPr>
                              <w:r>
                                <w:rPr>
                                  <w:rFonts w:ascii="Arial" w:eastAsia="Times New Roman" w:hAnsi="Arial"/>
                                  <w:sz w:val="20"/>
                                  <w:szCs w:val="20"/>
                                  <w:lang w:val="en-US"/>
                                </w:rPr>
                                <w:t>(function call)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4" name="Flowchart: Document 534"/>
                        <wps:cNvSpPr/>
                        <wps:spPr>
                          <a:xfrm>
                            <a:off x="4123385" y="6950020"/>
                            <a:ext cx="1325064" cy="436432"/>
                          </a:xfrm>
                          <a:prstGeom prst="flowChartDocument">
                            <a:avLst/>
                          </a:prstGeom>
                        </wps:spPr>
                        <wps:style>
                          <a:lnRef idx="1">
                            <a:schemeClr val="accent2"/>
                          </a:lnRef>
                          <a:fillRef idx="2">
                            <a:schemeClr val="accent2"/>
                          </a:fillRef>
                          <a:effectRef idx="1">
                            <a:schemeClr val="accent2"/>
                          </a:effectRef>
                          <a:fontRef idx="minor">
                            <a:schemeClr val="dk1"/>
                          </a:fontRef>
                        </wps:style>
                        <wps:txbx>
                          <w:txbxContent>
                            <w:p w14:paraId="721D5869" w14:textId="77777777" w:rsidR="001C49CD" w:rsidRPr="0007156C" w:rsidRDefault="001C49CD" w:rsidP="00FD41FE">
                              <w:pPr>
                                <w:jc w:val="center"/>
                                <w:rPr>
                                  <w:sz w:val="16"/>
                                  <w:lang w:val="en-US"/>
                                </w:rPr>
                              </w:pPr>
                              <w:r>
                                <w:rPr>
                                  <w:sz w:val="16"/>
                                  <w:lang w:val="en-US"/>
                                </w:rPr>
                                <w:t>Under Disable IT / Enable 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Straight Arrow Connector 537"/>
                        <wps:cNvCnPr>
                          <a:stCxn id="534" idx="0"/>
                          <a:endCxn id="522" idx="2"/>
                        </wps:cNvCnPr>
                        <wps:spPr>
                          <a:xfrm flipH="1" flipV="1">
                            <a:off x="3831790" y="6688412"/>
                            <a:ext cx="954127" cy="261608"/>
                          </a:xfrm>
                          <a:prstGeom prst="straightConnector1">
                            <a:avLst/>
                          </a:prstGeom>
                          <a:ln>
                            <a:solidFill>
                              <a:srgbClr val="FF0000"/>
                            </a:solidFill>
                            <a:tailEnd type="stealth"/>
                          </a:ln>
                        </wps:spPr>
                        <wps:style>
                          <a:lnRef idx="1">
                            <a:schemeClr val="accent1"/>
                          </a:lnRef>
                          <a:fillRef idx="0">
                            <a:schemeClr val="accent1"/>
                          </a:fillRef>
                          <a:effectRef idx="0">
                            <a:schemeClr val="accent1"/>
                          </a:effectRef>
                          <a:fontRef idx="minor">
                            <a:schemeClr val="tx1"/>
                          </a:fontRef>
                        </wps:style>
                        <wps:bodyPr/>
                      </wps:wsp>
                      <wps:wsp>
                        <wps:cNvPr id="538" name="Straight Arrow Connector 538"/>
                        <wps:cNvCnPr>
                          <a:stCxn id="444" idx="2"/>
                          <a:endCxn id="450" idx="0"/>
                        </wps:cNvCnPr>
                        <wps:spPr>
                          <a:xfrm>
                            <a:off x="1343359" y="1092431"/>
                            <a:ext cx="3014" cy="181023"/>
                          </a:xfrm>
                          <a:prstGeom prst="straightConnector1">
                            <a:avLst/>
                          </a:prstGeom>
                          <a:ln>
                            <a:tailEnd type="stealth"/>
                          </a:ln>
                        </wps:spPr>
                        <wps:style>
                          <a:lnRef idx="1">
                            <a:schemeClr val="accent1"/>
                          </a:lnRef>
                          <a:fillRef idx="0">
                            <a:schemeClr val="accent1"/>
                          </a:fillRef>
                          <a:effectRef idx="0">
                            <a:schemeClr val="accent1"/>
                          </a:effectRef>
                          <a:fontRef idx="minor">
                            <a:schemeClr val="tx1"/>
                          </a:fontRef>
                        </wps:style>
                        <wps:bodyPr/>
                      </wps:wsp>
                      <wps:wsp>
                        <wps:cNvPr id="541" name="Elbow Connector 541"/>
                        <wps:cNvCnPr>
                          <a:stCxn id="539" idx="2"/>
                          <a:endCxn id="442" idx="6"/>
                        </wps:cNvCnPr>
                        <wps:spPr>
                          <a:xfrm rot="5400000">
                            <a:off x="2445644" y="5837407"/>
                            <a:ext cx="343276" cy="2432409"/>
                          </a:xfrm>
                          <a:prstGeom prst="bentConnector2">
                            <a:avLst/>
                          </a:prstGeom>
                          <a:ln>
                            <a:tailEnd type="stealth"/>
                          </a:ln>
                        </wps:spPr>
                        <wps:style>
                          <a:lnRef idx="1">
                            <a:schemeClr val="accent1"/>
                          </a:lnRef>
                          <a:fillRef idx="0">
                            <a:schemeClr val="accent1"/>
                          </a:fillRef>
                          <a:effectRef idx="0">
                            <a:schemeClr val="accent1"/>
                          </a:effectRef>
                          <a:fontRef idx="minor">
                            <a:schemeClr val="tx1"/>
                          </a:fontRef>
                        </wps:style>
                        <wps:bodyPr/>
                      </wps:wsp>
                      <wps:wsp>
                        <wps:cNvPr id="542" name="Diamond 542"/>
                        <wps:cNvSpPr/>
                        <wps:spPr>
                          <a:xfrm>
                            <a:off x="2124017" y="2141894"/>
                            <a:ext cx="1349749" cy="434400"/>
                          </a:xfrm>
                          <a:prstGeom prst="diamond">
                            <a:avLst/>
                          </a:prstGeom>
                        </wps:spPr>
                        <wps:style>
                          <a:lnRef idx="1">
                            <a:schemeClr val="accent5"/>
                          </a:lnRef>
                          <a:fillRef idx="2">
                            <a:schemeClr val="accent5"/>
                          </a:fillRef>
                          <a:effectRef idx="1">
                            <a:schemeClr val="accent5"/>
                          </a:effectRef>
                          <a:fontRef idx="minor">
                            <a:schemeClr val="dk1"/>
                          </a:fontRef>
                        </wps:style>
                        <wps:txbx>
                          <w:txbxContent>
                            <w:p w14:paraId="22B114E0" w14:textId="77777777" w:rsidR="001C49CD" w:rsidRPr="00117CEC" w:rsidRDefault="001C49CD" w:rsidP="00117CEC">
                              <w:pPr>
                                <w:pStyle w:val="NormalWeb"/>
                                <w:spacing w:before="0" w:beforeAutospacing="0" w:after="0" w:afterAutospacing="0"/>
                                <w:jc w:val="center"/>
                                <w:rPr>
                                  <w:lang w:val="fr-FR"/>
                                </w:rPr>
                              </w:pPr>
                              <w:r>
                                <w:rPr>
                                  <w:rFonts w:ascii="Arial" w:eastAsia="Times New Roman" w:hAnsi="Arial"/>
                                  <w:sz w:val="20"/>
                                  <w:szCs w:val="20"/>
                                  <w:lang w:val="fr-FR"/>
                                </w:rPr>
                                <w:t>New cycle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43" name="Rectangle 543"/>
                        <wps:cNvSpPr/>
                        <wps:spPr>
                          <a:xfrm>
                            <a:off x="1935791" y="2757489"/>
                            <a:ext cx="1731321" cy="39819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409E4550" w14:textId="77777777" w:rsidR="001C49CD" w:rsidRPr="000A5F4C" w:rsidRDefault="001C49CD" w:rsidP="00FD41FE">
                              <w:pPr>
                                <w:jc w:val="center"/>
                                <w:rPr>
                                  <w:b/>
                                  <w:color w:val="B6DDE8" w:themeColor="accent5" w:themeTint="66"/>
                                  <w:lang w:val="en-US"/>
                                </w:rPr>
                              </w:pPr>
                              <w:r>
                                <w:rPr>
                                  <w:lang w:val="en-US"/>
                                </w:rPr>
                                <w:t>Reset PID integral error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4" name="Diamond 544"/>
                        <wps:cNvSpPr/>
                        <wps:spPr>
                          <a:xfrm>
                            <a:off x="2123974" y="3408917"/>
                            <a:ext cx="1349375" cy="434340"/>
                          </a:xfrm>
                          <a:prstGeom prst="diamond">
                            <a:avLst/>
                          </a:prstGeom>
                        </wps:spPr>
                        <wps:style>
                          <a:lnRef idx="1">
                            <a:schemeClr val="accent5"/>
                          </a:lnRef>
                          <a:fillRef idx="2">
                            <a:schemeClr val="accent5"/>
                          </a:fillRef>
                          <a:effectRef idx="1">
                            <a:schemeClr val="accent5"/>
                          </a:effectRef>
                          <a:fontRef idx="minor">
                            <a:schemeClr val="dk1"/>
                          </a:fontRef>
                        </wps:style>
                        <wps:txbx>
                          <w:txbxContent>
                            <w:p w14:paraId="31EC6913" w14:textId="77777777" w:rsidR="001C49CD" w:rsidRPr="00444F0B" w:rsidRDefault="001C49CD" w:rsidP="002E0921">
                              <w:pPr>
                                <w:pStyle w:val="NormalWeb"/>
                                <w:spacing w:before="0" w:beforeAutospacing="0" w:after="0" w:afterAutospacing="0"/>
                                <w:jc w:val="center"/>
                                <w:rPr>
                                  <w:lang w:val="en-US"/>
                                </w:rPr>
                              </w:pPr>
                              <w:r w:rsidRPr="00444F0B">
                                <w:rPr>
                                  <w:rFonts w:ascii="Arial" w:eastAsia="Times New Roman" w:hAnsi="Arial"/>
                                  <w:sz w:val="20"/>
                                  <w:szCs w:val="20"/>
                                  <w:lang w:val="en-US"/>
                                </w:rPr>
                                <w:t>New Step</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45" name="Rectangle 545"/>
                        <wps:cNvSpPr/>
                        <wps:spPr>
                          <a:xfrm>
                            <a:off x="1805876" y="4060332"/>
                            <a:ext cx="1990259" cy="39819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57892467" w14:textId="77777777" w:rsidR="001C49CD" w:rsidRPr="00FB0861" w:rsidRDefault="001C49CD" w:rsidP="00FB0861">
                              <w:pPr>
                                <w:pStyle w:val="NormalWeb"/>
                                <w:spacing w:before="0" w:beforeAutospacing="0" w:after="0" w:afterAutospacing="0"/>
                                <w:jc w:val="center"/>
                                <w:rPr>
                                  <w:sz w:val="20"/>
                                  <w:lang w:val="en-US"/>
                                </w:rPr>
                              </w:pPr>
                              <w:r w:rsidRPr="00FB0861">
                                <w:rPr>
                                  <w:rFonts w:ascii="Arial" w:eastAsia="Times New Roman" w:hAnsi="Arial"/>
                                  <w:sz w:val="16"/>
                                  <w:szCs w:val="20"/>
                                  <w:lang w:val="en-US"/>
                                </w:rPr>
                                <w:t>Order_to_apply</w:t>
                              </w:r>
                              <w:r w:rsidRPr="00FB0861">
                                <w:rPr>
                                  <w:rFonts w:ascii="Arial" w:eastAsia="Times New Roman" w:hAnsi="Arial"/>
                                  <w:sz w:val="16"/>
                                  <w:szCs w:val="20"/>
                                  <w:vertAlign w:val="subscript"/>
                                  <w:lang w:val="en-US"/>
                                </w:rPr>
                                <w:t>(t)</w:t>
                              </w:r>
                              <w:r w:rsidRPr="00FB0861">
                                <w:rPr>
                                  <w:rFonts w:ascii="Arial" w:eastAsia="Times New Roman" w:hAnsi="Arial"/>
                                  <w:sz w:val="16"/>
                                  <w:szCs w:val="20"/>
                                  <w:lang w:val="en-US"/>
                                </w:rPr>
                                <w:t xml:space="preserve">  =</w:t>
                              </w:r>
                              <w:r w:rsidRPr="00FB0861">
                                <w:rPr>
                                  <w:rFonts w:ascii="Arial" w:eastAsia="Times New Roman" w:hAnsi="Arial"/>
                                  <w:sz w:val="16"/>
                                  <w:szCs w:val="20"/>
                                  <w:lang w:val="en-US"/>
                                </w:rPr>
                                <w:br/>
                                <w:t>First_</w:t>
                              </w:r>
                              <w:r>
                                <w:rPr>
                                  <w:rFonts w:ascii="Arial" w:eastAsia="Times New Roman" w:hAnsi="Arial"/>
                                  <w:sz w:val="16"/>
                                  <w:szCs w:val="20"/>
                                  <w:lang w:val="en-US"/>
                                </w:rPr>
                                <w:t>Value</w:t>
                              </w:r>
                              <w:r w:rsidRPr="00FB0861">
                                <w:rPr>
                                  <w:rFonts w:ascii="Arial" w:eastAsia="Times New Roman" w:hAnsi="Arial"/>
                                  <w:sz w:val="16"/>
                                  <w:szCs w:val="20"/>
                                  <w:lang w:val="en-US"/>
                                </w:rPr>
                                <w:t xml:space="preserve"> + </w:t>
                              </w:r>
                              <w:r>
                                <w:rPr>
                                  <w:rFonts w:ascii="Arial" w:eastAsia="Times New Roman" w:hAnsi="Arial"/>
                                  <w:sz w:val="16"/>
                                  <w:szCs w:val="20"/>
                                  <w:lang w:val="en-US"/>
                                </w:rPr>
                                <w:t>Slope</w:t>
                              </w:r>
                              <w:r w:rsidRPr="00FB0861">
                                <w:rPr>
                                  <w:rFonts w:ascii="Arial" w:eastAsia="Times New Roman" w:hAnsi="Arial"/>
                                  <w:sz w:val="16"/>
                                  <w:szCs w:val="20"/>
                                  <w:lang w:val="en-US"/>
                                </w:rPr>
                                <w:t>_Value</w:t>
                              </w:r>
                            </w:p>
                            <w:p w14:paraId="434659F6" w14:textId="77777777" w:rsidR="001C49CD" w:rsidRPr="00FB0861" w:rsidRDefault="001C49CD" w:rsidP="00FD41FE">
                              <w:pPr>
                                <w:jc w:val="center"/>
                                <w:rPr>
                                  <w:b/>
                                  <w:color w:val="B6DDE8" w:themeColor="accent5" w:themeTint="66"/>
                                  <w:sz w:val="16"/>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6" name="Rectangle 546"/>
                        <wps:cNvSpPr/>
                        <wps:spPr>
                          <a:xfrm>
                            <a:off x="3869055" y="4060333"/>
                            <a:ext cx="1990259" cy="39819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05114C82" w14:textId="77777777" w:rsidR="001C49CD" w:rsidRPr="00FB0861" w:rsidRDefault="001C49CD" w:rsidP="00FB0861">
                              <w:pPr>
                                <w:pStyle w:val="NormalWeb"/>
                                <w:spacing w:before="0" w:beforeAutospacing="0" w:after="0" w:afterAutospacing="0"/>
                                <w:jc w:val="center"/>
                                <w:rPr>
                                  <w:sz w:val="20"/>
                                  <w:lang w:val="en-US"/>
                                </w:rPr>
                              </w:pPr>
                              <w:r w:rsidRPr="00FB0861">
                                <w:rPr>
                                  <w:rFonts w:ascii="Arial" w:eastAsia="Times New Roman" w:hAnsi="Arial"/>
                                  <w:sz w:val="16"/>
                                  <w:szCs w:val="20"/>
                                  <w:lang w:val="en-US"/>
                                </w:rPr>
                                <w:t>Order_to_apply</w:t>
                              </w:r>
                              <w:r w:rsidRPr="00FB0861">
                                <w:rPr>
                                  <w:rFonts w:ascii="Arial" w:eastAsia="Times New Roman" w:hAnsi="Arial"/>
                                  <w:sz w:val="16"/>
                                  <w:szCs w:val="20"/>
                                  <w:vertAlign w:val="subscript"/>
                                  <w:lang w:val="en-US"/>
                                </w:rPr>
                                <w:t>(t)</w:t>
                              </w:r>
                              <w:r w:rsidRPr="00FB0861">
                                <w:rPr>
                                  <w:rFonts w:ascii="Arial" w:eastAsia="Times New Roman" w:hAnsi="Arial"/>
                                  <w:sz w:val="16"/>
                                  <w:szCs w:val="20"/>
                                  <w:lang w:val="en-US"/>
                                </w:rPr>
                                <w:t xml:space="preserve">  =</w:t>
                              </w:r>
                              <w:r w:rsidRPr="00FB0861">
                                <w:rPr>
                                  <w:rFonts w:ascii="Arial" w:eastAsia="Times New Roman" w:hAnsi="Arial"/>
                                  <w:sz w:val="16"/>
                                  <w:szCs w:val="20"/>
                                  <w:lang w:val="en-US"/>
                                </w:rPr>
                                <w:br/>
                                <w:t>Order_to_apply</w:t>
                              </w:r>
                              <w:r w:rsidRPr="00FB0861">
                                <w:rPr>
                                  <w:rFonts w:ascii="Arial" w:eastAsia="Times New Roman" w:hAnsi="Arial"/>
                                  <w:sz w:val="16"/>
                                  <w:szCs w:val="20"/>
                                  <w:vertAlign w:val="subscript"/>
                                  <w:lang w:val="en-US"/>
                                </w:rPr>
                                <w:t>(t-1)</w:t>
                              </w:r>
                              <w:r w:rsidRPr="00FB0861">
                                <w:rPr>
                                  <w:rFonts w:ascii="Arial" w:eastAsia="Times New Roman" w:hAnsi="Arial"/>
                                  <w:sz w:val="16"/>
                                  <w:szCs w:val="20"/>
                                  <w:lang w:val="en-US"/>
                                </w:rPr>
                                <w:t xml:space="preserve"> + </w:t>
                              </w:r>
                              <w:r>
                                <w:rPr>
                                  <w:rFonts w:ascii="Arial" w:eastAsia="Times New Roman" w:hAnsi="Arial"/>
                                  <w:sz w:val="16"/>
                                  <w:szCs w:val="20"/>
                                  <w:lang w:val="en-US"/>
                                </w:rPr>
                                <w:t>Slope</w:t>
                              </w:r>
                              <w:r w:rsidRPr="00FB0861">
                                <w:rPr>
                                  <w:rFonts w:ascii="Arial" w:eastAsia="Times New Roman" w:hAnsi="Arial"/>
                                  <w:sz w:val="16"/>
                                  <w:szCs w:val="20"/>
                                  <w:lang w:val="en-US"/>
                                </w:rPr>
                                <w:t>_Value</w:t>
                              </w:r>
                            </w:p>
                            <w:p w14:paraId="03B0D50C" w14:textId="77777777" w:rsidR="001C49CD" w:rsidRPr="00FB0861" w:rsidRDefault="001C49CD" w:rsidP="00FD41FE">
                              <w:pPr>
                                <w:jc w:val="center"/>
                                <w:rPr>
                                  <w:b/>
                                  <w:color w:val="B6DDE8" w:themeColor="accent5" w:themeTint="66"/>
                                  <w:sz w:val="16"/>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8" name="Arrondir un rectangle avec un coin diagonal 160"/>
                        <wps:cNvSpPr/>
                        <wps:spPr>
                          <a:xfrm>
                            <a:off x="1950720" y="5029811"/>
                            <a:ext cx="1475665" cy="291465"/>
                          </a:xfrm>
                          <a:prstGeom prst="round2DiagRect">
                            <a:avLst/>
                          </a:prstGeom>
                        </wps:spPr>
                        <wps:style>
                          <a:lnRef idx="1">
                            <a:schemeClr val="accent5"/>
                          </a:lnRef>
                          <a:fillRef idx="2">
                            <a:schemeClr val="accent5"/>
                          </a:fillRef>
                          <a:effectRef idx="1">
                            <a:schemeClr val="accent5"/>
                          </a:effectRef>
                          <a:fontRef idx="minor">
                            <a:schemeClr val="dk1"/>
                          </a:fontRef>
                        </wps:style>
                        <wps:txbx>
                          <w:txbxContent>
                            <w:p w14:paraId="738BAD1C" w14:textId="77777777" w:rsidR="001C49CD" w:rsidRDefault="001C49CD" w:rsidP="00FB0861">
                              <w:pPr>
                                <w:pStyle w:val="NormalWeb"/>
                                <w:spacing w:before="0" w:beforeAutospacing="0" w:after="0" w:afterAutospacing="0"/>
                                <w:jc w:val="both"/>
                              </w:pPr>
                              <w:r>
                                <w:rPr>
                                  <w:rFonts w:ascii="Arial" w:eastAsia="Times New Roman" w:hAnsi="Arial"/>
                                  <w:sz w:val="20"/>
                                  <w:szCs w:val="20"/>
                                </w:rPr>
                                <w:t>Manage PWM Steps</w:t>
                              </w:r>
                            </w:p>
                            <w:p w14:paraId="507D0D19" w14:textId="77777777" w:rsidR="001C49CD" w:rsidRDefault="001C49CD" w:rsidP="00FB0861">
                              <w:pPr>
                                <w:pStyle w:val="NormalWeb"/>
                                <w:spacing w:before="0" w:beforeAutospacing="0" w:after="0" w:afterAutospacing="0"/>
                                <w:jc w:val="both"/>
                              </w:pPr>
                              <w:r>
                                <w:rPr>
                                  <w:rFonts w:ascii="Arial" w:eastAsia="Times New Roman" w:hAnsi="Arial"/>
                                  <w:sz w:val="20"/>
                                  <w:szCs w:val="2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9" name="Arrondir un rectangle avec un coin diagonal 490"/>
                        <wps:cNvSpPr/>
                        <wps:spPr>
                          <a:xfrm>
                            <a:off x="3699180" y="5031574"/>
                            <a:ext cx="1972945" cy="289560"/>
                          </a:xfrm>
                          <a:prstGeom prst="round2DiagRect">
                            <a:avLst/>
                          </a:prstGeom>
                        </wps:spPr>
                        <wps:style>
                          <a:lnRef idx="1">
                            <a:schemeClr val="accent5"/>
                          </a:lnRef>
                          <a:fillRef idx="2">
                            <a:schemeClr val="accent5"/>
                          </a:fillRef>
                          <a:effectRef idx="1">
                            <a:schemeClr val="accent5"/>
                          </a:effectRef>
                          <a:fontRef idx="minor">
                            <a:schemeClr val="dk1"/>
                          </a:fontRef>
                        </wps:style>
                        <wps:txbx>
                          <w:txbxContent>
                            <w:p w14:paraId="1E619E7A" w14:textId="77777777" w:rsidR="001C49CD" w:rsidRDefault="001C49CD" w:rsidP="00FB0861">
                              <w:pPr>
                                <w:pStyle w:val="NormalWeb"/>
                                <w:spacing w:before="0" w:beforeAutospacing="0" w:after="0" w:afterAutospacing="0"/>
                                <w:jc w:val="both"/>
                              </w:pPr>
                              <w:r>
                                <w:rPr>
                                  <w:rFonts w:ascii="Arial" w:eastAsia="Times New Roman" w:hAnsi="Arial"/>
                                  <w:sz w:val="20"/>
                                  <w:szCs w:val="20"/>
                                </w:rPr>
                                <w:t>Manage Current Steps</w:t>
                              </w:r>
                            </w:p>
                            <w:p w14:paraId="22097CEC" w14:textId="77777777" w:rsidR="001C49CD" w:rsidRDefault="001C49CD" w:rsidP="00FB0861">
                              <w:pPr>
                                <w:pStyle w:val="NormalWeb"/>
                                <w:spacing w:before="0" w:beforeAutospacing="0" w:after="0" w:afterAutospacing="0"/>
                                <w:jc w:val="both"/>
                              </w:pPr>
                              <w:r>
                                <w:rPr>
                                  <w:rFonts w:ascii="Arial" w:eastAsia="Times New Roman" w:hAnsi="Arial"/>
                                  <w:sz w:val="20"/>
                                  <w:szCs w:val="2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0" name="Arrondir un rectangle avec un coin diagonal 492"/>
                        <wps:cNvSpPr/>
                        <wps:spPr>
                          <a:xfrm>
                            <a:off x="3689714" y="5410629"/>
                            <a:ext cx="1972945" cy="290830"/>
                          </a:xfrm>
                          <a:prstGeom prst="round2DiagRect">
                            <a:avLst/>
                          </a:prstGeom>
                        </wps:spPr>
                        <wps:style>
                          <a:lnRef idx="1">
                            <a:schemeClr val="accent5"/>
                          </a:lnRef>
                          <a:fillRef idx="2">
                            <a:schemeClr val="accent5"/>
                          </a:fillRef>
                          <a:effectRef idx="1">
                            <a:schemeClr val="accent5"/>
                          </a:effectRef>
                          <a:fontRef idx="minor">
                            <a:schemeClr val="dk1"/>
                          </a:fontRef>
                        </wps:style>
                        <wps:txbx>
                          <w:txbxContent>
                            <w:p w14:paraId="5F2BAE77" w14:textId="77777777" w:rsidR="001C49CD" w:rsidRDefault="001C49CD" w:rsidP="00FB0861">
                              <w:pPr>
                                <w:pStyle w:val="NormalWeb"/>
                                <w:spacing w:before="0" w:beforeAutospacing="0" w:after="0" w:afterAutospacing="0"/>
                                <w:jc w:val="both"/>
                              </w:pPr>
                              <w:r>
                                <w:rPr>
                                  <w:rFonts w:ascii="Arial" w:eastAsia="Times New Roman" w:hAnsi="Arial"/>
                                  <w:sz w:val="20"/>
                                  <w:szCs w:val="20"/>
                                </w:rPr>
                                <w:t>Manage PID Current Steps</w:t>
                              </w:r>
                            </w:p>
                            <w:p w14:paraId="29D0EDFD" w14:textId="77777777" w:rsidR="001C49CD" w:rsidRDefault="001C49CD" w:rsidP="00FB0861">
                              <w:pPr>
                                <w:pStyle w:val="NormalWeb"/>
                                <w:spacing w:before="0" w:beforeAutospacing="0" w:after="0" w:afterAutospacing="0"/>
                                <w:jc w:val="both"/>
                              </w:pPr>
                              <w:r>
                                <w:rPr>
                                  <w:rFonts w:ascii="Arial" w:eastAsia="Times New Roman" w:hAnsi="Arial"/>
                                  <w:sz w:val="20"/>
                                  <w:szCs w:val="2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1" name="Arrondir un rectangle avec un coin diagonal 493"/>
                        <wps:cNvSpPr/>
                        <wps:spPr>
                          <a:xfrm>
                            <a:off x="3699106" y="5786503"/>
                            <a:ext cx="1972945" cy="290195"/>
                          </a:xfrm>
                          <a:prstGeom prst="round2DiagRect">
                            <a:avLst/>
                          </a:prstGeom>
                        </wps:spPr>
                        <wps:style>
                          <a:lnRef idx="1">
                            <a:schemeClr val="accent5"/>
                          </a:lnRef>
                          <a:fillRef idx="2">
                            <a:schemeClr val="accent5"/>
                          </a:fillRef>
                          <a:effectRef idx="1">
                            <a:schemeClr val="accent5"/>
                          </a:effectRef>
                          <a:fontRef idx="minor">
                            <a:schemeClr val="dk1"/>
                          </a:fontRef>
                        </wps:style>
                        <wps:txbx>
                          <w:txbxContent>
                            <w:p w14:paraId="691FEAFE" w14:textId="77777777" w:rsidR="001C49CD" w:rsidRDefault="001C49CD" w:rsidP="00FB0861">
                              <w:pPr>
                                <w:pStyle w:val="NormalWeb"/>
                                <w:spacing w:before="0" w:beforeAutospacing="0" w:after="0" w:afterAutospacing="0"/>
                                <w:jc w:val="both"/>
                              </w:pPr>
                              <w:r>
                                <w:rPr>
                                  <w:rFonts w:ascii="Arial" w:eastAsia="Times New Roman" w:hAnsi="Arial"/>
                                  <w:sz w:val="20"/>
                                  <w:szCs w:val="20"/>
                                </w:rPr>
                                <w:t>Manage Voltage Steps</w:t>
                              </w:r>
                            </w:p>
                            <w:p w14:paraId="08870D16" w14:textId="77777777" w:rsidR="001C49CD" w:rsidRDefault="001C49CD" w:rsidP="00FB0861">
                              <w:pPr>
                                <w:pStyle w:val="NormalWeb"/>
                                <w:spacing w:before="0" w:beforeAutospacing="0" w:after="0" w:afterAutospacing="0"/>
                                <w:jc w:val="both"/>
                              </w:pPr>
                              <w:r>
                                <w:rPr>
                                  <w:rFonts w:ascii="Arial" w:eastAsia="Times New Roman" w:hAnsi="Arial"/>
                                  <w:sz w:val="20"/>
                                  <w:szCs w:val="2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2" name="Arrondir un rectangle avec un coin diagonal 494"/>
                        <wps:cNvSpPr/>
                        <wps:spPr>
                          <a:xfrm>
                            <a:off x="1967614" y="5427968"/>
                            <a:ext cx="1467101" cy="289560"/>
                          </a:xfrm>
                          <a:prstGeom prst="round2DiagRect">
                            <a:avLst/>
                          </a:prstGeom>
                        </wps:spPr>
                        <wps:style>
                          <a:lnRef idx="1">
                            <a:schemeClr val="accent5"/>
                          </a:lnRef>
                          <a:fillRef idx="2">
                            <a:schemeClr val="accent5"/>
                          </a:fillRef>
                          <a:effectRef idx="1">
                            <a:schemeClr val="accent5"/>
                          </a:effectRef>
                          <a:fontRef idx="minor">
                            <a:schemeClr val="dk1"/>
                          </a:fontRef>
                        </wps:style>
                        <wps:txbx>
                          <w:txbxContent>
                            <w:p w14:paraId="67BE5888" w14:textId="77777777" w:rsidR="001C49CD" w:rsidRDefault="001C49CD" w:rsidP="00FB0861">
                              <w:pPr>
                                <w:pStyle w:val="NormalWeb"/>
                                <w:spacing w:before="0" w:beforeAutospacing="0" w:after="0" w:afterAutospacing="0"/>
                                <w:jc w:val="both"/>
                              </w:pPr>
                              <w:r>
                                <w:rPr>
                                  <w:rFonts w:ascii="Arial" w:eastAsia="Times New Roman" w:hAnsi="Arial"/>
                                  <w:sz w:val="20"/>
                                  <w:szCs w:val="20"/>
                                </w:rPr>
                                <w:t>Manage No Step</w:t>
                              </w:r>
                            </w:p>
                            <w:p w14:paraId="0C575963" w14:textId="77777777" w:rsidR="001C49CD" w:rsidRDefault="001C49CD" w:rsidP="00FB0861">
                              <w:pPr>
                                <w:pStyle w:val="NormalWeb"/>
                                <w:spacing w:before="0" w:beforeAutospacing="0" w:after="0" w:afterAutospacing="0"/>
                                <w:jc w:val="both"/>
                              </w:pPr>
                              <w:r>
                                <w:rPr>
                                  <w:rFonts w:ascii="Arial" w:eastAsia="Times New Roman" w:hAnsi="Arial"/>
                                  <w:sz w:val="20"/>
                                  <w:szCs w:val="2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3" name="Straight Arrow Connector 553"/>
                        <wps:cNvCnPr>
                          <a:stCxn id="542" idx="2"/>
                          <a:endCxn id="543" idx="0"/>
                        </wps:cNvCnPr>
                        <wps:spPr>
                          <a:xfrm>
                            <a:off x="2798892" y="2576294"/>
                            <a:ext cx="2560" cy="181195"/>
                          </a:xfrm>
                          <a:prstGeom prst="straightConnector1">
                            <a:avLst/>
                          </a:prstGeom>
                          <a:ln>
                            <a:tailEnd type="stealth"/>
                          </a:ln>
                        </wps:spPr>
                        <wps:style>
                          <a:lnRef idx="1">
                            <a:schemeClr val="accent1"/>
                          </a:lnRef>
                          <a:fillRef idx="0">
                            <a:schemeClr val="accent1"/>
                          </a:fillRef>
                          <a:effectRef idx="0">
                            <a:schemeClr val="accent1"/>
                          </a:effectRef>
                          <a:fontRef idx="minor">
                            <a:schemeClr val="tx1"/>
                          </a:fontRef>
                        </wps:style>
                        <wps:bodyPr/>
                      </wps:wsp>
                      <wps:wsp>
                        <wps:cNvPr id="554" name="Curved Connector 554"/>
                        <wps:cNvCnPr>
                          <a:stCxn id="542" idx="3"/>
                        </wps:cNvCnPr>
                        <wps:spPr>
                          <a:xfrm flipH="1">
                            <a:off x="2801401" y="2359094"/>
                            <a:ext cx="672365" cy="1049718"/>
                          </a:xfrm>
                          <a:prstGeom prst="curvedConnector4">
                            <a:avLst>
                              <a:gd name="adj1" fmla="val -151027"/>
                              <a:gd name="adj2" fmla="val 83625"/>
                            </a:avLst>
                          </a:prstGeom>
                          <a:ln>
                            <a:tailEnd type="stealth"/>
                          </a:ln>
                        </wps:spPr>
                        <wps:style>
                          <a:lnRef idx="1">
                            <a:schemeClr val="accent1"/>
                          </a:lnRef>
                          <a:fillRef idx="0">
                            <a:schemeClr val="accent1"/>
                          </a:fillRef>
                          <a:effectRef idx="0">
                            <a:schemeClr val="accent1"/>
                          </a:effectRef>
                          <a:fontRef idx="minor">
                            <a:schemeClr val="tx1"/>
                          </a:fontRef>
                        </wps:style>
                        <wps:bodyPr/>
                      </wps:wsp>
                      <wps:wsp>
                        <wps:cNvPr id="555" name="Straight Arrow Connector 555"/>
                        <wps:cNvCnPr>
                          <a:stCxn id="543" idx="2"/>
                          <a:endCxn id="544" idx="0"/>
                        </wps:cNvCnPr>
                        <wps:spPr>
                          <a:xfrm flipH="1">
                            <a:off x="2798662" y="3155679"/>
                            <a:ext cx="2790" cy="253238"/>
                          </a:xfrm>
                          <a:prstGeom prst="straightConnector1">
                            <a:avLst/>
                          </a:prstGeom>
                          <a:ln>
                            <a:tailEnd type="stealth"/>
                          </a:ln>
                        </wps:spPr>
                        <wps:style>
                          <a:lnRef idx="1">
                            <a:schemeClr val="accent1"/>
                          </a:lnRef>
                          <a:fillRef idx="0">
                            <a:schemeClr val="accent1"/>
                          </a:fillRef>
                          <a:effectRef idx="0">
                            <a:schemeClr val="accent1"/>
                          </a:effectRef>
                          <a:fontRef idx="minor">
                            <a:schemeClr val="tx1"/>
                          </a:fontRef>
                        </wps:style>
                        <wps:bodyPr/>
                      </wps:wsp>
                      <wps:wsp>
                        <wps:cNvPr id="556" name="Straight Arrow Connector 556"/>
                        <wps:cNvCnPr>
                          <a:stCxn id="544" idx="2"/>
                          <a:endCxn id="545" idx="0"/>
                        </wps:cNvCnPr>
                        <wps:spPr>
                          <a:xfrm>
                            <a:off x="2798662" y="3843257"/>
                            <a:ext cx="2344" cy="217075"/>
                          </a:xfrm>
                          <a:prstGeom prst="straightConnector1">
                            <a:avLst/>
                          </a:prstGeom>
                          <a:ln>
                            <a:tailEnd type="stealth"/>
                          </a:ln>
                        </wps:spPr>
                        <wps:style>
                          <a:lnRef idx="1">
                            <a:schemeClr val="accent1"/>
                          </a:lnRef>
                          <a:fillRef idx="0">
                            <a:schemeClr val="accent1"/>
                          </a:fillRef>
                          <a:effectRef idx="0">
                            <a:schemeClr val="accent1"/>
                          </a:effectRef>
                          <a:fontRef idx="minor">
                            <a:schemeClr val="tx1"/>
                          </a:fontRef>
                        </wps:style>
                        <wps:bodyPr/>
                      </wps:wsp>
                      <wps:wsp>
                        <wps:cNvPr id="557" name="Elbow Connector 557"/>
                        <wps:cNvCnPr>
                          <a:stCxn id="544" idx="3"/>
                          <a:endCxn id="546" idx="0"/>
                        </wps:cNvCnPr>
                        <wps:spPr>
                          <a:xfrm>
                            <a:off x="3473349" y="3626087"/>
                            <a:ext cx="1390836" cy="434246"/>
                          </a:xfrm>
                          <a:prstGeom prst="bentConnector2">
                            <a:avLst/>
                          </a:prstGeom>
                          <a:ln>
                            <a:tailEnd type="stealth"/>
                          </a:ln>
                        </wps:spPr>
                        <wps:style>
                          <a:lnRef idx="1">
                            <a:schemeClr val="accent1"/>
                          </a:lnRef>
                          <a:fillRef idx="0">
                            <a:schemeClr val="accent1"/>
                          </a:fillRef>
                          <a:effectRef idx="0">
                            <a:schemeClr val="accent1"/>
                          </a:effectRef>
                          <a:fontRef idx="minor">
                            <a:schemeClr val="tx1"/>
                          </a:fontRef>
                        </wps:style>
                        <wps:bodyPr/>
                      </wps:wsp>
                      <wps:wsp>
                        <wps:cNvPr id="558" name="Elbow Connector 558"/>
                        <wps:cNvCnPr>
                          <a:stCxn id="545" idx="2"/>
                          <a:endCxn id="446" idx="0"/>
                        </wps:cNvCnPr>
                        <wps:spPr>
                          <a:xfrm rot="16200000" flipH="1">
                            <a:off x="3158127" y="4101400"/>
                            <a:ext cx="317183" cy="1031425"/>
                          </a:xfrm>
                          <a:prstGeom prst="bentConnector3">
                            <a:avLst/>
                          </a:prstGeom>
                          <a:ln>
                            <a:tailEnd type="stealth"/>
                          </a:ln>
                        </wps:spPr>
                        <wps:style>
                          <a:lnRef idx="1">
                            <a:schemeClr val="accent1"/>
                          </a:lnRef>
                          <a:fillRef idx="0">
                            <a:schemeClr val="accent1"/>
                          </a:fillRef>
                          <a:effectRef idx="0">
                            <a:schemeClr val="accent1"/>
                          </a:effectRef>
                          <a:fontRef idx="minor">
                            <a:schemeClr val="tx1"/>
                          </a:fontRef>
                        </wps:style>
                        <wps:bodyPr/>
                      </wps:wsp>
                      <wps:wsp>
                        <wps:cNvPr id="559" name="Elbow Connector 559"/>
                        <wps:cNvCnPr>
                          <a:stCxn id="546" idx="2"/>
                          <a:endCxn id="446" idx="0"/>
                        </wps:cNvCnPr>
                        <wps:spPr>
                          <a:xfrm rot="5400000">
                            <a:off x="4189717" y="4101237"/>
                            <a:ext cx="317182" cy="1031754"/>
                          </a:xfrm>
                          <a:prstGeom prst="bentConnector3">
                            <a:avLst/>
                          </a:prstGeom>
                          <a:ln>
                            <a:tailEnd type="stealth"/>
                          </a:ln>
                        </wps:spPr>
                        <wps:style>
                          <a:lnRef idx="1">
                            <a:schemeClr val="accent1"/>
                          </a:lnRef>
                          <a:fillRef idx="0">
                            <a:schemeClr val="accent1"/>
                          </a:fillRef>
                          <a:effectRef idx="0">
                            <a:schemeClr val="accent1"/>
                          </a:effectRef>
                          <a:fontRef idx="minor">
                            <a:schemeClr val="tx1"/>
                          </a:fontRef>
                        </wps:style>
                        <wps:bodyPr/>
                      </wps:wsp>
                      <wps:wsp>
                        <wps:cNvPr id="560" name="Straight Arrow Connector 560"/>
                        <wps:cNvCnPr>
                          <a:stCxn id="446" idx="2"/>
                          <a:endCxn id="522" idx="0"/>
                        </wps:cNvCnPr>
                        <wps:spPr>
                          <a:xfrm flipH="1">
                            <a:off x="3831790" y="6151704"/>
                            <a:ext cx="641" cy="176513"/>
                          </a:xfrm>
                          <a:prstGeom prst="straightConnector1">
                            <a:avLst/>
                          </a:prstGeom>
                          <a:ln>
                            <a:tailEnd type="stealth"/>
                          </a:ln>
                        </wps:spPr>
                        <wps:style>
                          <a:lnRef idx="1">
                            <a:schemeClr val="accent1"/>
                          </a:lnRef>
                          <a:fillRef idx="0">
                            <a:schemeClr val="accent1"/>
                          </a:fillRef>
                          <a:effectRef idx="0">
                            <a:schemeClr val="accent1"/>
                          </a:effectRef>
                          <a:fontRef idx="minor">
                            <a:schemeClr val="tx1"/>
                          </a:fontRef>
                        </wps:style>
                        <wps:bodyPr/>
                      </wps:wsp>
                      <wps:wsp>
                        <wps:cNvPr id="561" name="Text Box 561"/>
                        <wps:cNvSpPr txBox="1"/>
                        <wps:spPr>
                          <a:xfrm>
                            <a:off x="2781522" y="2578600"/>
                            <a:ext cx="470476" cy="2249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22D6B0" w14:textId="77777777" w:rsidR="001C49CD" w:rsidRPr="003A4D86" w:rsidRDefault="001C49CD">
                              <w:pPr>
                                <w:rPr>
                                  <w:sz w:val="16"/>
                                  <w:lang w:val="en-US"/>
                                </w:rPr>
                              </w:pPr>
                              <w:r w:rsidRPr="003A4D86">
                                <w:rPr>
                                  <w:sz w:val="16"/>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2" name="Text Box 562"/>
                        <wps:cNvSpPr txBox="1"/>
                        <wps:spPr>
                          <a:xfrm>
                            <a:off x="3710862" y="2206821"/>
                            <a:ext cx="470476" cy="2249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4FB4F3" w14:textId="77777777" w:rsidR="001C49CD" w:rsidRPr="003A4D86" w:rsidRDefault="001C49CD">
                              <w:pPr>
                                <w:rPr>
                                  <w:sz w:val="16"/>
                                  <w:lang w:val="en-US"/>
                                </w:rPr>
                              </w:pPr>
                              <w:r w:rsidRPr="003A4D86">
                                <w:rPr>
                                  <w:sz w:val="16"/>
                                  <w:lang w:val="en-US"/>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3" name="Text Box 563"/>
                        <wps:cNvSpPr txBox="1"/>
                        <wps:spPr>
                          <a:xfrm>
                            <a:off x="3869052" y="3414694"/>
                            <a:ext cx="470476" cy="2249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F74804" w14:textId="77777777" w:rsidR="001C49CD" w:rsidRPr="003A4D86" w:rsidRDefault="001C49CD">
                              <w:pPr>
                                <w:rPr>
                                  <w:sz w:val="16"/>
                                  <w:lang w:val="en-US"/>
                                </w:rPr>
                              </w:pPr>
                              <w:r w:rsidRPr="003A4D86">
                                <w:rPr>
                                  <w:sz w:val="16"/>
                                  <w:lang w:val="en-US"/>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4" name="Text Box 564"/>
                        <wps:cNvSpPr txBox="1"/>
                        <wps:spPr>
                          <a:xfrm>
                            <a:off x="2782720" y="3835386"/>
                            <a:ext cx="470476" cy="2249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BB0E24" w14:textId="77777777" w:rsidR="001C49CD" w:rsidRPr="003A4D86" w:rsidRDefault="001C49CD">
                              <w:pPr>
                                <w:rPr>
                                  <w:sz w:val="16"/>
                                  <w:lang w:val="en-US"/>
                                </w:rPr>
                              </w:pPr>
                              <w:r w:rsidRPr="003A4D86">
                                <w:rPr>
                                  <w:sz w:val="16"/>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5" name="Text Box 565"/>
                        <wps:cNvSpPr txBox="1"/>
                        <wps:spPr>
                          <a:xfrm>
                            <a:off x="974390" y="1917047"/>
                            <a:ext cx="470476" cy="2249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8C14CE" w14:textId="77777777" w:rsidR="001C49CD" w:rsidRPr="003A4D86" w:rsidRDefault="001C49CD">
                              <w:pPr>
                                <w:rPr>
                                  <w:sz w:val="16"/>
                                  <w:lang w:val="en-US"/>
                                </w:rPr>
                              </w:pPr>
                              <w:r w:rsidRPr="003A4D86">
                                <w:rPr>
                                  <w:sz w:val="16"/>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6" name="Text Box 566"/>
                        <wps:cNvSpPr txBox="1"/>
                        <wps:spPr>
                          <a:xfrm>
                            <a:off x="2306319" y="1376500"/>
                            <a:ext cx="470476" cy="2249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DC6FC4" w14:textId="77777777" w:rsidR="001C49CD" w:rsidRPr="003A4D86" w:rsidRDefault="001C49CD">
                              <w:pPr>
                                <w:rPr>
                                  <w:sz w:val="16"/>
                                  <w:lang w:val="en-US"/>
                                </w:rPr>
                              </w:pPr>
                              <w:r>
                                <w:rPr>
                                  <w:sz w:val="16"/>
                                  <w:lang w:val="en-US"/>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1516353" y="68576"/>
                            <a:ext cx="993158" cy="26289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41895" w14:textId="77777777" w:rsidR="001C49CD" w:rsidRPr="008415A3" w:rsidRDefault="001C49CD">
                              <w:pPr>
                                <w:rPr>
                                  <w:lang w:val="en-US"/>
                                </w:rPr>
                              </w:pPr>
                              <w:r w:rsidRPr="008415A3">
                                <w:rPr>
                                  <w:lang w:val="en-US"/>
                                </w:rPr>
                                <w:t>Every 2ms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B5C6A0A" id="_x0000_s1396" editas="canvas" style="width:481.55pt;height:590.45pt;mso-position-horizontal-relative:char;mso-position-vertical-relative:line" coordsize="61156,74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">
                <v:shape id="_x0000_s1397" type="#_x0000_t75" style="position:absolute;width:61156;height:74987;visibility:visible;mso-wrap-style:square">
                  <v:fill o:detectmouseclick="t"/>
                  <v:path o:connecttype="none"/>
                </v:shape>
                <v:shape id="Straight Arrow Connector 438" o:spid="_x0000_s1398" type="#_x0000_t32" style="position:absolute;left:49375;top:16763;width:1;height:187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hG68QAAADcAAAADwAAAGRycy9kb3ducmV2LnhtbERPz2vCMBS+D/wfwhN2KTN1llE6o4jg&#10;mHgY6wZjt0fylpY1L6WJWv3rzWGw48f3e7keXSdONITWs4L5LAdBrL1p2Sr4/Ng9lCBCRDbYeSYF&#10;FwqwXk3ullgZf+Z3OtXRihTCoUIFTYx9JWXQDTkMM98TJ+7HDw5jgoOVZsBzCnedfMzzJ+mw5dTQ&#10;YE/bhvRvfXQK3rTNvsqrLrN99vKNh11hZV0odT8dN88gIo3xX/znfjUKikVam86kIyB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KEbrxAAAANwAAAAPAAAAAAAAAAAA&#10;AAAAAKECAABkcnMvZG93bnJldi54bWxQSwUGAAAAAAQABAD5AAAAkgMAAAAA&#10;" strokecolor="black [3213]">
                  <v:stroke endarrow="oval"/>
                </v:shape>
                <v:roundrect id="Rounded Rectangle 539" o:spid="_x0000_s1399" style="position:absolute;left:16982;top:18913;width:42705;height:49908;visibility:visible;mso-wrap-style:square;v-text-anchor:middle" arcsize="2430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27ucYA&#10;AADcAAAADwAAAGRycy9kb3ducmV2LnhtbESPQWsCMRSE7wX/Q3iF3mrWlha7NYpYxF5EXUtLb4/N&#10;625087IkUdd/b4SCx2FmvmFGk8424kg+GMcKBv0MBHHptOFKwdd2/jgEESKyxsYxKThTgMm4dzfC&#10;XLsTb+hYxEokCIccFdQxtrmUoazJYui7ljh5f85bjEn6SmqPpwS3jXzKsldp0XBaqLGlWU3lvjhY&#10;Bd2y2K1+vs0gLIZ+ud5+NL9mP1fq4b6bvoOI1MVb+L/9qRW8PL/B9Uw6AnJ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327ucYAAADcAAAADwAAAAAAAAAAAAAAAACYAgAAZHJz&#10;L2Rvd25yZXYueG1sUEsFBgAAAAAEAAQA9QAAAIsDAAAAAA==&#10;" fillcolor="white [3212]" strokecolor="#d8d8d8 [2732]" strokeweight="1.5pt">
                  <v:stroke dashstyle="3 1"/>
                  <v:textbox>
                    <w:txbxContent>
                      <w:p w14:paraId="7B2A55FD" w14:textId="77777777" w:rsidR="001C49CD" w:rsidRDefault="001C49CD" w:rsidP="00EE7A3C"/>
                    </w:txbxContent>
                  </v:textbox>
                </v:roundrect>
                <v:shape id="Straight Arrow Connector 439" o:spid="_x0000_s1400" type="#_x0000_t32" style="position:absolute;left:18054;top:12676;width:9773;height:162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TjcMcAAADcAAAADwAAAGRycy9kb3ducmV2LnhtbESPQUvDQBSE74L/YXlCL6HdqEHS2G0R&#10;oaXiQYyF4u2x+7oJzb4N2W0b/fWuIHgcZuYbZrEaXSfONITWs4LbWQ6CWHvTslWw+1hPSxAhIhvs&#10;PJOCLwqwWl5fLbAy/sLvdK6jFQnCoUIFTYx9JWXQDTkMM98TJ+/gB4cxycFKM+AlwV0n7/L8QTps&#10;OS002NNzQ/pYn5yCN22zffmty+wl23zi67qwsi6UmtyMT48gIo3xP/zX3hoFxf0cfs+kIyCX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7ZONwxwAAANwAAAAPAAAAAAAA&#10;AAAAAAAAAKECAABkcnMvZG93bnJldi54bWxQSwUGAAAAAAQABAD5AAAAlQMAAAAA&#10;" strokecolor="black [3213]">
                  <v:stroke endarrow="oval"/>
                </v:shape>
                <v:shape id="Organigramme : Connecteur 163" o:spid="_x0000_s1401" type="#_x0000_t120" style="position:absolute;left:12912;top:685;width:1086;height:10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Kb6cMA&#10;AADcAAAADwAAAGRycy9kb3ducmV2LnhtbERPS2vCQBC+C/6HZYTe6iZtKJK6SisoUmhF+zgP2WkS&#10;mp2N2VWjv945FDx+fO/pvHeNOlIXas8G0nECirjwtubSwNfn8n4CKkRki41nMnCmAPPZcDDF3PoT&#10;b+m4i6WSEA45GqhibHOtQ1GRwzD2LbFwv75zGAV2pbYdniTcNfohSZ60w5qlocKWFhUVf7uDk97N&#10;5SdZ7mn19p5+vNaL8vvxnKXG3I36l2dQkfp4E/+719ZAlsl8OSNHQ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TKb6cMAAADcAAAADwAAAAAAAAAAAAAAAACYAgAAZHJzL2Rv&#10;d25yZXYueG1sUEsFBgAAAAAEAAQA9QAAAIgDAAAAAA==&#10;" fillcolor="black [1632]" stroked="f">
                  <v:fill color2="black [3008]" rotate="t" angle="180" focus="80%" type="gradient">
                    <o:fill v:ext="view" type="gradientUnscaled"/>
                  </v:fill>
                  <v:shadow on="t" color="black" opacity="22937f" origin=",.5" offset="0,.63889mm"/>
                </v:shape>
                <v:shape id="Connecteur droit avec flèche 299" o:spid="_x0000_s1402" type="#_x0000_t32" style="position:absolute;left:13433;top:1771;width:22;height:21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iO4EMUAAADcAAAADwAAAGRycy9kb3ducmV2LnhtbESPQUvDQBSE74L/YXlCL9JuWoqmabdF&#10;hKIePCT6Ax7Z1yS6+17Ibpvor3cFweMwM98wu8PknbrQEDphA8tFBoq4FttxY+D97TjPQYWIbNEJ&#10;k4EvCnDYX1/tsLAyckmXKjYqQTgUaKCNsS+0DnVLHsNCeuLknWTwGJMcGm0HHBPcO73KsjvtseO0&#10;0GJPjy3Vn9XZG5DwvSlvx3vh/NXlLx+lk+rJGTO7mR62oCJN8T/81362BtbrJfyeSUdA7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iO4EMUAAADcAAAADwAAAAAAAAAA&#10;AAAAAAChAgAAZHJzL2Rvd25yZXYueG1sUEsFBgAAAAAEAAQA+QAAAJMDAAAAAA==&#10;" strokecolor="#4579b8 [3044]">
                  <v:stroke endarrow="classic"/>
                </v:shape>
                <v:shape id="Organigramme : Connecteur 331" o:spid="_x0000_s1403" type="#_x0000_t120" style="position:absolute;left:12924;top:71712;width:1086;height:10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ygBcUA&#10;AADcAAAADwAAAGRycy9kb3ducmV2LnhtbESPX2vCMBTF3wd+h3CFvc20WkSqUaagjIGKbvp8aa5t&#10;WXNTm0yrn94Igz0ezp8fZzJrTSUu1LjSsoK4F4EgzqwuOVfw/bV8G4FwHlljZZkU3MjBbNp5mWCq&#10;7ZV3dNn7XIQRdikqKLyvUyldVpBB17M1cfBOtjHog2xyqRu8hnFTyX4UDaXBkgOhwJoWBWU/+18T&#10;uNv7MVqeafW5jjfzcpEfBrckVuq1276PQXhq/X/4r/2hFSRJH55nwhGQ0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rKAFxQAAANwAAAAPAAAAAAAAAAAAAAAAAJgCAABkcnMv&#10;ZG93bnJldi54bWxQSwUGAAAAAAQABAD1AAAAigMAAAAA&#10;" fillcolor="black [1632]" stroked="f">
                  <v:fill color2="black [3008]" rotate="t" angle="180" focus="80%" type="gradient">
                    <o:fill v:ext="view" type="gradientUnscaled"/>
                  </v:fill>
                  <v:shadow on="t" color="black" opacity="22937f" origin=",.5" offset="0,.63889mm"/>
                  <v:textbox>
                    <w:txbxContent>
                      <w:p w14:paraId="69AEDBB3" w14:textId="77777777" w:rsidR="001C49CD" w:rsidRDefault="001C49CD" w:rsidP="00FD41FE"/>
                    </w:txbxContent>
                  </v:textbox>
                </v:shape>
                <v:shape id="Connecteur droit avec flèche 332" o:spid="_x0000_s1404" type="#_x0000_t32" style="position:absolute;left:13463;top:18915;width:4;height:52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yZF78UAAADcAAAADwAAAGRycy9kb3ducmV2LnhtbESP3WoCMRSE74W+QzgF79xsVcRujVIK&#10;hRb8wa2UXh42p5ulm5Nlk2p8eyMIXg4z8w2zWEXbiiP1vnGs4CnLQRBXTjdcKzh8vY/mIHxA1tg6&#10;JgVn8rBaPgwWWGh34j0dy1CLBGFfoAITQldI6StDFn3mOuLk/breYkiyr6Xu8ZTgtpXjPJ9Jiw2n&#10;BYMdvRmq/sp/q+C79D+x3MX1TI/dwZjt82elN0oNH+PrC4hAMdzDt/aHVjCdTuB6Jh0Bub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yZF78UAAADcAAAADwAAAAAAAAAA&#10;AAAAAAChAgAAZHJzL2Rvd25yZXYueG1sUEsFBgAAAAAEAAQA+QAAAJMDAAAAAA==&#10;" strokecolor="#4579b8 [3044]">
                  <v:stroke endarrow="classic"/>
                </v:shape>
                <v:rect id="Rectangle 444" o:spid="_x0000_s1405" style="position:absolute;left:1771;top:3933;width:23324;height:69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ycJ8UA&#10;AADcAAAADwAAAGRycy9kb3ducmV2LnhtbESPwWrDMBBE74X+g9hCLiWR65gSnCihNIT0WqeH9rax&#10;NpaJtTKSajt/XxUKPQ4z84bZ7CbbiYF8aB0reFpkIIhrp1tuFHycDvMViBCRNXaOScGNAuy293cb&#10;LLUb+Z2GKjYiQTiUqMDE2JdShtqQxbBwPXHyLs5bjEn6RmqPY4LbTuZZ9iwttpwWDPb0aqi+Vt9W&#10;wbn5zPyjzvNhGY/LsRqnr/3eKDV7mF7WICJN8T/8137TCoqigN8z6QjI7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DJwnxQAAANwAAAAPAAAAAAAAAAAAAAAAAJgCAABkcnMv&#10;ZG93bnJldi54bWxQSwUGAAAAAAQABAD1AAAAigMAAAAA&#10;" fillcolor="#254163 [1636]" strokecolor="#4579b8 [3044]">
                  <v:fill color2="#4477b6 [3012]" rotate="t" angle="180" colors="0 #2c5d98;52429f #3c7bc7;1 #3a7ccb" focus="100%" type="gradient">
                    <o:fill v:ext="view" type="gradientUnscaled"/>
                  </v:fill>
                  <v:shadow on="t" color="black" opacity="22937f" origin=",.5" offset="0,.63889mm"/>
                  <v:textbox>
                    <w:txbxContent>
                      <w:p w14:paraId="551B0E2C" w14:textId="77777777" w:rsidR="001C49CD" w:rsidRDefault="001C49CD" w:rsidP="00FD41FE">
                        <w:pPr>
                          <w:jc w:val="center"/>
                          <w:rPr>
                            <w:lang w:val="en-US"/>
                          </w:rPr>
                        </w:pPr>
                        <w:r w:rsidRPr="00042EBA">
                          <w:rPr>
                            <w:lang w:val="en-US"/>
                          </w:rPr>
                          <w:t xml:space="preserve">Perform a </w:t>
                        </w:r>
                        <w:r>
                          <w:rPr>
                            <w:lang w:val="en-US"/>
                          </w:rPr>
                          <w:t>s</w:t>
                        </w:r>
                        <w:r w:rsidRPr="00042EBA">
                          <w:rPr>
                            <w:lang w:val="en-US"/>
                          </w:rPr>
                          <w:t>napshot of all inputs data</w:t>
                        </w:r>
                      </w:p>
                      <w:p w14:paraId="09FB7EB0" w14:textId="77777777" w:rsidR="001C49CD" w:rsidRPr="00A12448" w:rsidRDefault="001C49CD" w:rsidP="00FD41FE">
                        <w:pPr>
                          <w:jc w:val="center"/>
                          <w:rPr>
                            <w:b/>
                            <w:color w:val="B6DDE8" w:themeColor="accent5" w:themeTint="66"/>
                            <w:lang w:val="en-US"/>
                          </w:rPr>
                        </w:pPr>
                        <w:r w:rsidRPr="00A12448">
                          <w:rPr>
                            <w:b/>
                            <w:color w:val="B6DDE8" w:themeColor="accent5" w:themeTint="66"/>
                            <w:lang w:val="en-US"/>
                          </w:rPr>
                          <w:t>Slope value</w:t>
                        </w:r>
                        <w:r>
                          <w:rPr>
                            <w:b/>
                            <w:color w:val="B6DDE8" w:themeColor="accent5" w:themeTint="66"/>
                            <w:lang w:val="en-US"/>
                          </w:rPr>
                          <w:t xml:space="preserve"> / </w:t>
                        </w:r>
                        <w:r w:rsidRPr="00A12448">
                          <w:rPr>
                            <w:b/>
                            <w:color w:val="B6DDE8" w:themeColor="accent5" w:themeTint="66"/>
                            <w:lang w:val="en-US"/>
                          </w:rPr>
                          <w:t>First value</w:t>
                        </w:r>
                        <w:r>
                          <w:rPr>
                            <w:b/>
                            <w:color w:val="B6DDE8" w:themeColor="accent5" w:themeTint="66"/>
                            <w:lang w:val="en-US"/>
                          </w:rPr>
                          <w:t xml:space="preserve"> / step order type / Pyro status</w:t>
                        </w:r>
                      </w:p>
                      <w:p w14:paraId="1037CB1B" w14:textId="77777777" w:rsidR="001C49CD" w:rsidRPr="00A12448" w:rsidRDefault="001C49CD" w:rsidP="00FD41FE">
                        <w:pPr>
                          <w:jc w:val="center"/>
                          <w:rPr>
                            <w:b/>
                            <w:color w:val="B6DDE8" w:themeColor="accent5" w:themeTint="66"/>
                            <w:lang w:val="en-US"/>
                          </w:rPr>
                        </w:pPr>
                        <w:r w:rsidRPr="00A12448">
                          <w:rPr>
                            <w:b/>
                            <w:color w:val="B6DDE8" w:themeColor="accent5" w:themeTint="66"/>
                            <w:lang w:val="en-US"/>
                          </w:rPr>
                          <w:t>Etc …</w:t>
                        </w:r>
                      </w:p>
                    </w:txbxContent>
                  </v:textbox>
                </v:rect>
                <v:rect id="Rectangle 446" o:spid="_x0000_s1406" style="position:absolute;left:18056;top:47757;width:40536;height:137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faccQA&#10;AADcAAAADwAAAGRycy9kb3ducmV2LnhtbESPQUsDMRSE74L/ITzBm81aS5G12UWEQileWut6fWye&#10;yWrysiSxXfvrjSB4HGbmG2bVTt6JI8U0BFZwO6tAEPdBD2wUHF7WN/cgUkbW6AKTgm9K0DaXFyus&#10;dTjxjo77bESBcKpRgc15rKVMvSWPaRZG4uK9h+gxFxmN1BFPBe6dnFfVUnocuCxYHOnJUv+5//IK&#10;4tur25lu6vjOkbHr7Xl7fv5Q6vpqenwAkWnK/+G/9kYrWCyW8HumHAHZ/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X2nHEAAAA3AAAAA8AAAAAAAAAAAAAAAAAmAIAAGRycy9k&#10;b3ducmV2LnhtbFBLBQYAAAAABAAEAPUAAACJAwAAAAA=&#10;" fillcolor="#254163 [1636]" strokecolor="#4579b8 [3044]">
                  <v:fill color2="#4477b6 [3012]" rotate="t" angle="180" colors="0 #2c5d98;52429f #3c7bc7;1 #3a7ccb" focus="100%" type="gradient">
                    <o:fill v:ext="view" type="gradientUnscaled"/>
                  </v:fill>
                  <v:shadow on="t" color="black" opacity="22937f" origin=",.5" offset="0,.63889mm"/>
                  <v:textbox>
                    <w:txbxContent>
                      <w:p w14:paraId="4EBE81FC" w14:textId="77777777" w:rsidR="001C49CD" w:rsidRPr="000A5F4C" w:rsidRDefault="001C49CD" w:rsidP="00FD41FE">
                        <w:pPr>
                          <w:jc w:val="center"/>
                          <w:rPr>
                            <w:b/>
                            <w:color w:val="B6DDE8" w:themeColor="accent5" w:themeTint="66"/>
                            <w:lang w:val="en-US"/>
                          </w:rPr>
                        </w:pPr>
                        <w:r>
                          <w:rPr>
                            <w:lang w:val="en-US"/>
                          </w:rPr>
                          <w:t xml:space="preserve">Compute Motor Power Order according to the </w:t>
                        </w:r>
                        <w:r w:rsidRPr="00FB0861">
                          <w:rPr>
                            <w:b/>
                            <w:color w:val="B6DDE8" w:themeColor="accent5" w:themeTint="66"/>
                            <w:lang w:val="en-US"/>
                          </w:rPr>
                          <w:t>Order Type</w:t>
                        </w:r>
                      </w:p>
                    </w:txbxContent>
                  </v:textbox>
                </v:rect>
                <v:shape id="Flowchart: Document 447" o:spid="_x0000_s1407" type="#_x0000_t114" style="position:absolute;left:27827;top:11051;width:7895;height:32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HDO8UA&#10;AADcAAAADwAAAGRycy9kb3ducmV2LnhtbESP0WrCQBRE3wv+w3IF3+rGEmtJXUOwCrZ9qvYDLtnb&#10;TTR7N2TXJP69Wyj0cZiZM8w6H20jeup87VjBYp6AIC6drtko+D7tH19A+ICssXFMCm7kId9MHtaY&#10;aTfwF/XHYESEsM9QQRVCm0npy4os+rlriaP34zqLIcrOSN3hEOG2kU9J8iwt1hwXKmxpW1F5OV6t&#10;gvNh3xfvxnz0O0yGy3JcpG+fjVKz6Vi8ggg0hv/wX/ugFaTpCn7PxCMgN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0cM7xQAAANwAAAAPAAAAAAAAAAAAAAAAAJgCAABkcnMv&#10;ZG93bnJldi54bWxQSwUGAAAAAAQABAD1AAAAigMAAAAA&#10;" fillcolor="#fcfddb" strokecolor="#ffc000" strokeweight="1pt">
                  <v:textbox>
                    <w:txbxContent>
                      <w:p w14:paraId="36A5C4C2" w14:textId="77777777" w:rsidR="001C49CD" w:rsidRPr="00C658A7" w:rsidRDefault="001C49CD" w:rsidP="00FD41FE">
                        <w:pPr>
                          <w:jc w:val="center"/>
                          <w:rPr>
                            <w:color w:val="C0504D" w:themeColor="accent2"/>
                            <w:lang w:val="fr-FR"/>
                          </w:rPr>
                        </w:pPr>
                        <w:r w:rsidRPr="00C658A7">
                          <w:rPr>
                            <w:color w:val="C0504D" w:themeColor="accent2"/>
                            <w:lang w:val="fr-FR"/>
                          </w:rPr>
                          <w:t>TF_G14</w:t>
                        </w:r>
                      </w:p>
                    </w:txbxContent>
                  </v:textbox>
                </v:shape>
                <v:shape id="Flowchart: Document 448" o:spid="_x0000_s1408" type="#_x0000_t114" style="position:absolute;left:45427;top:13733;width:7899;height:32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5XScAA&#10;AADcAAAADwAAAGRycy9kb3ducmV2LnhtbERPy4rCMBTdD/gP4QruxtShDlKNIo6Czqx8fMCluabV&#10;5qY0sa1/bxbCLA/nvVj1thItNb50rGAyTkAQ506XbBRczrvPGQgfkDVWjknBkzysloOPBWbadXyk&#10;9hSMiCHsM1RQhFBnUvq8IIt+7GriyF1dYzFE2BipG+xiuK3kV5J8S4slx4YCa9oUlN9PD6vgtt+1&#10;64Mxv+0Wk+4+7Sfpz1+l1GjYr+cgAvXhX/x277WCNI1r45l4BO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U5XScAAAADcAAAADwAAAAAAAAAAAAAAAACYAgAAZHJzL2Rvd25y&#10;ZXYueG1sUEsFBgAAAAAEAAQA9QAAAIUDAAAAAA==&#10;" fillcolor="#fcfddb" strokecolor="#ffc000" strokeweight="1pt">
                  <v:textbox>
                    <w:txbxContent>
                      <w:p w14:paraId="39840619" w14:textId="77777777" w:rsidR="001C49CD" w:rsidRDefault="001C49CD" w:rsidP="00FD41FE">
                        <w:pPr>
                          <w:pStyle w:val="NormalWeb"/>
                          <w:spacing w:before="0" w:beforeAutospacing="0" w:after="0" w:afterAutospacing="0"/>
                          <w:jc w:val="center"/>
                        </w:pPr>
                        <w:r>
                          <w:rPr>
                            <w:rFonts w:ascii="Arial" w:eastAsia="Times New Roman" w:hAnsi="Arial"/>
                            <w:color w:val="C0504D"/>
                            <w:sz w:val="20"/>
                            <w:szCs w:val="20"/>
                            <w:lang w:val="fr-FR"/>
                          </w:rPr>
                          <w:t>TF_G12</w:t>
                        </w:r>
                      </w:p>
                    </w:txbxContent>
                  </v:textbox>
                </v:shape>
                <v:shape id="Diamond 450" o:spid="_x0000_s1409" type="#_x0000_t4" style="position:absolute;left:5367;top:12734;width:16193;height:61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onNcQA&#10;AADcAAAADwAAAGRycy9kb3ducmV2LnhtbERPy2rCQBTdF/yH4QrdlDqpWAmpo0RbpS59FLq8ZK6Z&#10;kMydNDPV6Nc7i0KXh/OeLXrbiDN1vnKs4GWUgCAunK64VHA8rJ9TED4ga2wck4IreVjMBw8zzLS7&#10;8I7O+1CKGMI+QwUmhDaT0heGLPqRa4kjd3KdxRBhV0rd4SWG20aOk2QqLVYcGwy2tDJU1Ptfq+Br&#10;m+b1zzFdfterg/kYp++bp/ym1OOwz99ABOrDv/jP/akVTF7j/HgmHg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qJzXEAAAA3AAAAA8AAAAAAAAAAAAAAAAAmAIAAGRycy9k&#10;b3ducmV2LnhtbFBLBQYAAAAABAAEAPUAAACJAwAAAAA=&#10;" fillcolor="#a5d5e2 [1624]" strokecolor="#40a7c2 [3048]">
                  <v:fill color2="#e4f2f6 [504]" rotate="t" angle="180" colors="0 #9eeaff;22938f #bbefff;1 #e4f9ff" focus="100%" type="gradient"/>
                  <v:shadow on="t" color="black" opacity="24903f" origin=",.5" offset="0,.55556mm"/>
                  <v:textbox inset="0,0,0,0">
                    <w:txbxContent>
                      <w:p w14:paraId="7F267CB3" w14:textId="77777777" w:rsidR="001C49CD" w:rsidRPr="00C10D0C" w:rsidRDefault="001C49CD" w:rsidP="00FD41FE">
                        <w:pPr>
                          <w:jc w:val="center"/>
                          <w:rPr>
                            <w:sz w:val="14"/>
                            <w:lang w:val="en-US"/>
                          </w:rPr>
                        </w:pPr>
                        <w:r>
                          <w:rPr>
                            <w:lang w:val="en-US"/>
                          </w:rPr>
                          <w:t>Pyro fired or HP step ?</w:t>
                        </w:r>
                      </w:p>
                    </w:txbxContent>
                  </v:textbox>
                </v:shape>
                <v:shape id="Elbow Connector 519" o:spid="_x0000_s1410" type="#_x0000_t33" style="position:absolute;left:21560;top:15824;width:16774;height:308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M0ycUAAADcAAAADwAAAGRycy9kb3ducmV2LnhtbESPQWsCMRSE74X+h/AK3mpWQamrUdqi&#10;KFKFWsHrY/PMLt28rEnU1V/fFAo9DjPzDTOZtbYWF/Khcqyg181AEBdOV2wU7L8Wzy8gQkTWWDsm&#10;BTcKMJs+Pkww1+7Kn3TZRSMShEOOCsoYm1zKUJRkMXRdQ5y8o/MWY5LeSO3xmuC2lv0sG0qLFaeF&#10;Eht6L6n43p2tgu3gbm79Jfv1x9shmuF8Q6eFVqrz1L6OQURq43/4r73SCga9EfyeSUdAT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pM0ycUAAADcAAAADwAAAAAAAAAA&#10;AAAAAAChAgAAZHJzL2Rvd25yZXYueG1sUEsFBgAAAAAEAAQA+QAAAJMDAAAAAA==&#10;" strokecolor="#4579b8 [3044]">
                  <v:stroke endarrow="classic"/>
                </v:shape>
                <v:rect id="Rectangle 522" o:spid="_x0000_s1411" style="position:absolute;left:26596;top:63282;width:23442;height:36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1rtMMA&#10;AADcAAAADwAAAGRycy9kb3ducmV2LnhtbESPQWvCQBSE70L/w/IK3nRjQJHUVcSiWOilKujxkX3d&#10;BLNvQ/Y1pv++Wyj0OMzMN8xqM/hG9dTFOrCB2TQDRVwGW7MzcDnvJ0tQUZAtNoHJwDdF2KyfRiss&#10;bHjwB/UncSpBOBZooBJpC61jWZHHOA0tcfI+Q+dRkuycth0+Etw3Os+yhfZYc1qosKVdReX99OUN&#10;OG7f72907ZevN3fY7jO5uoUYM34eti+ghAb5D/+1j9bAPM/h90w6Anr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61rtMMAAADcAAAADwAAAAAAAAAAAAAAAACYAgAAZHJzL2Rv&#10;d25yZXYueG1sUEsFBgAAAAAEAAQA9QAAAIgDAAAAAA==&#10;" fillcolor="#254163 [1636]" strokecolor="red">
                  <v:fill color2="#4477b6 [3012]" rotate="t" angle="180" colors="0 #2c5d98;52429f #3c7bc7;1 #3a7ccb" focus="100%" type="gradient">
                    <o:fill v:ext="view" type="gradientUnscaled"/>
                  </v:fill>
                  <v:shadow on="t" color="black" opacity="22937f" origin=",.5" offset="0,.63889mm"/>
                  <v:textbox>
                    <w:txbxContent>
                      <w:p w14:paraId="248BAD38" w14:textId="77777777" w:rsidR="001C49CD" w:rsidRDefault="001C49CD" w:rsidP="00A12448">
                        <w:pPr>
                          <w:pStyle w:val="NormalWeb"/>
                          <w:spacing w:before="0" w:beforeAutospacing="0" w:after="0" w:afterAutospacing="0"/>
                          <w:jc w:val="center"/>
                          <w:rPr>
                            <w:rFonts w:ascii="Arial" w:eastAsia="Times New Roman" w:hAnsi="Arial"/>
                            <w:sz w:val="20"/>
                            <w:szCs w:val="20"/>
                            <w:lang w:val="en-US"/>
                          </w:rPr>
                        </w:pPr>
                        <w:r>
                          <w:rPr>
                            <w:rFonts w:ascii="Arial" w:eastAsia="Times New Roman" w:hAnsi="Arial"/>
                            <w:sz w:val="20"/>
                            <w:szCs w:val="20"/>
                            <w:lang w:val="en-US"/>
                          </w:rPr>
                          <w:t>Power stage consign update</w:t>
                        </w:r>
                      </w:p>
                      <w:p w14:paraId="1D80F1F3" w14:textId="77777777" w:rsidR="001C49CD" w:rsidRPr="00A12448" w:rsidRDefault="001C49CD" w:rsidP="00A12448">
                        <w:pPr>
                          <w:pStyle w:val="NormalWeb"/>
                          <w:spacing w:before="0" w:beforeAutospacing="0" w:after="0" w:afterAutospacing="0"/>
                          <w:jc w:val="center"/>
                          <w:rPr>
                            <w:rFonts w:ascii="Arial" w:eastAsia="Times New Roman" w:hAnsi="Arial"/>
                            <w:sz w:val="20"/>
                            <w:szCs w:val="20"/>
                            <w:lang w:val="en-US"/>
                          </w:rPr>
                        </w:pPr>
                        <w:r>
                          <w:rPr>
                            <w:rFonts w:ascii="Arial" w:eastAsia="Times New Roman" w:hAnsi="Arial"/>
                            <w:sz w:val="20"/>
                            <w:szCs w:val="20"/>
                            <w:lang w:val="en-US"/>
                          </w:rPr>
                          <w:t>(function call)</w:t>
                        </w:r>
                      </w:p>
                    </w:txbxContent>
                  </v:textbox>
                </v:rect>
                <v:shape id="Flowchart: Document 534" o:spid="_x0000_s1412" type="#_x0000_t114" style="position:absolute;left:41233;top:69500;width:13251;height:43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dH8cA&#10;AADcAAAADwAAAGRycy9kb3ducmV2LnhtbESP3UoDMRSE7wXfIRzBG2mz9afI2rTYQouWgm4reHvc&#10;HJPFzcmySdv07RtB8HKYmW+YySy5VhyoD41nBaNhAYK49rpho+Bjtxw8gggRWWPrmRScKMBsenkx&#10;wVL7I1d02EYjMoRDiQpsjF0pZagtOQxD3xFn79v3DmOWvZG6x2OGu1beFsVYOmw4L1jsaGGp/tnu&#10;nYL3TTLr9DZffZnd583mtLD4miqlrq/S8xOISCn+h//aL1rBw909/J7JR0BOz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8XR/HAAAA3AAAAA8AAAAAAAAAAAAAAAAAmAIAAGRy&#10;cy9kb3ducmV2LnhtbFBLBQYAAAAABAAEAPUAAACMAwAAAAA=&#10;" fillcolor="#dfa7a6 [1621]" strokecolor="#bc4542 [3045]">
                  <v:fill color2="#f5e4e4 [501]" rotate="t" angle="180" colors="0 #ffa2a1;22938f #ffbebd;1 #ffe5e5" focus="100%" type="gradient"/>
                  <v:shadow on="t" color="black" opacity="24903f" origin=",.5" offset="0,.55556mm"/>
                  <v:textbox>
                    <w:txbxContent>
                      <w:p w14:paraId="721D5869" w14:textId="77777777" w:rsidR="001C49CD" w:rsidRPr="0007156C" w:rsidRDefault="001C49CD" w:rsidP="00FD41FE">
                        <w:pPr>
                          <w:jc w:val="center"/>
                          <w:rPr>
                            <w:sz w:val="16"/>
                            <w:lang w:val="en-US"/>
                          </w:rPr>
                        </w:pPr>
                        <w:r>
                          <w:rPr>
                            <w:sz w:val="16"/>
                            <w:lang w:val="en-US"/>
                          </w:rPr>
                          <w:t>Under Disable IT / Enable IT</w:t>
                        </w:r>
                      </w:p>
                    </w:txbxContent>
                  </v:textbox>
                </v:shape>
                <v:shape id="Straight Arrow Connector 537" o:spid="_x0000_s1413" type="#_x0000_t32" style="position:absolute;left:38317;top:66884;width:9542;height:261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LP2cQAAADcAAAADwAAAGRycy9kb3ducmV2LnhtbESPUWvCQBCE34X+h2MLvumlEbVNPUWs&#10;SkF8aNofsOS2STC3F3Jbjf/eEwo+DjPzDbNY9a5RZ+pC7dnAyzgBRVx4W3Np4Od7N3oFFQTZYuOZ&#10;DFwpwGr5NFhgZv2Fv+icS6kihEOGBiqRNtM6FBU5DGPfEkfv13cOJcqu1LbDS4S7RqdJMtMOa44L&#10;Fba0qag45X/OQCr7dE7taSuzep0eD9fjR755M2b43K/fQQn18gj/tz+tgelkDvcz8Qjo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0s/ZxAAAANwAAAAPAAAAAAAAAAAA&#10;AAAAAKECAABkcnMvZG93bnJldi54bWxQSwUGAAAAAAQABAD5AAAAkgMAAAAA&#10;" strokecolor="red">
                  <v:stroke endarrow="classic"/>
                </v:shape>
                <v:shape id="Straight Arrow Connector 538" o:spid="_x0000_s1414" type="#_x0000_t32" style="position:absolute;left:13433;top:10924;width:30;height:1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2WrfsEAAADcAAAADwAAAGRycy9kb3ducmV2LnhtbERPTWsCMRC9C/0PYQq91WwtFV2NIoKg&#10;UCuuIh6HzbhZupksm6jpv28OgsfH+57Oo23EjTpfO1bw0c9AEJdO11wpOB5W7yMQPiBrbByTgj/y&#10;MJ+99KaYa3fnPd2KUIkUwj5HBSaENpfSl4Ys+r5riRN3cZ3FkGBXSd3hPYXbRg6ybCgt1pwaDLa0&#10;NFT+Fler4FT4cyx28XuoB+5ozM94U+qtUm+vcTEBESiGp/jhXmsFX59pbTqTjoCc/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Zat+wQAAANwAAAAPAAAAAAAAAAAAAAAA&#10;AKECAABkcnMvZG93bnJldi54bWxQSwUGAAAAAAQABAD5AAAAjwMAAAAA&#10;" strokecolor="#4579b8 [3044]">
                  <v:stroke endarrow="classic"/>
                </v:shape>
                <v:shape id="Elbow Connector 541" o:spid="_x0000_s1415" type="#_x0000_t33" style="position:absolute;left:24455;top:58374;width:3433;height:2432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UdDMMQAAADcAAAADwAAAGRycy9kb3ducmV2LnhtbESPS4vCQBCE74L/YWhhbzpxcUWjo/hg&#10;YQ8iPvHaZNokmOnJZkaN/94RBI9FVX1Fjae1KcSNKpdbVtDtRCCIE6tzThUc9r/tAQjnkTUWlknB&#10;gxxMJ83GGGNt77yl286nIkDYxagg876MpXRJRgZdx5bEwTvbyqAPskqlrvAe4KaQ31HUlwZzDgsZ&#10;lrTIKLnsrkbB4OhXs8f6f3jNN8v9oUeneW1Yqa9WPRuB8FT7T/jd/tMKfnpdeJ0JR0BOn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R0MwxAAAANwAAAAPAAAAAAAAAAAA&#10;AAAAAKECAABkcnMvZG93bnJldi54bWxQSwUGAAAAAAQABAD5AAAAkgMAAAAA&#10;" strokecolor="#4579b8 [3044]">
                  <v:stroke endarrow="classic"/>
                </v:shape>
                <v:shape id="Diamond 542" o:spid="_x0000_s1416" type="#_x0000_t4" style="position:absolute;left:21240;top:21418;width:13497;height:43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yFmccA&#10;AADcAAAADwAAAGRycy9kb3ducmV2LnhtbESPS2vDMBCE74H8B7GBXkoj16TFOFGCmz5oj80Dclys&#10;jWVsrVxLTZz++qpQyHGYmW+YxWqwrThR72vHCu6nCQji0umaKwW77etdBsIHZI2tY1JwIQ+r5Xi0&#10;wFy7M3/SaRMqESHsc1RgQuhyKX1pyKKfuo44ekfXWwxR9pXUPZ4j3LYyTZJHabHmuGCwo7Whstl8&#10;WwX7j6xovnbZ06FZb81Lmj2/3RY/St1MhmIOItAQruH/9rtW8DBL4e9MPAJy+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zMhZnHAAAA3AAAAA8AAAAAAAAAAAAAAAAAmAIAAGRy&#10;cy9kb3ducmV2LnhtbFBLBQYAAAAABAAEAPUAAACMAwAAAAA=&#10;" fillcolor="#a5d5e2 [1624]" strokecolor="#40a7c2 [3048]">
                  <v:fill color2="#e4f2f6 [504]" rotate="t" angle="180" colors="0 #9eeaff;22938f #bbefff;1 #e4f9ff" focus="100%" type="gradient"/>
                  <v:shadow on="t" color="black" opacity="24903f" origin=",.5" offset="0,.55556mm"/>
                  <v:textbox inset="0,0,0,0">
                    <w:txbxContent>
                      <w:p w14:paraId="22B114E0" w14:textId="77777777" w:rsidR="001C49CD" w:rsidRPr="00117CEC" w:rsidRDefault="001C49CD" w:rsidP="00117CEC">
                        <w:pPr>
                          <w:pStyle w:val="NormalWeb"/>
                          <w:spacing w:before="0" w:beforeAutospacing="0" w:after="0" w:afterAutospacing="0"/>
                          <w:jc w:val="center"/>
                          <w:rPr>
                            <w:lang w:val="fr-FR"/>
                          </w:rPr>
                        </w:pPr>
                        <w:r>
                          <w:rPr>
                            <w:rFonts w:ascii="Arial" w:eastAsia="Times New Roman" w:hAnsi="Arial"/>
                            <w:sz w:val="20"/>
                            <w:szCs w:val="20"/>
                            <w:lang w:val="fr-FR"/>
                          </w:rPr>
                          <w:t>New cycle</w:t>
                        </w:r>
                      </w:p>
                    </w:txbxContent>
                  </v:textbox>
                </v:shape>
                <v:rect id="Rectangle 543" o:spid="_x0000_s1417" style="position:absolute;left:19357;top:27574;width:17314;height:39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QLzsQA&#10;AADcAAAADwAAAGRycy9kb3ducmV2LnhtbESPQUvEMBSE7wv+h/AEL8tuarsuUjct4iJ63epBb8/m&#10;2RSbl5LEtv57Iwh7HGbmG+ZQL3YQE/nQO1Zwvc1AELdO99wpeH153NyCCBFZ4+CYFPxQgLq6WB2w&#10;1G7mE01N7ESCcChRgYlxLKUMrSGLYetG4uR9Om8xJuk7qT3OCW4HmWfZXlrsOS0YHOnBUPvVfFsF&#10;H91b5tc6z6ciPhVzMy/vx6NR6upyub8DEWmJ5/B/+1kruNkV8HcmHQF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EC87EAAAA3AAAAA8AAAAAAAAAAAAAAAAAmAIAAGRycy9k&#10;b3ducmV2LnhtbFBLBQYAAAAABAAEAPUAAACJAwAAAAA=&#10;" fillcolor="#254163 [1636]" strokecolor="#4579b8 [3044]">
                  <v:fill color2="#4477b6 [3012]" rotate="t" angle="180" colors="0 #2c5d98;52429f #3c7bc7;1 #3a7ccb" focus="100%" type="gradient">
                    <o:fill v:ext="view" type="gradientUnscaled"/>
                  </v:fill>
                  <v:shadow on="t" color="black" opacity="22937f" origin=",.5" offset="0,.63889mm"/>
                  <v:textbox>
                    <w:txbxContent>
                      <w:p w14:paraId="409E4550" w14:textId="77777777" w:rsidR="001C49CD" w:rsidRPr="000A5F4C" w:rsidRDefault="001C49CD" w:rsidP="00FD41FE">
                        <w:pPr>
                          <w:jc w:val="center"/>
                          <w:rPr>
                            <w:b/>
                            <w:color w:val="B6DDE8" w:themeColor="accent5" w:themeTint="66"/>
                            <w:lang w:val="en-US"/>
                          </w:rPr>
                        </w:pPr>
                        <w:r>
                          <w:rPr>
                            <w:lang w:val="en-US"/>
                          </w:rPr>
                          <w:t>Reset PID integral error</w:t>
                        </w:r>
                      </w:p>
                    </w:txbxContent>
                  </v:textbox>
                </v:rect>
                <v:shape id="Diamond 544" o:spid="_x0000_s1418" type="#_x0000_t4" style="position:absolute;left:21239;top:34089;width:13494;height:4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m4dscA&#10;AADcAAAADwAAAGRycy9kb3ducmV2LnhtbESPT2vCQBTE74V+h+UVepG6qWgJ0VVS+wc9Nlrw+Mi+&#10;ZkOyb9PsVtN+elcQehxm5jfMYjXYVhyp97VjBY/jBARx6XTNlYL97u0hBeEDssbWMSn4JQ+r5e3N&#10;AjPtTvxBxyJUIkLYZ6jAhNBlUvrSkEU/dh1x9L5cbzFE2VdS93iKcNvKSZI8SYs1xwWDHa0NlU3x&#10;YxV8btO8+d6nz4dmvTOvk/TlfZT/KXV/N+RzEIGG8B++tjdawWw6hcuZeATk8gw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xpuHbHAAAA3AAAAA8AAAAAAAAAAAAAAAAAmAIAAGRy&#10;cy9kb3ducmV2LnhtbFBLBQYAAAAABAAEAPUAAACMAwAAAAA=&#10;" fillcolor="#a5d5e2 [1624]" strokecolor="#40a7c2 [3048]">
                  <v:fill color2="#e4f2f6 [504]" rotate="t" angle="180" colors="0 #9eeaff;22938f #bbefff;1 #e4f9ff" focus="100%" type="gradient"/>
                  <v:shadow on="t" color="black" opacity="24903f" origin=",.5" offset="0,.55556mm"/>
                  <v:textbox inset="0,0,0,0">
                    <w:txbxContent>
                      <w:p w14:paraId="31EC6913" w14:textId="77777777" w:rsidR="001C49CD" w:rsidRPr="00444F0B" w:rsidRDefault="001C49CD" w:rsidP="002E0921">
                        <w:pPr>
                          <w:pStyle w:val="NormalWeb"/>
                          <w:spacing w:before="0" w:beforeAutospacing="0" w:after="0" w:afterAutospacing="0"/>
                          <w:jc w:val="center"/>
                          <w:rPr>
                            <w:lang w:val="en-US"/>
                          </w:rPr>
                        </w:pPr>
                        <w:r w:rsidRPr="00444F0B">
                          <w:rPr>
                            <w:rFonts w:ascii="Arial" w:eastAsia="Times New Roman" w:hAnsi="Arial"/>
                            <w:sz w:val="20"/>
                            <w:szCs w:val="20"/>
                            <w:lang w:val="en-US"/>
                          </w:rPr>
                          <w:t>New Step</w:t>
                        </w:r>
                      </w:p>
                    </w:txbxContent>
                  </v:textbox>
                </v:shape>
                <v:rect id="Rectangle 545" o:spid="_x0000_s1419" style="position:absolute;left:18058;top:40603;width:19903;height:39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2IcUA&#10;AADcAAAADwAAAGRycy9kb3ducmV2LnhtbESPQWvCQBSE7wX/w/KEXkrdNNYiqasUpbTXph709pp9&#10;ZoPZt2F3TdJ/3xWEHoeZ+YZZbUbbip58aBwreJplIIgrpxuuFey/3x+XIEJE1tg6JgW/FGCzntyt&#10;sNBu4C/qy1iLBOFQoAITY1dIGSpDFsPMdcTJOzlvMSbpa6k9DgluW5ln2Yu02HBaMNjR1lB1Li9W&#10;wU99yPyDzvN+Hj/mQzmMx93OKHU/Hd9eQUQa43/41v7UChbPC7ieSUd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oTYhxQAAANwAAAAPAAAAAAAAAAAAAAAAAJgCAABkcnMv&#10;ZG93bnJldi54bWxQSwUGAAAAAAQABAD1AAAAigMAAAAA&#10;" fillcolor="#254163 [1636]" strokecolor="#4579b8 [3044]">
                  <v:fill color2="#4477b6 [3012]" rotate="t" angle="180" colors="0 #2c5d98;52429f #3c7bc7;1 #3a7ccb" focus="100%" type="gradient">
                    <o:fill v:ext="view" type="gradientUnscaled"/>
                  </v:fill>
                  <v:shadow on="t" color="black" opacity="22937f" origin=",.5" offset="0,.63889mm"/>
                  <v:textbox>
                    <w:txbxContent>
                      <w:p w14:paraId="57892467" w14:textId="77777777" w:rsidR="001C49CD" w:rsidRPr="00FB0861" w:rsidRDefault="001C49CD" w:rsidP="00FB0861">
                        <w:pPr>
                          <w:pStyle w:val="NormalWeb"/>
                          <w:spacing w:before="0" w:beforeAutospacing="0" w:after="0" w:afterAutospacing="0"/>
                          <w:jc w:val="center"/>
                          <w:rPr>
                            <w:sz w:val="20"/>
                            <w:lang w:val="en-US"/>
                          </w:rPr>
                        </w:pPr>
                        <w:r w:rsidRPr="00FB0861">
                          <w:rPr>
                            <w:rFonts w:ascii="Arial" w:eastAsia="Times New Roman" w:hAnsi="Arial"/>
                            <w:sz w:val="16"/>
                            <w:szCs w:val="20"/>
                            <w:lang w:val="en-US"/>
                          </w:rPr>
                          <w:t>Order_to_apply</w:t>
                        </w:r>
                        <w:r w:rsidRPr="00FB0861">
                          <w:rPr>
                            <w:rFonts w:ascii="Arial" w:eastAsia="Times New Roman" w:hAnsi="Arial"/>
                            <w:sz w:val="16"/>
                            <w:szCs w:val="20"/>
                            <w:vertAlign w:val="subscript"/>
                            <w:lang w:val="en-US"/>
                          </w:rPr>
                          <w:t>(t)</w:t>
                        </w:r>
                        <w:r w:rsidRPr="00FB0861">
                          <w:rPr>
                            <w:rFonts w:ascii="Arial" w:eastAsia="Times New Roman" w:hAnsi="Arial"/>
                            <w:sz w:val="16"/>
                            <w:szCs w:val="20"/>
                            <w:lang w:val="en-US"/>
                          </w:rPr>
                          <w:t xml:space="preserve">  =</w:t>
                        </w:r>
                        <w:r w:rsidRPr="00FB0861">
                          <w:rPr>
                            <w:rFonts w:ascii="Arial" w:eastAsia="Times New Roman" w:hAnsi="Arial"/>
                            <w:sz w:val="16"/>
                            <w:szCs w:val="20"/>
                            <w:lang w:val="en-US"/>
                          </w:rPr>
                          <w:br/>
                          <w:t>First_</w:t>
                        </w:r>
                        <w:r>
                          <w:rPr>
                            <w:rFonts w:ascii="Arial" w:eastAsia="Times New Roman" w:hAnsi="Arial"/>
                            <w:sz w:val="16"/>
                            <w:szCs w:val="20"/>
                            <w:lang w:val="en-US"/>
                          </w:rPr>
                          <w:t>Value</w:t>
                        </w:r>
                        <w:r w:rsidRPr="00FB0861">
                          <w:rPr>
                            <w:rFonts w:ascii="Arial" w:eastAsia="Times New Roman" w:hAnsi="Arial"/>
                            <w:sz w:val="16"/>
                            <w:szCs w:val="20"/>
                            <w:lang w:val="en-US"/>
                          </w:rPr>
                          <w:t xml:space="preserve"> + </w:t>
                        </w:r>
                        <w:r>
                          <w:rPr>
                            <w:rFonts w:ascii="Arial" w:eastAsia="Times New Roman" w:hAnsi="Arial"/>
                            <w:sz w:val="16"/>
                            <w:szCs w:val="20"/>
                            <w:lang w:val="en-US"/>
                          </w:rPr>
                          <w:t>Slope</w:t>
                        </w:r>
                        <w:r w:rsidRPr="00FB0861">
                          <w:rPr>
                            <w:rFonts w:ascii="Arial" w:eastAsia="Times New Roman" w:hAnsi="Arial"/>
                            <w:sz w:val="16"/>
                            <w:szCs w:val="20"/>
                            <w:lang w:val="en-US"/>
                          </w:rPr>
                          <w:t>_Value</w:t>
                        </w:r>
                      </w:p>
                      <w:p w14:paraId="434659F6" w14:textId="77777777" w:rsidR="001C49CD" w:rsidRPr="00FB0861" w:rsidRDefault="001C49CD" w:rsidP="00FD41FE">
                        <w:pPr>
                          <w:jc w:val="center"/>
                          <w:rPr>
                            <w:b/>
                            <w:color w:val="B6DDE8" w:themeColor="accent5" w:themeTint="66"/>
                            <w:sz w:val="16"/>
                            <w:lang w:val="en-US"/>
                          </w:rPr>
                        </w:pPr>
                      </w:p>
                    </w:txbxContent>
                  </v:textbox>
                </v:rect>
                <v:rect id="Rectangle 546" o:spid="_x0000_s1420" style="position:absolute;left:38690;top:40603;width:19903;height:39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OoVsUA&#10;AADcAAAADwAAAGRycy9kb3ducmV2LnhtbESPQWvCQBSE7wX/w/KEXkrdNFYp0VWKUtprUw/t7Zl9&#10;ZoPZt2F3TdJ/3xWEHoeZ+YZZb0fbip58aBwreJplIIgrpxuuFRy+3h5fQISIrLF1TAp+KcB2M7lb&#10;Y6HdwJ/Ul7EWCcKhQAUmxq6QMlSGLIaZ64iTd3LeYkzS11J7HBLctjLPsqW02HBaMNjRzlB1Li9W&#10;wbH+zvyDzvN+Ht/nQzmMP/u9Uep+Or6uQEQa43/41v7QChbPS7ieSUdAb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c6hWxQAAANwAAAAPAAAAAAAAAAAAAAAAAJgCAABkcnMv&#10;ZG93bnJldi54bWxQSwUGAAAAAAQABAD1AAAAigMAAAAA&#10;" fillcolor="#254163 [1636]" strokecolor="#4579b8 [3044]">
                  <v:fill color2="#4477b6 [3012]" rotate="t" angle="180" colors="0 #2c5d98;52429f #3c7bc7;1 #3a7ccb" focus="100%" type="gradient">
                    <o:fill v:ext="view" type="gradientUnscaled"/>
                  </v:fill>
                  <v:shadow on="t" color="black" opacity="22937f" origin=",.5" offset="0,.63889mm"/>
                  <v:textbox>
                    <w:txbxContent>
                      <w:p w14:paraId="05114C82" w14:textId="77777777" w:rsidR="001C49CD" w:rsidRPr="00FB0861" w:rsidRDefault="001C49CD" w:rsidP="00FB0861">
                        <w:pPr>
                          <w:pStyle w:val="NormalWeb"/>
                          <w:spacing w:before="0" w:beforeAutospacing="0" w:after="0" w:afterAutospacing="0"/>
                          <w:jc w:val="center"/>
                          <w:rPr>
                            <w:sz w:val="20"/>
                            <w:lang w:val="en-US"/>
                          </w:rPr>
                        </w:pPr>
                        <w:r w:rsidRPr="00FB0861">
                          <w:rPr>
                            <w:rFonts w:ascii="Arial" w:eastAsia="Times New Roman" w:hAnsi="Arial"/>
                            <w:sz w:val="16"/>
                            <w:szCs w:val="20"/>
                            <w:lang w:val="en-US"/>
                          </w:rPr>
                          <w:t>Order_to_apply</w:t>
                        </w:r>
                        <w:r w:rsidRPr="00FB0861">
                          <w:rPr>
                            <w:rFonts w:ascii="Arial" w:eastAsia="Times New Roman" w:hAnsi="Arial"/>
                            <w:sz w:val="16"/>
                            <w:szCs w:val="20"/>
                            <w:vertAlign w:val="subscript"/>
                            <w:lang w:val="en-US"/>
                          </w:rPr>
                          <w:t>(t)</w:t>
                        </w:r>
                        <w:r w:rsidRPr="00FB0861">
                          <w:rPr>
                            <w:rFonts w:ascii="Arial" w:eastAsia="Times New Roman" w:hAnsi="Arial"/>
                            <w:sz w:val="16"/>
                            <w:szCs w:val="20"/>
                            <w:lang w:val="en-US"/>
                          </w:rPr>
                          <w:t xml:space="preserve">  =</w:t>
                        </w:r>
                        <w:r w:rsidRPr="00FB0861">
                          <w:rPr>
                            <w:rFonts w:ascii="Arial" w:eastAsia="Times New Roman" w:hAnsi="Arial"/>
                            <w:sz w:val="16"/>
                            <w:szCs w:val="20"/>
                            <w:lang w:val="en-US"/>
                          </w:rPr>
                          <w:br/>
                          <w:t>Order_to_apply</w:t>
                        </w:r>
                        <w:r w:rsidRPr="00FB0861">
                          <w:rPr>
                            <w:rFonts w:ascii="Arial" w:eastAsia="Times New Roman" w:hAnsi="Arial"/>
                            <w:sz w:val="16"/>
                            <w:szCs w:val="20"/>
                            <w:vertAlign w:val="subscript"/>
                            <w:lang w:val="en-US"/>
                          </w:rPr>
                          <w:t>(t-1)</w:t>
                        </w:r>
                        <w:r w:rsidRPr="00FB0861">
                          <w:rPr>
                            <w:rFonts w:ascii="Arial" w:eastAsia="Times New Roman" w:hAnsi="Arial"/>
                            <w:sz w:val="16"/>
                            <w:szCs w:val="20"/>
                            <w:lang w:val="en-US"/>
                          </w:rPr>
                          <w:t xml:space="preserve"> + </w:t>
                        </w:r>
                        <w:r>
                          <w:rPr>
                            <w:rFonts w:ascii="Arial" w:eastAsia="Times New Roman" w:hAnsi="Arial"/>
                            <w:sz w:val="16"/>
                            <w:szCs w:val="20"/>
                            <w:lang w:val="en-US"/>
                          </w:rPr>
                          <w:t>Slope</w:t>
                        </w:r>
                        <w:r w:rsidRPr="00FB0861">
                          <w:rPr>
                            <w:rFonts w:ascii="Arial" w:eastAsia="Times New Roman" w:hAnsi="Arial"/>
                            <w:sz w:val="16"/>
                            <w:szCs w:val="20"/>
                            <w:lang w:val="en-US"/>
                          </w:rPr>
                          <w:t>_Value</w:t>
                        </w:r>
                      </w:p>
                      <w:p w14:paraId="03B0D50C" w14:textId="77777777" w:rsidR="001C49CD" w:rsidRPr="00FB0861" w:rsidRDefault="001C49CD" w:rsidP="00FD41FE">
                        <w:pPr>
                          <w:jc w:val="center"/>
                          <w:rPr>
                            <w:b/>
                            <w:color w:val="B6DDE8" w:themeColor="accent5" w:themeTint="66"/>
                            <w:sz w:val="16"/>
                            <w:lang w:val="en-US"/>
                          </w:rPr>
                        </w:pPr>
                      </w:p>
                    </w:txbxContent>
                  </v:textbox>
                </v:rect>
                <v:shape id="Arrondir un rectangle avec un coin diagonal 160" o:spid="_x0000_s1421" style="position:absolute;left:19507;top:50298;width:14756;height:2914;visibility:visible;mso-wrap-style:square;v-text-anchor:middle" coordsize="1475665,29146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O+JcEA&#10;AADcAAAADwAAAGRycy9kb3ducmV2LnhtbERPTWvCQBC9C/6HZYTedKO0ItFVilIopT0YLb2O2WkS&#10;kp1dslNN/333UPD4eN+b3eA6daU+Np4NzGcZKOLS24YrA+fTy3QFKgqyxc4zGfilCLvteLTB3Pob&#10;H+laSKVSCMccDdQiIdc6ljU5jDMfiBP37XuHkmBfadvjLYW7Ti+ybKkdNpwaagy0r6lsix9nIH6e&#10;2nlzOLZfPPhLeAsf7wcRYx4mw/MalNAgd/G/+9UaeHpMa9OZdAT0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jviXBAAAA3AAAAA8AAAAAAAAAAAAAAAAAmAIAAGRycy9kb3du&#10;cmV2LnhtbFBLBQYAAAAABAAEAPUAAACGAwAAAAA=&#10;" adj="-11796480,,5400" path="m48578,l1475665,r,l1475665,242887v,26829,-21749,48578,-48578,48578l,291465r,l,48578c,21749,21749,,48578,xe" fillcolor="#a5d5e2 [1624]" strokecolor="#40a7c2 [3048]">
                  <v:fill color2="#e4f2f6 [504]" rotate="t" angle="180" colors="0 #9eeaff;22938f #bbefff;1 #e4f9ff" focus="100%" type="gradient"/>
                  <v:stroke joinstyle="miter"/>
                  <v:shadow on="t" color="black" opacity="24903f" origin=",.5" offset="0,.55556mm"/>
                  <v:formulas/>
                  <v:path arrowok="t" o:connecttype="custom" o:connectlocs="48578,0;1475665,0;1475665,0;1475665,242887;1427087,291465;0,291465;0,291465;0,48578;48578,0" o:connectangles="0,0,0,0,0,0,0,0,0" textboxrect="0,0,1475665,291465"/>
                  <v:textbox>
                    <w:txbxContent>
                      <w:p w14:paraId="738BAD1C" w14:textId="77777777" w:rsidR="001C49CD" w:rsidRDefault="001C49CD" w:rsidP="00FB0861">
                        <w:pPr>
                          <w:pStyle w:val="NormalWeb"/>
                          <w:spacing w:before="0" w:beforeAutospacing="0" w:after="0" w:afterAutospacing="0"/>
                          <w:jc w:val="both"/>
                        </w:pPr>
                        <w:r>
                          <w:rPr>
                            <w:rFonts w:ascii="Arial" w:eastAsia="Times New Roman" w:hAnsi="Arial"/>
                            <w:sz w:val="20"/>
                            <w:szCs w:val="20"/>
                          </w:rPr>
                          <w:t>Manage PWM Steps</w:t>
                        </w:r>
                      </w:p>
                      <w:p w14:paraId="507D0D19" w14:textId="77777777" w:rsidR="001C49CD" w:rsidRDefault="001C49CD" w:rsidP="00FB0861">
                        <w:pPr>
                          <w:pStyle w:val="NormalWeb"/>
                          <w:spacing w:before="0" w:beforeAutospacing="0" w:after="0" w:afterAutospacing="0"/>
                          <w:jc w:val="both"/>
                        </w:pPr>
                        <w:r>
                          <w:rPr>
                            <w:rFonts w:ascii="Arial" w:eastAsia="Times New Roman" w:hAnsi="Arial"/>
                            <w:sz w:val="20"/>
                            <w:szCs w:val="20"/>
                          </w:rPr>
                          <w:t> </w:t>
                        </w:r>
                      </w:p>
                    </w:txbxContent>
                  </v:textbox>
                </v:shape>
                <v:shape id="Arrondir un rectangle avec un coin diagonal 490" o:spid="_x0000_s1422" style="position:absolute;left:36991;top:50315;width:19730;height:2896;visibility:visible;mso-wrap-style:square;v-text-anchor:middle" coordsize="1972945,2895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OCMMA&#10;AADcAAAADwAAAGRycy9kb3ducmV2LnhtbESPQWsCMRSE70L/Q3gFb5pUbNHtZqUWRK9VDx4fyXN3&#10;283Lsonu6q83hUKPw8x8w+SrwTXiSl2oPWt4mSoQxMbbmksNx8NmsgARIrLFxjNpuFGAVfE0yjGz&#10;vucvuu5jKRKEQ4YaqhjbTMpgKnIYpr4lTt7Zdw5jkl0pbYd9grtGzpR6kw5rTgsVtvRZkfnZX5yG&#10;XvFxPUiemfX225pLfz+pcNB6/Dx8vIOINMT/8F97ZzW8zpfweyYdAVk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kOCMMAAADcAAAADwAAAAAAAAAAAAAAAACYAgAAZHJzL2Rv&#10;d25yZXYueG1sUEsFBgAAAAAEAAQA9QAAAIgDAAAAAA==&#10;" adj="-11796480,,5400" path="m48261,l1972945,r,l1972945,241299v,26654,-21607,48261,-48261,48261l,289560r,l,48261c,21607,21607,,48261,xe" fillcolor="#a5d5e2 [1624]" strokecolor="#40a7c2 [3048]">
                  <v:fill color2="#e4f2f6 [504]" rotate="t" angle="180" colors="0 #9eeaff;22938f #bbefff;1 #e4f9ff" focus="100%" type="gradient"/>
                  <v:stroke joinstyle="miter"/>
                  <v:shadow on="t" color="black" opacity="24903f" origin=",.5" offset="0,.55556mm"/>
                  <v:formulas/>
                  <v:path arrowok="t" o:connecttype="custom" o:connectlocs="48261,0;1972945,0;1972945,0;1972945,241299;1924684,289560;0,289560;0,289560;0,48261;48261,0" o:connectangles="0,0,0,0,0,0,0,0,0" textboxrect="0,0,1972945,289560"/>
                  <v:textbox>
                    <w:txbxContent>
                      <w:p w14:paraId="1E619E7A" w14:textId="77777777" w:rsidR="001C49CD" w:rsidRDefault="001C49CD" w:rsidP="00FB0861">
                        <w:pPr>
                          <w:pStyle w:val="NormalWeb"/>
                          <w:spacing w:before="0" w:beforeAutospacing="0" w:after="0" w:afterAutospacing="0"/>
                          <w:jc w:val="both"/>
                        </w:pPr>
                        <w:r>
                          <w:rPr>
                            <w:rFonts w:ascii="Arial" w:eastAsia="Times New Roman" w:hAnsi="Arial"/>
                            <w:sz w:val="20"/>
                            <w:szCs w:val="20"/>
                          </w:rPr>
                          <w:t>Manage Current Steps</w:t>
                        </w:r>
                      </w:p>
                      <w:p w14:paraId="22097CEC" w14:textId="77777777" w:rsidR="001C49CD" w:rsidRDefault="001C49CD" w:rsidP="00FB0861">
                        <w:pPr>
                          <w:pStyle w:val="NormalWeb"/>
                          <w:spacing w:before="0" w:beforeAutospacing="0" w:after="0" w:afterAutospacing="0"/>
                          <w:jc w:val="both"/>
                        </w:pPr>
                        <w:r>
                          <w:rPr>
                            <w:rFonts w:ascii="Arial" w:eastAsia="Times New Roman" w:hAnsi="Arial"/>
                            <w:sz w:val="20"/>
                            <w:szCs w:val="20"/>
                          </w:rPr>
                          <w:t> </w:t>
                        </w:r>
                      </w:p>
                    </w:txbxContent>
                  </v:textbox>
                </v:shape>
                <v:shape id="Arrondir un rectangle avec un coin diagonal 492" o:spid="_x0000_s1423" style="position:absolute;left:36897;top:54106;width:19729;height:2908;visibility:visible;mso-wrap-style:square;v-text-anchor:middle" coordsize="1972945,2908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AKaMIA&#10;AADcAAAADwAAAGRycy9kb3ducmV2LnhtbERPz2vCMBS+C/sfwht400SxMjqjqDD0MkTdYcdH82yr&#10;zUtpMhv315vDYMeP7/diFW0j7tT52rGGyViBIC6cqbnU8HX+GL2B8AHZYOOYNDzIw2r5MlhgblzP&#10;R7qfQilSCPscNVQhtLmUvqjIoh+7ljhxF9dZDAl2pTQd9incNnKq1FxarDk1VNjStqLidvqxGvpv&#10;RYfZVh13j+x3/Tkv4zW2G62Hr3H9DiJQDP/iP/feaMiyND+dSUd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sApowgAAANwAAAAPAAAAAAAAAAAAAAAAAJgCAABkcnMvZG93&#10;bnJldi54bWxQSwUGAAAAAAQABAD1AAAAhwMAAAAA&#10;" adj="-11796480,,5400" path="m48473,l1972945,r,l1972945,242357v,26771,-21702,48473,-48473,48473l,290830r,l,48473c,21702,21702,,48473,xe" fillcolor="#a5d5e2 [1624]" strokecolor="#40a7c2 [3048]">
                  <v:fill color2="#e4f2f6 [504]" rotate="t" angle="180" colors="0 #9eeaff;22938f #bbefff;1 #e4f9ff" focus="100%" type="gradient"/>
                  <v:stroke joinstyle="miter"/>
                  <v:shadow on="t" color="black" opacity="24903f" origin=",.5" offset="0,.55556mm"/>
                  <v:formulas/>
                  <v:path arrowok="t" o:connecttype="custom" o:connectlocs="48473,0;1972945,0;1972945,0;1972945,242357;1924472,290830;0,290830;0,290830;0,48473;48473,0" o:connectangles="0,0,0,0,0,0,0,0,0" textboxrect="0,0,1972945,290830"/>
                  <v:textbox>
                    <w:txbxContent>
                      <w:p w14:paraId="5F2BAE77" w14:textId="77777777" w:rsidR="001C49CD" w:rsidRDefault="001C49CD" w:rsidP="00FB0861">
                        <w:pPr>
                          <w:pStyle w:val="NormalWeb"/>
                          <w:spacing w:before="0" w:beforeAutospacing="0" w:after="0" w:afterAutospacing="0"/>
                          <w:jc w:val="both"/>
                        </w:pPr>
                        <w:r>
                          <w:rPr>
                            <w:rFonts w:ascii="Arial" w:eastAsia="Times New Roman" w:hAnsi="Arial"/>
                            <w:sz w:val="20"/>
                            <w:szCs w:val="20"/>
                          </w:rPr>
                          <w:t>Manage PID Current Steps</w:t>
                        </w:r>
                      </w:p>
                      <w:p w14:paraId="29D0EDFD" w14:textId="77777777" w:rsidR="001C49CD" w:rsidRDefault="001C49CD" w:rsidP="00FB0861">
                        <w:pPr>
                          <w:pStyle w:val="NormalWeb"/>
                          <w:spacing w:before="0" w:beforeAutospacing="0" w:after="0" w:afterAutospacing="0"/>
                          <w:jc w:val="both"/>
                        </w:pPr>
                        <w:r>
                          <w:rPr>
                            <w:rFonts w:ascii="Arial" w:eastAsia="Times New Roman" w:hAnsi="Arial"/>
                            <w:sz w:val="20"/>
                            <w:szCs w:val="20"/>
                          </w:rPr>
                          <w:t> </w:t>
                        </w:r>
                      </w:p>
                    </w:txbxContent>
                  </v:textbox>
                </v:shape>
                <v:shape id="Arrondir un rectangle avec un coin diagonal 493" o:spid="_x0000_s1424" style="position:absolute;left:36991;top:57865;width:19729;height:2901;visibility:visible;mso-wrap-style:square;v-text-anchor:middle" coordsize="1972945,29019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VrecIA&#10;AADcAAAADwAAAGRycy9kb3ducmV2LnhtbESPzWrDMBCE74W+g9hCb42cgkNwogQnUJre8ge5LtbG&#10;MrFWQlJj9+2rQKHHYWa+YZbr0fbiTiF2jhVMJwUI4sbpjlsF59PH2xxETMgae8ek4IcirFfPT0us&#10;tBv4QPdjakWGcKxQgUnJV1LGxpDFOHGeOHtXFyymLEMrdcAhw20v34tiJi12nBcMetoaam7Hb6vA&#10;fg6X0u8sh/1244u9qc3XUCv1+jLWCxCJxvQf/mvvtIKynMLjTD4C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ZWt5wgAAANwAAAAPAAAAAAAAAAAAAAAAAJgCAABkcnMvZG93&#10;bnJldi54bWxQSwUGAAAAAAQABAD1AAAAhwMAAAAA&#10;" adj="-11796480,,5400" path="m48367,l1972945,r,l1972945,241828v,26712,-21655,48367,-48367,48367l,290195r,l,48367c,21655,21655,,48367,xe" fillcolor="#a5d5e2 [1624]" strokecolor="#40a7c2 [3048]">
                  <v:fill color2="#e4f2f6 [504]" rotate="t" angle="180" colors="0 #9eeaff;22938f #bbefff;1 #e4f9ff" focus="100%" type="gradient"/>
                  <v:stroke joinstyle="miter"/>
                  <v:shadow on="t" color="black" opacity="24903f" origin=",.5" offset="0,.55556mm"/>
                  <v:formulas/>
                  <v:path arrowok="t" o:connecttype="custom" o:connectlocs="48367,0;1972945,0;1972945,0;1972945,241828;1924578,290195;0,290195;0,290195;0,48367;48367,0" o:connectangles="0,0,0,0,0,0,0,0,0" textboxrect="0,0,1972945,290195"/>
                  <v:textbox>
                    <w:txbxContent>
                      <w:p w14:paraId="691FEAFE" w14:textId="77777777" w:rsidR="001C49CD" w:rsidRDefault="001C49CD" w:rsidP="00FB0861">
                        <w:pPr>
                          <w:pStyle w:val="NormalWeb"/>
                          <w:spacing w:before="0" w:beforeAutospacing="0" w:after="0" w:afterAutospacing="0"/>
                          <w:jc w:val="both"/>
                        </w:pPr>
                        <w:r>
                          <w:rPr>
                            <w:rFonts w:ascii="Arial" w:eastAsia="Times New Roman" w:hAnsi="Arial"/>
                            <w:sz w:val="20"/>
                            <w:szCs w:val="20"/>
                          </w:rPr>
                          <w:t>Manage Voltage Steps</w:t>
                        </w:r>
                      </w:p>
                      <w:p w14:paraId="08870D16" w14:textId="77777777" w:rsidR="001C49CD" w:rsidRDefault="001C49CD" w:rsidP="00FB0861">
                        <w:pPr>
                          <w:pStyle w:val="NormalWeb"/>
                          <w:spacing w:before="0" w:beforeAutospacing="0" w:after="0" w:afterAutospacing="0"/>
                          <w:jc w:val="both"/>
                        </w:pPr>
                        <w:r>
                          <w:rPr>
                            <w:rFonts w:ascii="Arial" w:eastAsia="Times New Roman" w:hAnsi="Arial"/>
                            <w:sz w:val="20"/>
                            <w:szCs w:val="20"/>
                          </w:rPr>
                          <w:t> </w:t>
                        </w:r>
                      </w:p>
                    </w:txbxContent>
                  </v:textbox>
                </v:shape>
                <v:shape id="Arrondir un rectangle avec un coin diagonal 494" o:spid="_x0000_s1425" style="position:absolute;left:19676;top:54279;width:14671;height:2896;visibility:visible;mso-wrap-style:square;v-text-anchor:middle" coordsize="1467101,2895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xo8MA&#10;AADcAAAADwAAAGRycy9kb3ducmV2LnhtbESP3WoCMRSE7wu+QziCdzVbqT+sRimlggpeuPoAh81x&#10;s3ZzEjZR17c3QqGXw8x8wyxWnW3EjdpQO1bwMcxAEJdO11wpOB3X7zMQISJrbByTggcFWC17bwvM&#10;tbvzgW5FrESCcMhRgYnR51KG0pDFMHSeOHln11qMSbaV1C3eE9w2cpRlE2mx5rRg0NO3ofK3uFoF&#10;61NwF7PVVTfdffLPpvBX3nulBv3uaw4iUhf/w3/tjVYwHo/gdSYdAb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q+xo8MAAADcAAAADwAAAAAAAAAAAAAAAACYAgAAZHJzL2Rv&#10;d25yZXYueG1sUEsFBgAAAAAEAAQA9QAAAIgDAAAAAA==&#10;" adj="-11796480,,5400" path="m48261,l1467101,r,l1467101,241299v,26654,-21607,48261,-48261,48261l,289560r,l,48261c,21607,21607,,48261,xe" fillcolor="#a5d5e2 [1624]" strokecolor="#40a7c2 [3048]">
                  <v:fill color2="#e4f2f6 [504]" rotate="t" angle="180" colors="0 #9eeaff;22938f #bbefff;1 #e4f9ff" focus="100%" type="gradient"/>
                  <v:stroke joinstyle="miter"/>
                  <v:shadow on="t" color="black" opacity="24903f" origin=",.5" offset="0,.55556mm"/>
                  <v:formulas/>
                  <v:path arrowok="t" o:connecttype="custom" o:connectlocs="48261,0;1467101,0;1467101,0;1467101,241299;1418840,289560;0,289560;0,289560;0,48261;48261,0" o:connectangles="0,0,0,0,0,0,0,0,0" textboxrect="0,0,1467101,289560"/>
                  <v:textbox>
                    <w:txbxContent>
                      <w:p w14:paraId="67BE5888" w14:textId="77777777" w:rsidR="001C49CD" w:rsidRDefault="001C49CD" w:rsidP="00FB0861">
                        <w:pPr>
                          <w:pStyle w:val="NormalWeb"/>
                          <w:spacing w:before="0" w:beforeAutospacing="0" w:after="0" w:afterAutospacing="0"/>
                          <w:jc w:val="both"/>
                        </w:pPr>
                        <w:r>
                          <w:rPr>
                            <w:rFonts w:ascii="Arial" w:eastAsia="Times New Roman" w:hAnsi="Arial"/>
                            <w:sz w:val="20"/>
                            <w:szCs w:val="20"/>
                          </w:rPr>
                          <w:t>Manage No Step</w:t>
                        </w:r>
                      </w:p>
                      <w:p w14:paraId="0C575963" w14:textId="77777777" w:rsidR="001C49CD" w:rsidRDefault="001C49CD" w:rsidP="00FB0861">
                        <w:pPr>
                          <w:pStyle w:val="NormalWeb"/>
                          <w:spacing w:before="0" w:beforeAutospacing="0" w:after="0" w:afterAutospacing="0"/>
                          <w:jc w:val="both"/>
                        </w:pPr>
                        <w:r>
                          <w:rPr>
                            <w:rFonts w:ascii="Arial" w:eastAsia="Times New Roman" w:hAnsi="Arial"/>
                            <w:sz w:val="20"/>
                            <w:szCs w:val="20"/>
                          </w:rPr>
                          <w:t> </w:t>
                        </w:r>
                      </w:p>
                    </w:txbxContent>
                  </v:textbox>
                </v:shape>
                <v:shape id="Straight Arrow Connector 553" o:spid="_x0000_s1426" type="#_x0000_t32" style="position:absolute;left:27988;top:25762;width:26;height:18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7cr8UAAADcAAAADwAAAGRycy9kb3ducmV2LnhtbESP3WoCMRSE74W+QzgF79xsFcVujVIK&#10;hRb8wa2UXh42p5ulm5Nlk2p8eyMIXg4z8w2zWEXbiiP1vnGs4CnLQRBXTjdcKzh8vY/mIHxA1tg6&#10;JgVn8rBaPgwWWGh34j0dy1CLBGFfoAITQldI6StDFn3mOuLk/breYkiyr6Xu8ZTgtpXjPJ9Jiw2n&#10;BYMdvRmq/sp/q+C79D+x3MX1TI/dwZjt82elN0oNH+PrC4hAMdzDt/aHVjCdTuB6Jh0Bub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B7cr8UAAADcAAAADwAAAAAAAAAA&#10;AAAAAAChAgAAZHJzL2Rvd25yZXYueG1sUEsFBgAAAAAEAAQA+QAAAJMDAAAAAA==&#10;" strokecolor="#4579b8 [3044]">
                  <v:stroke endarrow="classic"/>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urved Connector 554" o:spid="_x0000_s1427" type="#_x0000_t39" style="position:absolute;left:28014;top:23590;width:6723;height:10498;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WmSMUAAADcAAAADwAAAGRycy9kb3ducmV2LnhtbESP0WrCQBRE3wv+w3KFvpS6UVRCdBWt&#10;FH0ogtoPuGSv2ZDs3ZDdxvj3riD0cZiZM8xy3dtadNT60rGC8SgBQZw7XXKh4Pfy/ZmC8AFZY+2Y&#10;FNzJw3o1eFtipt2NT9SdQyEihH2GCkwITSalzw1Z9CPXEEfv6lqLIcq2kLrFW4TbWk6SZC4tlhwX&#10;DDb0ZSivzn9WwTEtLvu0q7rr/LT7OBpvqvvPVqn3Yb9ZgAjUh//wq33QCmazKTzPxCMgV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hWmSMUAAADcAAAADwAAAAAAAAAA&#10;AAAAAAChAgAAZHJzL2Rvd25yZXYueG1sUEsFBgAAAAAEAAQA+QAAAJMDAAAAAA==&#10;" adj="-32622,18063" strokecolor="#4579b8 [3044]">
                  <v:stroke endarrow="classic"/>
                </v:shape>
                <v:shape id="Straight Arrow Connector 555" o:spid="_x0000_s1428" type="#_x0000_t32" style="position:absolute;left:27986;top:31556;width:28;height:253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AnU8UAAADcAAAADwAAAGRycy9kb3ducmV2LnhtbESPQUvDQBSE74L/YXkFL2I3CrFp7LaI&#10;IOrBQ1J/wCP7msTuvheyaxP99a4g9DjMzDfMZjd7p040hl7YwO0yA0XciO25NfCxf74pQIWIbNEJ&#10;k4FvCrDbXl5ssLQycUWnOrYqQTiUaKCLcSi1Dk1HHsNSBuLkHWT0GJMcW21HnBLcO32XZffaY89p&#10;ocOBnjpqjvWXNyDhZ11dTyvh4t0Vb5+Vk/rFGXO1mB8fQEWa4zn83361BvI8h78z6Qjo7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iAnU8UAAADcAAAADwAAAAAAAAAA&#10;AAAAAAChAgAAZHJzL2Rvd25yZXYueG1sUEsFBgAAAAAEAAQA+QAAAJMDAAAAAA==&#10;" strokecolor="#4579b8 [3044]">
                  <v:stroke endarrow="classic"/>
                </v:shape>
                <v:shape id="Straight Arrow Connector 556" o:spid="_x0000_s1429" type="#_x0000_t32" style="position:absolute;left:27986;top:38432;width:24;height:21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l/N8QAAADcAAAADwAAAGRycy9kb3ducmV2LnhtbESPUWvCMBSF3wf7D+EOfNN0gkWrUcZg&#10;MGE67Mrw8dJcm2JzU5pMs39vhMEeD+ec73BWm2g7caHBt44VPE8yEMS10y03Cqqvt/EchA/IGjvH&#10;pOCXPGzWjw8rLLS78oEuZWhEgrAvUIEJoS+k9LUhi37ieuLkndxgMSQ5NFIPeE1w28lpluXSYstp&#10;wWBPr4bqc/ljFXyX/hjLz/iR66mrjNkvtrXeKTV6ii9LEIFi+A//td+1gtksh/uZdATk+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aX83xAAAANwAAAAPAAAAAAAAAAAA&#10;AAAAAKECAABkcnMvZG93bnJldi54bWxQSwUGAAAAAAQABAD5AAAAkgMAAAAA&#10;" strokecolor="#4579b8 [3044]">
                  <v:stroke endarrow="classic"/>
                </v:shape>
                <v:shape id="Elbow Connector 557" o:spid="_x0000_s1430" type="#_x0000_t33" style="position:absolute;left:34733;top:36260;width:13908;height:434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q84MUAAADcAAAADwAAAGRycy9kb3ducmV2LnhtbESPQWsCMRSE7wX/Q3iCt5pVWCurUWyp&#10;tBQVtAWvj81rdunmZZtEXfvrTaHQ4zAz3zDzZWcbcSYfascKRsMMBHHpdM1Gwcf7+n4KIkRkjY1j&#10;UnClAMtF726OhXYX3tP5EI1IEA4FKqhibAspQ1mRxTB0LXHyPp23GJP0RmqPlwS3jRxn2URarDkt&#10;VNjSU0Xl1+FkFezyH3Mdv7B/2zweo5k8b+l7rZUa9LvVDESkLv6H/9qvWkGeP8DvmXQE5O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iq84MUAAADcAAAADwAAAAAAAAAA&#10;AAAAAAChAgAAZHJzL2Rvd25yZXYueG1sUEsFBgAAAAAEAAQA+QAAAJMDAAAAAA==&#10;" strokecolor="#4579b8 [3044]">
                  <v:stroke endarrow="classic"/>
                </v:shape>
                <v:shape id="Elbow Connector 558" o:spid="_x0000_s1431" type="#_x0000_t34" style="position:absolute;left:31581;top:41014;width:3172;height:1031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heo8AAAADcAAAADwAAAGRycy9kb3ducmV2LnhtbERPzYrCMBC+C/sOYRb2pukKinSNIl0E&#10;YRW0+gCzzdgEm0lpota3NwfB48f3P1/2rhE36oL1rOB7lIEgrry2XCs4HdfDGYgQkTU2nknBgwIs&#10;Fx+DOeba3/lAtzLWIoVwyFGBibHNpQyVIYdh5FvixJ195zAm2NVSd3hP4a6R4yybSoeWU4PBlgpD&#10;1aW8OgV/hV2RqQ6/NRf79n+7s81pXyj19dmvfkBE6uNb/HJvtILJJK1NZ9IRkIsn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3YXqPAAAAA3AAAAA8AAAAAAAAAAAAAAAAA&#10;oQIAAGRycy9kb3ducmV2LnhtbFBLBQYAAAAABAAEAPkAAACOAwAAAAA=&#10;" strokecolor="#4579b8 [3044]">
                  <v:stroke endarrow="classic"/>
                </v:shape>
                <v:shape id="Elbow Connector 559" o:spid="_x0000_s1432" type="#_x0000_t34" style="position:absolute;left:41897;top:41012;width:3172;height:1031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86zsUAAADcAAAADwAAAGRycy9kb3ducmV2LnhtbESP0WoCMRRE34X+Q7gFX0SzCpa6GkUU&#10;QagVu/oB183tbujmZtlE3fr1TUHwcZiZM8xs0dpKXKnxxrGC4SABQZw7bbhQcDpu+u8gfEDWWDkm&#10;Bb/kYTF/6cww1e7GX3TNQiEihH2KCsoQ6lRKn5dk0Q9cTRy9b9dYDFE2hdQN3iLcVnKUJG/SouG4&#10;UGJNq5Lyn+xiFezv50vGH7T53NU7c7j3crMeeqW6r+1yCiJQG57hR3urFYzHE/g/E4+An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T86zsUAAADcAAAADwAAAAAAAAAA&#10;AAAAAAChAgAAZHJzL2Rvd25yZXYueG1sUEsFBgAAAAAEAAQA+QAAAJMDAAAAAA==&#10;" strokecolor="#4579b8 [3044]">
                  <v:stroke endarrow="classic"/>
                </v:shape>
                <v:shape id="Straight Arrow Connector 560" o:spid="_x0000_s1433" type="#_x0000_t32" style="position:absolute;left:38317;top:61517;width:7;height:176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tOdsIAAADcAAAADwAAAGRycy9kb3ducmV2LnhtbERPzUrDQBC+C77DMoIXsRuFtmnstohQ&#10;tAcPSX2AITtNorszIbttok/fPRQ8fnz/6+3knTrTEDphA0+zDBRxLbbjxsDXYfeYgwoR2aITJgO/&#10;FGC7ub1ZY2Fl5JLOVWxUCuFQoIE2xr7QOtQteQwz6YkTd5TBY0xwaLQdcEzh3unnLFtojx2nhhZ7&#10;emup/qlO3oCEv1X5MC6F80+X779LJ9W7M+b+bnp9ARVpiv/iq/vDGpgv0vx0Jh0Bvbk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DtOdsIAAADcAAAADwAAAAAAAAAAAAAA&#10;AAChAgAAZHJzL2Rvd25yZXYueG1sUEsFBgAAAAAEAAQA+QAAAJADAAAAAA==&#10;" strokecolor="#4579b8 [3044]">
                  <v:stroke endarrow="classic"/>
                </v:shape>
                <v:shape id="Text Box 561" o:spid="_x0000_s1434" type="#_x0000_t202" style="position:absolute;left:27815;top:25786;width:4704;height:2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jmIccA&#10;AADcAAAADwAAAGRycy9kb3ducmV2LnhtbESPQWvCQBSE74X+h+UJvdVNhIikbkIISEtpD1ovvb1m&#10;n0kw+zbNbmP013cFweMwM98w63wynRhpcK1lBfE8AkFcWd1yrWD/tXlegXAeWWNnmRScyUGePT6s&#10;MdX2xFsad74WAcIuRQWN930qpasaMujmticO3sEOBn2QQy31gKcAN51cRNFSGmw5LDTYU9lQddz9&#10;GQXv5eYTtz8Ls7p05evHoeh/99+JUk+zqXgB4Wny9/Ct/aYVJMsYrmfCEZ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I5iHHAAAA3AAAAA8AAAAAAAAAAAAAAAAAmAIAAGRy&#10;cy9kb3ducmV2LnhtbFBLBQYAAAAABAAEAPUAAACMAwAAAAA=&#10;" filled="f" stroked="f" strokeweight=".5pt">
                  <v:textbox>
                    <w:txbxContent>
                      <w:p w14:paraId="2022D6B0" w14:textId="77777777" w:rsidR="001C49CD" w:rsidRPr="003A4D86" w:rsidRDefault="001C49CD">
                        <w:pPr>
                          <w:rPr>
                            <w:sz w:val="16"/>
                            <w:lang w:val="en-US"/>
                          </w:rPr>
                        </w:pPr>
                        <w:r w:rsidRPr="003A4D86">
                          <w:rPr>
                            <w:sz w:val="16"/>
                            <w:lang w:val="en-US"/>
                          </w:rPr>
                          <w:t>Yes</w:t>
                        </w:r>
                      </w:p>
                    </w:txbxContent>
                  </v:textbox>
                </v:shape>
                <v:shape id="Text Box 562" o:spid="_x0000_s1435" type="#_x0000_t202" style="position:absolute;left:37108;top:22068;width:4705;height:2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p4VsYA&#10;AADcAAAADwAAAGRycy9kb3ducmV2LnhtbESPQWvCQBSE70L/w/IKvZlNA4qkWUMISIu0BzWX3p7Z&#10;ZxLMvk2zq6b99d1CweMwM98wWT6ZXlxpdJ1lBc9RDIK4trrjRkF12MxXIJxH1thbJgXf5CBfP8wy&#10;TLW98Y6ue9+IAGGXooLW+yGV0tUtGXSRHYiDd7KjQR/k2Eg94i3ATS+TOF5Kgx2HhRYHKluqz/uL&#10;UbAtNx+4OyZm9dOXr++nYviqPhdKPT1OxQsIT5O/h//bb1rBYpnA35l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Fp4VsYAAADcAAAADwAAAAAAAAAAAAAAAACYAgAAZHJz&#10;L2Rvd25yZXYueG1sUEsFBgAAAAAEAAQA9QAAAIsDAAAAAA==&#10;" filled="f" stroked="f" strokeweight=".5pt">
                  <v:textbox>
                    <w:txbxContent>
                      <w:p w14:paraId="664FB4F3" w14:textId="77777777" w:rsidR="001C49CD" w:rsidRPr="003A4D86" w:rsidRDefault="001C49CD">
                        <w:pPr>
                          <w:rPr>
                            <w:sz w:val="16"/>
                            <w:lang w:val="en-US"/>
                          </w:rPr>
                        </w:pPr>
                        <w:r w:rsidRPr="003A4D86">
                          <w:rPr>
                            <w:sz w:val="16"/>
                            <w:lang w:val="en-US"/>
                          </w:rPr>
                          <w:t>No</w:t>
                        </w:r>
                      </w:p>
                    </w:txbxContent>
                  </v:textbox>
                </v:shape>
                <v:shape id="Text Box 563" o:spid="_x0000_s1436" type="#_x0000_t202" style="position:absolute;left:38690;top:34146;width:4705;height:2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bdzccA&#10;AADcAAAADwAAAGRycy9kb3ducmV2LnhtbESPQWvCQBSE70L/w/IKvelGSySkriIBaRF7SOqlt9fs&#10;Mwlm36bZrYn++m6h4HGYmW+Y1WY0rbhQ7xrLCuazCARxaXXDlYLjx26agHAeWWNrmRRcycFm/TBZ&#10;YartwDldCl+JAGGXooLa+y6V0pU1GXQz2xEH72R7gz7IvpK6xyHATSsXUbSUBhsOCzV2lNVUnosf&#10;o2Cf7d4x/1qY5NZmr4fTtvs+fsZKPT2O2xcQnkZ/D/+337SCePkMf2fC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8W3c3HAAAA3AAAAA8AAAAAAAAAAAAAAAAAmAIAAGRy&#10;cy9kb3ducmV2LnhtbFBLBQYAAAAABAAEAPUAAACMAwAAAAA=&#10;" filled="f" stroked="f" strokeweight=".5pt">
                  <v:textbox>
                    <w:txbxContent>
                      <w:p w14:paraId="45F74804" w14:textId="77777777" w:rsidR="001C49CD" w:rsidRPr="003A4D86" w:rsidRDefault="001C49CD">
                        <w:pPr>
                          <w:rPr>
                            <w:sz w:val="16"/>
                            <w:lang w:val="en-US"/>
                          </w:rPr>
                        </w:pPr>
                        <w:r w:rsidRPr="003A4D86">
                          <w:rPr>
                            <w:sz w:val="16"/>
                            <w:lang w:val="en-US"/>
                          </w:rPr>
                          <w:t>No</w:t>
                        </w:r>
                      </w:p>
                    </w:txbxContent>
                  </v:textbox>
                </v:shape>
                <v:shape id="Text Box 564" o:spid="_x0000_s1437" type="#_x0000_t202" style="position:absolute;left:27827;top:38353;width:4704;height:2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9FuccA&#10;AADcAAAADwAAAGRycy9kb3ducmV2LnhtbESPQWvCQBSE70L/w/IKvelGaSSkriIBaRF7SOqlt9fs&#10;Mwlm36bZrYn++m6h4HGYmW+Y1WY0rbhQ7xrLCuazCARxaXXDlYLjx26agHAeWWNrmRRcycFm/TBZ&#10;YartwDldCl+JAGGXooLa+y6V0pU1GXQz2xEH72R7gz7IvpK6xyHATSsXUbSUBhsOCzV2lNVUnosf&#10;o2Cf7d4x/1qY5NZmr4fTtvs+fsZKPT2O2xcQnkZ/D/+337SCePkMf2fC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D/RbnHAAAA3AAAAA8AAAAAAAAAAAAAAAAAmAIAAGRy&#10;cy9kb3ducmV2LnhtbFBLBQYAAAAABAAEAPUAAACMAwAAAAA=&#10;" filled="f" stroked="f" strokeweight=".5pt">
                  <v:textbox>
                    <w:txbxContent>
                      <w:p w14:paraId="26BB0E24" w14:textId="77777777" w:rsidR="001C49CD" w:rsidRPr="003A4D86" w:rsidRDefault="001C49CD">
                        <w:pPr>
                          <w:rPr>
                            <w:sz w:val="16"/>
                            <w:lang w:val="en-US"/>
                          </w:rPr>
                        </w:pPr>
                        <w:r w:rsidRPr="003A4D86">
                          <w:rPr>
                            <w:sz w:val="16"/>
                            <w:lang w:val="en-US"/>
                          </w:rPr>
                          <w:t>Yes</w:t>
                        </w:r>
                      </w:p>
                    </w:txbxContent>
                  </v:textbox>
                </v:shape>
                <v:shape id="Text Box 565" o:spid="_x0000_s1438" type="#_x0000_t202" style="position:absolute;left:9743;top:19170;width:4705;height:2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PgIsYA&#10;AADcAAAADwAAAGRycy9kb3ducmV2LnhtbESPQWvCQBSE74X+h+UVvDWbChFJs4YQkJZiD2ouvT2z&#10;zySYfZtmtxr99d1CweMwM98wWT6ZXpxpdJ1lBS9RDIK4trrjRkG1Xz8vQTiPrLG3TAqu5CBfPT5k&#10;mGp74S2dd74RAcIuRQWt90MqpatbMugiOxAH72hHgz7IsZF6xEuAm17O43ghDXYcFlocqGypPu1+&#10;jIKPcv2J28PcLG99+bY5FsN39ZUoNXuailcQniZ/D/+337WCZJHA35lwBO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7PgIsYAAADcAAAADwAAAAAAAAAAAAAAAACYAgAAZHJz&#10;L2Rvd25yZXYueG1sUEsFBgAAAAAEAAQA9QAAAIsDAAAAAA==&#10;" filled="f" stroked="f" strokeweight=".5pt">
                  <v:textbox>
                    <w:txbxContent>
                      <w:p w14:paraId="198C14CE" w14:textId="77777777" w:rsidR="001C49CD" w:rsidRPr="003A4D86" w:rsidRDefault="001C49CD">
                        <w:pPr>
                          <w:rPr>
                            <w:sz w:val="16"/>
                            <w:lang w:val="en-US"/>
                          </w:rPr>
                        </w:pPr>
                        <w:r w:rsidRPr="003A4D86">
                          <w:rPr>
                            <w:sz w:val="16"/>
                            <w:lang w:val="en-US"/>
                          </w:rPr>
                          <w:t>Yes</w:t>
                        </w:r>
                      </w:p>
                    </w:txbxContent>
                  </v:textbox>
                </v:shape>
                <v:shape id="Text Box 566" o:spid="_x0000_s1439" type="#_x0000_t202" style="position:absolute;left:23063;top:13765;width:4704;height:2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F+VcYA&#10;AADcAAAADwAAAGRycy9kb3ducmV2LnhtbESPQWvCQBSE74X+h+UVems2FRIkzSoSEKXUg9ZLb8/s&#10;Mwlm36bZbYz+elcQehxm5hsmn4+mFQP1rrGs4D2KQRCXVjdcKdh/L9+mIJxH1thaJgUXcjCfPT/l&#10;mGl75i0NO1+JAGGXoYLa+y6T0pU1GXSR7YiDd7S9QR9kX0nd4znATSsncZxKgw2HhRo7KmoqT7s/&#10;o+CzWG5we5iY6bUtVl/HRfe7/0mUen0ZFx8gPI3+P/xor7WCJE3hfiYcAT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2F+VcYAAADcAAAADwAAAAAAAAAAAAAAAACYAgAAZHJz&#10;L2Rvd25yZXYueG1sUEsFBgAAAAAEAAQA9QAAAIsDAAAAAA==&#10;" filled="f" stroked="f" strokeweight=".5pt">
                  <v:textbox>
                    <w:txbxContent>
                      <w:p w14:paraId="59DC6FC4" w14:textId="77777777" w:rsidR="001C49CD" w:rsidRPr="003A4D86" w:rsidRDefault="001C49CD">
                        <w:pPr>
                          <w:rPr>
                            <w:sz w:val="16"/>
                            <w:lang w:val="en-US"/>
                          </w:rPr>
                        </w:pPr>
                        <w:r>
                          <w:rPr>
                            <w:sz w:val="16"/>
                            <w:lang w:val="en-US"/>
                          </w:rPr>
                          <w:t>No</w:t>
                        </w:r>
                      </w:p>
                    </w:txbxContent>
                  </v:textbox>
                </v:shape>
                <v:shape id="Text Box 25" o:spid="_x0000_s1440" type="#_x0000_t202" style="position:absolute;left:15163;top:685;width:9932;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gu/cUA&#10;AADbAAAADwAAAGRycy9kb3ducmV2LnhtbESPQWvCQBSE70L/w/IKXqRuqtiW1FWkWBVvTbSlt0f2&#10;NQlm34bsNon/3hUEj8PMfMPMl72pREuNKy0reB5HIIgzq0vOFRzSz6c3EM4ja6wsk4IzOVguHgZz&#10;jLXt+IvaxOciQNjFqKDwvo6ldFlBBt3Y1sTB+7ONQR9kk0vdYBfgppKTKHqRBksOCwXW9FFQdkr+&#10;jYLfUf6zd/3m2E1n03q9bdPXb50qNXzsV+8gPPX+Hr61d1rBZAbXL+EHyM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C79xQAAANsAAAAPAAAAAAAAAAAAAAAAAJgCAABkcnMv&#10;ZG93bnJldi54bWxQSwUGAAAAAAQABAD1AAAAigMAAAAA&#10;" fillcolor="white [3201]" stroked="f" strokeweight=".5pt">
                  <v:textbox>
                    <w:txbxContent>
                      <w:p w14:paraId="5A741895" w14:textId="77777777" w:rsidR="001C49CD" w:rsidRPr="008415A3" w:rsidRDefault="001C49CD">
                        <w:pPr>
                          <w:rPr>
                            <w:lang w:val="en-US"/>
                          </w:rPr>
                        </w:pPr>
                        <w:r w:rsidRPr="008415A3">
                          <w:rPr>
                            <w:lang w:val="en-US"/>
                          </w:rPr>
                          <w:t>Every 2ms</w:t>
                        </w:r>
                      </w:p>
                    </w:txbxContent>
                  </v:textbox>
                </v:shape>
                <w10:anchorlock/>
              </v:group>
            </w:pict>
          </mc:Fallback>
        </mc:AlternateContent>
      </w:r>
    </w:p>
    <w:p w14:paraId="2F0877B0" w14:textId="77777777" w:rsidR="000F5FBB" w:rsidRDefault="000F5FBB" w:rsidP="00524377">
      <w:pPr>
        <w:pStyle w:val="Header"/>
        <w:tabs>
          <w:tab w:val="clear" w:pos="4536"/>
          <w:tab w:val="clear" w:pos="9072"/>
        </w:tabs>
        <w:jc w:val="center"/>
      </w:pPr>
    </w:p>
    <w:p w14:paraId="72E454DB" w14:textId="77777777" w:rsidR="001C52A3" w:rsidRDefault="001C52A3" w:rsidP="001C52A3">
      <w:pPr>
        <w:pStyle w:val="Header"/>
        <w:tabs>
          <w:tab w:val="clear" w:pos="4536"/>
          <w:tab w:val="clear" w:pos="9072"/>
        </w:tabs>
      </w:pPr>
    </w:p>
    <w:p w14:paraId="3C983F0F" w14:textId="77777777" w:rsidR="001C52A3" w:rsidRDefault="001C52A3" w:rsidP="001C52A3">
      <w:pPr>
        <w:pStyle w:val="Header"/>
        <w:tabs>
          <w:tab w:val="clear" w:pos="4536"/>
          <w:tab w:val="clear" w:pos="9072"/>
        </w:tabs>
      </w:pPr>
      <w:r>
        <w:lastRenderedPageBreak/>
        <w:t>According to the order type value, the motor power order shall be updated</w:t>
      </w:r>
      <w:r w:rsidR="0062413E">
        <w:t xml:space="preserve"> with the good algorithm excepted if the step order type is High Power. In this case the motor power shall no</w:t>
      </w:r>
      <w:r w:rsidR="009C520D">
        <w:t xml:space="preserve">t be updated by this sub module (i.e. it will be updated by the sub module dedicated to High </w:t>
      </w:r>
      <w:r w:rsidR="00762559">
        <w:t>P</w:t>
      </w:r>
      <w:r w:rsidR="009C520D">
        <w:t>ower regulation).</w:t>
      </w:r>
    </w:p>
    <w:p w14:paraId="37B7F2B3" w14:textId="77777777" w:rsidR="009310D6" w:rsidRDefault="009310D6" w:rsidP="001C52A3">
      <w:pPr>
        <w:pStyle w:val="Header"/>
        <w:tabs>
          <w:tab w:val="clear" w:pos="4536"/>
          <w:tab w:val="clear" w:pos="9072"/>
        </w:tabs>
      </w:pPr>
    </w:p>
    <w:p w14:paraId="26E6851C" w14:textId="77777777" w:rsidR="009310D6" w:rsidRDefault="009310D6" w:rsidP="001C52A3">
      <w:pPr>
        <w:pStyle w:val="Header"/>
        <w:tabs>
          <w:tab w:val="clear" w:pos="4536"/>
          <w:tab w:val="clear" w:pos="9072"/>
        </w:tabs>
      </w:pPr>
      <w:r>
        <w:t>The detection of new cycle and new step is based on the change of inputs data (first order / increment value / order type).</w:t>
      </w:r>
    </w:p>
    <w:p w14:paraId="748D52F8" w14:textId="77777777" w:rsidR="00BC1028" w:rsidRDefault="00BC1028" w:rsidP="001C52A3">
      <w:pPr>
        <w:pStyle w:val="Header"/>
        <w:tabs>
          <w:tab w:val="clear" w:pos="4536"/>
          <w:tab w:val="clear" w:pos="9072"/>
        </w:tabs>
      </w:pPr>
    </w:p>
    <w:p w14:paraId="6CB4DF17" w14:textId="77777777" w:rsidR="00016F3E" w:rsidRDefault="00016F3E">
      <w:pPr>
        <w:jc w:val="left"/>
        <w:rPr>
          <w:b/>
          <w:u w:val="single"/>
        </w:rPr>
      </w:pPr>
      <w:r>
        <w:br w:type="page"/>
      </w:r>
    </w:p>
    <w:p w14:paraId="71DF5DE1" w14:textId="77777777" w:rsidR="00BC1028" w:rsidRDefault="00EC7456" w:rsidP="00BC1028">
      <w:pPr>
        <w:pStyle w:val="Heading3"/>
      </w:pPr>
      <w:bookmarkStart w:id="176" w:name="_Toc396742522"/>
      <w:r>
        <w:lastRenderedPageBreak/>
        <w:t>Management of s</w:t>
      </w:r>
      <w:r w:rsidR="00BC1028">
        <w:t>teps with High Power regulation (400µs)</w:t>
      </w:r>
      <w:bookmarkEnd w:id="176"/>
    </w:p>
    <w:p w14:paraId="21216991" w14:textId="77777777" w:rsidR="00BC1028" w:rsidRDefault="00B179D7" w:rsidP="001C52A3">
      <w:pPr>
        <w:pStyle w:val="Header"/>
        <w:tabs>
          <w:tab w:val="clear" w:pos="4536"/>
          <w:tab w:val="clear" w:pos="9072"/>
        </w:tabs>
      </w:pPr>
      <w:r>
        <w:t>This function call shall be synchronized with the ADC conversion interrupt to obtain the best motor power regulation.</w:t>
      </w:r>
    </w:p>
    <w:p w14:paraId="19DB97A6" w14:textId="77777777" w:rsidR="00F1266F" w:rsidRDefault="00F1266F" w:rsidP="001C52A3">
      <w:pPr>
        <w:pStyle w:val="Header"/>
        <w:tabs>
          <w:tab w:val="clear" w:pos="4536"/>
          <w:tab w:val="clear" w:pos="9072"/>
        </w:tabs>
      </w:pPr>
      <w:r>
        <w:t>The aim of this process is to calculate the motor power order that shall be applied on the motor in case of steps configured with High power option. This process is the only one that can request the high power  stage activation (with the high power auto tests).</w:t>
      </w:r>
    </w:p>
    <w:p w14:paraId="18558915" w14:textId="77777777" w:rsidR="00F1266F" w:rsidRDefault="00F1266F" w:rsidP="001C52A3">
      <w:pPr>
        <w:pStyle w:val="Header"/>
        <w:tabs>
          <w:tab w:val="clear" w:pos="4536"/>
          <w:tab w:val="clear" w:pos="9072"/>
        </w:tabs>
      </w:pPr>
    </w:p>
    <w:p w14:paraId="2478B2F0" w14:textId="77777777" w:rsidR="00F1266F" w:rsidRDefault="00F1266F" w:rsidP="001C52A3">
      <w:pPr>
        <w:pStyle w:val="Header"/>
        <w:tabs>
          <w:tab w:val="clear" w:pos="4536"/>
          <w:tab w:val="clear" w:pos="9072"/>
        </w:tabs>
      </w:pPr>
      <w:r>
        <w:t>The current regulation performed is a PI regulation (Proportional – Integral)</w:t>
      </w:r>
    </w:p>
    <w:p w14:paraId="45755F87" w14:textId="77777777" w:rsidR="001D7858" w:rsidRDefault="001D7858" w:rsidP="001C52A3">
      <w:pPr>
        <w:pStyle w:val="Header"/>
        <w:tabs>
          <w:tab w:val="clear" w:pos="4536"/>
          <w:tab w:val="clear" w:pos="9072"/>
        </w:tabs>
      </w:pPr>
    </w:p>
    <w:p w14:paraId="42DE9CAD" w14:textId="77777777" w:rsidR="001D7858" w:rsidRDefault="001D7858" w:rsidP="001C52A3">
      <w:pPr>
        <w:pStyle w:val="Header"/>
        <w:tabs>
          <w:tab w:val="clear" w:pos="4536"/>
          <w:tab w:val="clear" w:pos="9072"/>
        </w:tabs>
      </w:pPr>
      <w:r>
        <w:rPr>
          <w:noProof/>
          <w:lang w:val="fr-FR" w:eastAsia="fr-FR"/>
        </w:rPr>
        <mc:AlternateContent>
          <mc:Choice Requires="wpc">
            <w:drawing>
              <wp:inline distT="0" distB="0" distL="0" distR="0" wp14:anchorId="0F815E6C" wp14:editId="71100543">
                <wp:extent cx="6113721" cy="3638727"/>
                <wp:effectExtent l="0" t="0" r="0" b="0"/>
                <wp:docPr id="735" name="Zone de dessin 49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68" name="Straight Arrow Connector 568"/>
                        <wps:cNvCnPr/>
                        <wps:spPr>
                          <a:xfrm flipH="1">
                            <a:off x="4513061" y="1697132"/>
                            <a:ext cx="166" cy="187706"/>
                          </a:xfrm>
                          <a:prstGeom prst="straightConnector1">
                            <a:avLst/>
                          </a:prstGeom>
                          <a:ln>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s:wsp>
                        <wps:cNvPr id="569" name="Straight Arrow Connector 569"/>
                        <wps:cNvCnPr/>
                        <wps:spPr>
                          <a:xfrm flipH="1">
                            <a:off x="1805445" y="1267638"/>
                            <a:ext cx="977273" cy="162475"/>
                          </a:xfrm>
                          <a:prstGeom prst="straightConnector1">
                            <a:avLst/>
                          </a:prstGeom>
                          <a:ln>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s:wsp>
                        <wps:cNvPr id="570" name="Organigramme : Connecteur 163"/>
                        <wps:cNvSpPr/>
                        <wps:spPr>
                          <a:xfrm>
                            <a:off x="1291259" y="68580"/>
                            <a:ext cx="108585" cy="108585"/>
                          </a:xfrm>
                          <a:prstGeom prst="flowChartConnector">
                            <a:avLst/>
                          </a:prstGeom>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1" name="Connecteur droit avec flèche 299"/>
                        <wps:cNvCnPr/>
                        <wps:spPr>
                          <a:xfrm flipH="1">
                            <a:off x="1343362" y="177165"/>
                            <a:ext cx="2190" cy="216169"/>
                          </a:xfrm>
                          <a:prstGeom prst="straightConnector1">
                            <a:avLst/>
                          </a:prstGeom>
                          <a:ln>
                            <a:tailEnd type="stealth"/>
                          </a:ln>
                        </wps:spPr>
                        <wps:style>
                          <a:lnRef idx="1">
                            <a:schemeClr val="accent1"/>
                          </a:lnRef>
                          <a:fillRef idx="0">
                            <a:schemeClr val="accent1"/>
                          </a:fillRef>
                          <a:effectRef idx="0">
                            <a:schemeClr val="accent1"/>
                          </a:effectRef>
                          <a:fontRef idx="minor">
                            <a:schemeClr val="tx1"/>
                          </a:fontRef>
                        </wps:style>
                        <wps:bodyPr/>
                      </wps:wsp>
                      <wps:wsp>
                        <wps:cNvPr id="572" name="Organigramme : Connecteur 331"/>
                        <wps:cNvSpPr/>
                        <wps:spPr>
                          <a:xfrm>
                            <a:off x="1294892" y="3240689"/>
                            <a:ext cx="108585" cy="107950"/>
                          </a:xfrm>
                          <a:prstGeom prst="flowChartConnector">
                            <a:avLst/>
                          </a:prstGeom>
                        </wps:spPr>
                        <wps:style>
                          <a:lnRef idx="0">
                            <a:schemeClr val="dk1"/>
                          </a:lnRef>
                          <a:fillRef idx="3">
                            <a:schemeClr val="dk1"/>
                          </a:fillRef>
                          <a:effectRef idx="3">
                            <a:schemeClr val="dk1"/>
                          </a:effectRef>
                          <a:fontRef idx="minor">
                            <a:schemeClr val="lt1"/>
                          </a:fontRef>
                        </wps:style>
                        <wps:txbx>
                          <w:txbxContent>
                            <w:p w14:paraId="52EDA81C" w14:textId="77777777" w:rsidR="001C49CD" w:rsidRDefault="001C49CD" w:rsidP="001D7858"/>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3" name="Connecteur droit avec flèche 332"/>
                        <wps:cNvCnPr>
                          <a:stCxn id="674" idx="2"/>
                          <a:endCxn id="572" idx="0"/>
                        </wps:cNvCnPr>
                        <wps:spPr>
                          <a:xfrm>
                            <a:off x="1343933" y="1891502"/>
                            <a:ext cx="5252" cy="1349187"/>
                          </a:xfrm>
                          <a:prstGeom prst="straightConnector1">
                            <a:avLst/>
                          </a:prstGeom>
                          <a:ln>
                            <a:tailEnd type="stealth"/>
                          </a:ln>
                        </wps:spPr>
                        <wps:style>
                          <a:lnRef idx="1">
                            <a:schemeClr val="accent1"/>
                          </a:lnRef>
                          <a:fillRef idx="0">
                            <a:schemeClr val="accent1"/>
                          </a:fillRef>
                          <a:effectRef idx="0">
                            <a:schemeClr val="accent1"/>
                          </a:effectRef>
                          <a:fontRef idx="minor">
                            <a:schemeClr val="tx1"/>
                          </a:fontRef>
                        </wps:style>
                        <wps:bodyPr/>
                      </wps:wsp>
                      <wps:wsp>
                        <wps:cNvPr id="574" name="Rectangle 574"/>
                        <wps:cNvSpPr/>
                        <wps:spPr>
                          <a:xfrm>
                            <a:off x="177162" y="393322"/>
                            <a:ext cx="2332393" cy="699109"/>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6259C0BE" w14:textId="77777777" w:rsidR="001C49CD" w:rsidRDefault="001C49CD" w:rsidP="001D7858">
                              <w:pPr>
                                <w:jc w:val="center"/>
                                <w:rPr>
                                  <w:lang w:val="en-US"/>
                                </w:rPr>
                              </w:pPr>
                              <w:r w:rsidRPr="00042EBA">
                                <w:rPr>
                                  <w:lang w:val="en-US"/>
                                </w:rPr>
                                <w:t xml:space="preserve">Perform a </w:t>
                              </w:r>
                              <w:r>
                                <w:rPr>
                                  <w:lang w:val="en-US"/>
                                </w:rPr>
                                <w:t>s</w:t>
                              </w:r>
                              <w:r w:rsidRPr="00042EBA">
                                <w:rPr>
                                  <w:lang w:val="en-US"/>
                                </w:rPr>
                                <w:t>napshot of all inputs data</w:t>
                              </w:r>
                            </w:p>
                            <w:p w14:paraId="28441F74" w14:textId="77777777" w:rsidR="001C49CD" w:rsidRPr="00A12448" w:rsidRDefault="001C49CD" w:rsidP="001D7858">
                              <w:pPr>
                                <w:jc w:val="center"/>
                                <w:rPr>
                                  <w:b/>
                                  <w:color w:val="B6DDE8" w:themeColor="accent5" w:themeTint="66"/>
                                  <w:lang w:val="en-US"/>
                                </w:rPr>
                              </w:pPr>
                              <w:r w:rsidRPr="00A12448">
                                <w:rPr>
                                  <w:b/>
                                  <w:color w:val="B6DDE8" w:themeColor="accent5" w:themeTint="66"/>
                                  <w:lang w:val="en-US"/>
                                </w:rPr>
                                <w:t>First value</w:t>
                              </w:r>
                              <w:r>
                                <w:rPr>
                                  <w:b/>
                                  <w:color w:val="B6DDE8" w:themeColor="accent5" w:themeTint="66"/>
                                  <w:lang w:val="en-US"/>
                                </w:rPr>
                                <w:t xml:space="preserve"> / step order type / Pyro status / step duration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2" name="Flowchart: Document 672"/>
                        <wps:cNvSpPr/>
                        <wps:spPr>
                          <a:xfrm>
                            <a:off x="2782718" y="1105117"/>
                            <a:ext cx="789495" cy="325041"/>
                          </a:xfrm>
                          <a:prstGeom prst="flowChartDocument">
                            <a:avLst/>
                          </a:prstGeom>
                          <a:solidFill>
                            <a:srgbClr val="FCFDDB"/>
                          </a:solidFill>
                          <a:ln w="1270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BF7B52" w14:textId="77777777" w:rsidR="001C49CD" w:rsidRPr="00C658A7" w:rsidRDefault="001C49CD" w:rsidP="001D7858">
                              <w:pPr>
                                <w:jc w:val="center"/>
                                <w:rPr>
                                  <w:color w:val="C0504D" w:themeColor="accent2"/>
                                  <w:lang w:val="fr-FR"/>
                                </w:rPr>
                              </w:pPr>
                              <w:r w:rsidRPr="00C658A7">
                                <w:rPr>
                                  <w:color w:val="C0504D" w:themeColor="accent2"/>
                                  <w:lang w:val="fr-FR"/>
                                </w:rPr>
                                <w:t>TF_G14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3" name="Flowchart: Document 673"/>
                        <wps:cNvSpPr/>
                        <wps:spPr>
                          <a:xfrm>
                            <a:off x="4118297" y="1394099"/>
                            <a:ext cx="789859" cy="324485"/>
                          </a:xfrm>
                          <a:prstGeom prst="flowChartDocument">
                            <a:avLst/>
                          </a:prstGeom>
                          <a:solidFill>
                            <a:srgbClr val="FCFDDB"/>
                          </a:solidFill>
                          <a:ln w="1270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B02471" w14:textId="77777777" w:rsidR="001C49CD" w:rsidRDefault="001C49CD" w:rsidP="001D7858">
                              <w:pPr>
                                <w:pStyle w:val="NormalWeb"/>
                                <w:spacing w:before="0" w:beforeAutospacing="0" w:after="0" w:afterAutospacing="0"/>
                                <w:jc w:val="center"/>
                              </w:pPr>
                              <w:r>
                                <w:rPr>
                                  <w:rFonts w:ascii="Arial" w:eastAsia="Times New Roman" w:hAnsi="Arial"/>
                                  <w:color w:val="C0504D"/>
                                  <w:sz w:val="20"/>
                                  <w:szCs w:val="20"/>
                                  <w:lang w:val="fr-FR"/>
                                </w:rPr>
                                <w:t>TF_G12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4" name="Diamond 674"/>
                        <wps:cNvSpPr/>
                        <wps:spPr>
                          <a:xfrm>
                            <a:off x="481654" y="1273415"/>
                            <a:ext cx="1724558" cy="618087"/>
                          </a:xfrm>
                          <a:prstGeom prst="diamond">
                            <a:avLst/>
                          </a:prstGeom>
                        </wps:spPr>
                        <wps:style>
                          <a:lnRef idx="1">
                            <a:schemeClr val="accent5"/>
                          </a:lnRef>
                          <a:fillRef idx="2">
                            <a:schemeClr val="accent5"/>
                          </a:fillRef>
                          <a:effectRef idx="1">
                            <a:schemeClr val="accent5"/>
                          </a:effectRef>
                          <a:fontRef idx="minor">
                            <a:schemeClr val="dk1"/>
                          </a:fontRef>
                        </wps:style>
                        <wps:txbx>
                          <w:txbxContent>
                            <w:p w14:paraId="59242FF1" w14:textId="77777777" w:rsidR="001C49CD" w:rsidRPr="00C85035" w:rsidRDefault="001C49CD" w:rsidP="001D7858">
                              <w:pPr>
                                <w:jc w:val="center"/>
                                <w:rPr>
                                  <w:sz w:val="12"/>
                                  <w:lang w:val="en-US"/>
                                </w:rPr>
                              </w:pPr>
                              <w:r w:rsidRPr="00C85035">
                                <w:rPr>
                                  <w:sz w:val="18"/>
                                  <w:lang w:val="en-US"/>
                                </w:rPr>
                                <w:t>Step configured with HP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75" name="Elbow Connector 675"/>
                        <wps:cNvCnPr>
                          <a:stCxn id="674" idx="3"/>
                          <a:endCxn id="695" idx="0"/>
                        </wps:cNvCnPr>
                        <wps:spPr>
                          <a:xfrm>
                            <a:off x="2206212" y="1582459"/>
                            <a:ext cx="1698120" cy="309109"/>
                          </a:xfrm>
                          <a:prstGeom prst="bentConnector2">
                            <a:avLst/>
                          </a:prstGeom>
                          <a:ln>
                            <a:tailEnd type="stealth"/>
                          </a:ln>
                        </wps:spPr>
                        <wps:style>
                          <a:lnRef idx="1">
                            <a:schemeClr val="accent1"/>
                          </a:lnRef>
                          <a:fillRef idx="0">
                            <a:schemeClr val="accent1"/>
                          </a:fillRef>
                          <a:effectRef idx="0">
                            <a:schemeClr val="accent1"/>
                          </a:effectRef>
                          <a:fontRef idx="minor">
                            <a:schemeClr val="tx1"/>
                          </a:fontRef>
                        </wps:style>
                        <wps:bodyPr/>
                      </wps:wsp>
                      <wps:wsp>
                        <wps:cNvPr id="676" name="Rectangle 676"/>
                        <wps:cNvSpPr/>
                        <wps:spPr>
                          <a:xfrm>
                            <a:off x="2734221" y="2529840"/>
                            <a:ext cx="2344198" cy="360195"/>
                          </a:xfrm>
                          <a:prstGeom prst="rect">
                            <a:avLst/>
                          </a:prstGeom>
                          <a:ln/>
                        </wps:spPr>
                        <wps:style>
                          <a:lnRef idx="1">
                            <a:schemeClr val="accent1"/>
                          </a:lnRef>
                          <a:fillRef idx="3">
                            <a:schemeClr val="accent1"/>
                          </a:fillRef>
                          <a:effectRef idx="2">
                            <a:schemeClr val="accent1"/>
                          </a:effectRef>
                          <a:fontRef idx="minor">
                            <a:schemeClr val="lt1"/>
                          </a:fontRef>
                        </wps:style>
                        <wps:txbx>
                          <w:txbxContent>
                            <w:p w14:paraId="09FE1E37" w14:textId="77777777" w:rsidR="001C49CD" w:rsidRDefault="001C49CD" w:rsidP="001D7858">
                              <w:pPr>
                                <w:pStyle w:val="NormalWeb"/>
                                <w:spacing w:before="0" w:beforeAutospacing="0" w:after="0" w:afterAutospacing="0"/>
                                <w:jc w:val="center"/>
                                <w:rPr>
                                  <w:rFonts w:ascii="Arial" w:eastAsia="Times New Roman" w:hAnsi="Arial"/>
                                  <w:sz w:val="20"/>
                                  <w:szCs w:val="20"/>
                                  <w:lang w:val="en-US"/>
                                </w:rPr>
                              </w:pPr>
                              <w:r>
                                <w:rPr>
                                  <w:rFonts w:ascii="Arial" w:eastAsia="Times New Roman" w:hAnsi="Arial"/>
                                  <w:sz w:val="20"/>
                                  <w:szCs w:val="20"/>
                                  <w:lang w:val="en-US"/>
                                </w:rPr>
                                <w:t>Power stage consign update</w:t>
                              </w:r>
                            </w:p>
                            <w:p w14:paraId="74D9C94B" w14:textId="77777777" w:rsidR="001C49CD" w:rsidRPr="00A12448" w:rsidRDefault="001C49CD" w:rsidP="001D7858">
                              <w:pPr>
                                <w:pStyle w:val="NormalWeb"/>
                                <w:spacing w:before="0" w:beforeAutospacing="0" w:after="0" w:afterAutospacing="0"/>
                                <w:jc w:val="center"/>
                                <w:rPr>
                                  <w:rFonts w:ascii="Arial" w:eastAsia="Times New Roman" w:hAnsi="Arial"/>
                                  <w:sz w:val="20"/>
                                  <w:szCs w:val="20"/>
                                  <w:lang w:val="en-US"/>
                                </w:rPr>
                              </w:pPr>
                              <w:r>
                                <w:rPr>
                                  <w:rFonts w:ascii="Arial" w:eastAsia="Times New Roman" w:hAnsi="Arial"/>
                                  <w:sz w:val="20"/>
                                  <w:szCs w:val="20"/>
                                  <w:lang w:val="en-US"/>
                                </w:rPr>
                                <w:t>(function call)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9" name="Straight Arrow Connector 679"/>
                        <wps:cNvCnPr/>
                        <wps:spPr>
                          <a:xfrm>
                            <a:off x="1343359" y="1092431"/>
                            <a:ext cx="3014" cy="181023"/>
                          </a:xfrm>
                          <a:prstGeom prst="straightConnector1">
                            <a:avLst/>
                          </a:prstGeom>
                          <a:ln>
                            <a:tailEnd type="stealth"/>
                          </a:ln>
                        </wps:spPr>
                        <wps:style>
                          <a:lnRef idx="1">
                            <a:schemeClr val="accent1"/>
                          </a:lnRef>
                          <a:fillRef idx="0">
                            <a:schemeClr val="accent1"/>
                          </a:fillRef>
                          <a:effectRef idx="0">
                            <a:schemeClr val="accent1"/>
                          </a:effectRef>
                          <a:fontRef idx="minor">
                            <a:schemeClr val="tx1"/>
                          </a:fontRef>
                        </wps:style>
                        <wps:bodyPr/>
                      </wps:wsp>
                      <wps:wsp>
                        <wps:cNvPr id="688" name="Elbow Connector 688"/>
                        <wps:cNvCnPr>
                          <a:stCxn id="676" idx="2"/>
                          <a:endCxn id="572" idx="6"/>
                        </wps:cNvCnPr>
                        <wps:spPr>
                          <a:xfrm rot="5400000">
                            <a:off x="2452585" y="1840928"/>
                            <a:ext cx="404629" cy="2502843"/>
                          </a:xfrm>
                          <a:prstGeom prst="bentConnector2">
                            <a:avLst/>
                          </a:prstGeom>
                          <a:ln>
                            <a:tailEnd type="stealth"/>
                          </a:ln>
                        </wps:spPr>
                        <wps:style>
                          <a:lnRef idx="1">
                            <a:schemeClr val="accent1"/>
                          </a:lnRef>
                          <a:fillRef idx="0">
                            <a:schemeClr val="accent1"/>
                          </a:fillRef>
                          <a:effectRef idx="0">
                            <a:schemeClr val="accent1"/>
                          </a:effectRef>
                          <a:fontRef idx="minor">
                            <a:schemeClr val="tx1"/>
                          </a:fontRef>
                        </wps:style>
                        <wps:bodyPr/>
                      </wps:wsp>
                      <wps:wsp>
                        <wps:cNvPr id="695" name="Rectangle 695"/>
                        <wps:cNvSpPr/>
                        <wps:spPr>
                          <a:xfrm>
                            <a:off x="3038671" y="1891568"/>
                            <a:ext cx="1731321" cy="39819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083EEB7B" w14:textId="77777777" w:rsidR="001C49CD" w:rsidRPr="000A5F4C" w:rsidRDefault="001C49CD" w:rsidP="001D7858">
                              <w:pPr>
                                <w:jc w:val="center"/>
                                <w:rPr>
                                  <w:b/>
                                  <w:color w:val="B6DDE8" w:themeColor="accent5" w:themeTint="66"/>
                                  <w:lang w:val="en-US"/>
                                </w:rPr>
                              </w:pPr>
                              <w:r>
                                <w:rPr>
                                  <w:lang w:val="en-US"/>
                                </w:rPr>
                                <w:t>Manage High Power regulation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8" name="Straight Arrow Connector 728"/>
                        <wps:cNvCnPr>
                          <a:stCxn id="695" idx="2"/>
                          <a:endCxn id="676" idx="0"/>
                        </wps:cNvCnPr>
                        <wps:spPr>
                          <a:xfrm>
                            <a:off x="3904332" y="2289758"/>
                            <a:ext cx="1988" cy="240082"/>
                          </a:xfrm>
                          <a:prstGeom prst="straightConnector1">
                            <a:avLst/>
                          </a:prstGeom>
                          <a:ln>
                            <a:tailEnd type="stealth"/>
                          </a:ln>
                        </wps:spPr>
                        <wps:style>
                          <a:lnRef idx="1">
                            <a:schemeClr val="accent1"/>
                          </a:lnRef>
                          <a:fillRef idx="0">
                            <a:schemeClr val="accent1"/>
                          </a:fillRef>
                          <a:effectRef idx="0">
                            <a:schemeClr val="accent1"/>
                          </a:effectRef>
                          <a:fontRef idx="minor">
                            <a:schemeClr val="tx1"/>
                          </a:fontRef>
                        </wps:style>
                        <wps:bodyPr/>
                      </wps:wsp>
                      <wps:wsp>
                        <wps:cNvPr id="733" name="Text Box 733"/>
                        <wps:cNvSpPr txBox="1"/>
                        <wps:spPr>
                          <a:xfrm>
                            <a:off x="974390" y="1917047"/>
                            <a:ext cx="470476" cy="2249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84B15E" w14:textId="77777777" w:rsidR="001C49CD" w:rsidRPr="003A4D86" w:rsidRDefault="001C49CD" w:rsidP="001D7858">
                              <w:pPr>
                                <w:rPr>
                                  <w:sz w:val="16"/>
                                  <w:lang w:val="en-US"/>
                                </w:rPr>
                              </w:pPr>
                              <w:r>
                                <w:rPr>
                                  <w:sz w:val="16"/>
                                  <w:lang w:val="en-US"/>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4" name="Text Box 734"/>
                        <wps:cNvSpPr txBox="1"/>
                        <wps:spPr>
                          <a:xfrm>
                            <a:off x="2306319" y="1376500"/>
                            <a:ext cx="470476" cy="2249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42FCB7" w14:textId="77777777" w:rsidR="001C49CD" w:rsidRPr="003A4D86" w:rsidRDefault="001C49CD" w:rsidP="001D7858">
                              <w:pPr>
                                <w:rPr>
                                  <w:sz w:val="16"/>
                                  <w:lang w:val="en-US"/>
                                </w:rPr>
                              </w:pPr>
                              <w:r>
                                <w:rPr>
                                  <w:sz w:val="16"/>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F815E6C" id="_x0000_s1441" editas="canvas" style="width:481.4pt;height:286.5pt;mso-position-horizontal-relative:char;mso-position-vertical-relative:line" coordsize="61131,36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">
                <v:shape id="_x0000_s1442" type="#_x0000_t75" style="position:absolute;width:61131;height:36385;visibility:visible;mso-wrap-style:square">
                  <v:fill o:detectmouseclick="t"/>
                  <v:path o:connecttype="none"/>
                </v:shape>
                <v:shape id="Straight Arrow Connector 568" o:spid="_x0000_s1443" type="#_x0000_t32" style="position:absolute;left:45130;top:16971;width:2;height:187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Xpma8MAAADcAAAADwAAAGRycy9kb3ducmV2LnhtbERPz2vCMBS+C/4P4Q12KTPdUCnVKDJw&#10;ODyMdQPx9kieaVnzUppM6/56cxh4/Ph+L9eDa8WZ+tB4VvA8yUEQa28atgq+v7ZPBYgQkQ22nknB&#10;lQKsV+PREkvjL/xJ5ypakUI4lKigjrErpQy6Jodh4jvixJ187zAm2FtperykcNfKlzyfS4cNp4Ya&#10;O3qtSf9Uv07Bh7bZofjTRfaevR1xv51aWU2VenwYNgsQkYZ4F/+7d0bBbJ7WpjPpCMjV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F6ZmvDAAAA3AAAAA8AAAAAAAAAAAAA&#10;AAAAoQIAAGRycy9kb3ducmV2LnhtbFBLBQYAAAAABAAEAPkAAACRAwAAAAA=&#10;" strokecolor="black [3213]">
                  <v:stroke endarrow="oval"/>
                </v:shape>
                <v:shape id="Straight Arrow Connector 569" o:spid="_x0000_s1444" type="#_x0000_t32" style="position:absolute;left:18054;top:12676;width:9773;height:162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bD8McAAADcAAAADwAAAGRycy9kb3ducmV2LnhtbESPQUsDMRSE74L/IbxCL0ubtdSyXZsW&#10;ESqKh+K2UHp7JM/s0s3Lsont6q83guBxmJlvmNVmcK24UB8azwrupjkIYu1Nw1bBYb+dFCBCRDbY&#10;eiYFXxRgs769WWFp/JXf6VJFKxKEQ4kK6hi7Usqga3IYpr4jTt6H7x3GJHsrTY/XBHetnOX5Qjps&#10;OC3U2NFTTfpcfToFO22zY/Gti+w1ez7h23ZuZTVXajwaHh9ARBrif/iv/WIU3C+W8HsmHQG5/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eNsPwxwAAANwAAAAPAAAAAAAA&#10;AAAAAAAAAKECAABkcnMvZG93bnJldi54bWxQSwUGAAAAAAQABAD5AAAAlQMAAAAA&#10;" strokecolor="black [3213]">
                  <v:stroke endarrow="oval"/>
                </v:shape>
                <v:shape id="Organigramme : Connecteur 163" o:spid="_x0000_s1445" type="#_x0000_t120" style="position:absolute;left:12912;top:685;width:1086;height:10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9eycQA&#10;AADcAAAADwAAAGRycy9kb3ducmV2LnhtbERPTU/CQBC9m/AfNkPCTbYVUVJZiJBgCIkaQT1PukPb&#10;0J0t3RWKv545mHh8ed/TeedqdaI2VJ4NpMMEFHHubcWFgc/d6nYCKkRki7VnMnChAPNZ72aKmfVn&#10;/qDTNhZKQjhkaKCMscm0DnlJDsPQN8TC7X3rMApsC21bPEu4q/VdkjxohxVLQ4kNLUvKD9sfJ73v&#10;v9/J6kgvm9f0bVEti6/R5T41ZtDvnp9AReriv/jPvbYGxo8yX87IEdC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XsnEAAAA3AAAAA8AAAAAAAAAAAAAAAAAmAIAAGRycy9k&#10;b3ducmV2LnhtbFBLBQYAAAAABAAEAPUAAACJAwAAAAA=&#10;" fillcolor="black [1632]" stroked="f">
                  <v:fill color2="black [3008]" rotate="t" angle="180" focus="80%" type="gradient">
                    <o:fill v:ext="view" type="gradientUnscaled"/>
                  </v:fill>
                  <v:shadow on="t" color="black" opacity="22937f" origin=",.5" offset="0,.63889mm"/>
                </v:shape>
                <v:shape id="Connecteur droit avec flèche 299" o:spid="_x0000_s1446" type="#_x0000_t32" style="position:absolute;left:13433;top:1771;width:22;height:21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59MMUAAADcAAAADwAAAGRycy9kb3ducmV2LnhtbESPQUvDQBSE70L/w/IKXqTdVNDG2G0p&#10;BVEPHhL7Ax7ZZxK7+17Ibpvor3cFweMwM98wm93knbrQEDphA6tlBoq4FttxY+D4/rTIQYWIbNEJ&#10;k4EvCrDbzq42WFgZuaRLFRuVIBwKNNDG2Bdah7olj2EpPXHyPmTwGJMcGm0HHBPcO32bZffaY8dp&#10;ocWeDi3Vp+rsDUj4fihvxrVw/uby18/SSfXsjLmeT/tHUJGm+B/+a79YA3frFfyeSUdAb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q59MMUAAADcAAAADwAAAAAAAAAA&#10;AAAAAAChAgAAZHJzL2Rvd25yZXYueG1sUEsFBgAAAAAEAAQA+QAAAJMDAAAAAA==&#10;" strokecolor="#4579b8 [3044]">
                  <v:stroke endarrow="classic"/>
                </v:shape>
                <v:shape id="Organigramme : Connecteur 331" o:spid="_x0000_s1447" type="#_x0000_t120" style="position:absolute;left:12948;top:32406;width:1086;height:10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FlJcUA&#10;AADcAAAADwAAAGRycy9kb3ducmV2LnhtbESPW2vCQBCF3wv+h2WEvtVNvJboKq1gEaEVrfo8ZMck&#10;mJ2N2a3G/npXKPTxcC4fZzJrTCkuVLvCsoK4E4EgTq0uOFOw+168vIJwHlljaZkU3MjBbNp6mmCi&#10;7ZU3dNn6TIQRdgkqyL2vEildmpNB17EVcfCOtjbog6wzqWu8hnFTym4UDaXBggMhx4rmOaWn7Y8J&#10;3PXvIVqc6WP1GX+9F/Ns37v1Y6We283bGISnxv+H/9pLrWAw6sLjTDgCcn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IWUlxQAAANwAAAAPAAAAAAAAAAAAAAAAAJgCAABkcnMv&#10;ZG93bnJldi54bWxQSwUGAAAAAAQABAD1AAAAigMAAAAA&#10;" fillcolor="black [1632]" stroked="f">
                  <v:fill color2="black [3008]" rotate="t" angle="180" focus="80%" type="gradient">
                    <o:fill v:ext="view" type="gradientUnscaled"/>
                  </v:fill>
                  <v:shadow on="t" color="black" opacity="22937f" origin=",.5" offset="0,.63889mm"/>
                  <v:textbox>
                    <w:txbxContent>
                      <w:p w14:paraId="52EDA81C" w14:textId="77777777" w:rsidR="001C49CD" w:rsidRDefault="001C49CD" w:rsidP="001D7858"/>
                    </w:txbxContent>
                  </v:textbox>
                </v:shape>
                <v:shape id="Connecteur droit avec flèche 332" o:spid="_x0000_s1448" type="#_x0000_t32" style="position:absolute;left:13439;top:18915;width:52;height:134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uAz8UAAADcAAAADwAAAGRycy9kb3ducmV2LnhtbESPQWsCMRSE70L/Q3iCt5rVoq1bo5RC&#10;oQW1dBXx+Ni8bpZuXpZN1PjvjVDwOMzMN8x8GW0jTtT52rGC0TADQVw6XXOlYLf9eHwB4QOyxsYx&#10;KbiQh+XioTfHXLsz/9CpCJVIEPY5KjAhtLmUvjRk0Q9dS5y8X9dZDEl2ldQdnhPcNnKcZVNpsea0&#10;YLCld0PlX3G0CvaFP8TiO66meux2xmxmX6VeKzXox7dXEIFiuIf/259aweT5CW5n0hGQi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6uAz8UAAADcAAAADwAAAAAAAAAA&#10;AAAAAAChAgAAZHJzL2Rvd25yZXYueG1sUEsFBgAAAAAEAAQA+QAAAJMDAAAAAA==&#10;" strokecolor="#4579b8 [3044]">
                  <v:stroke endarrow="classic"/>
                </v:shape>
                <v:rect id="Rectangle 574" o:spid="_x0000_s1449" style="position:absolute;left:1771;top:3933;width:23324;height:69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FZB8UA&#10;AADcAAAADwAAAGRycy9kb3ducmV2LnhtbESPQUvDQBSE74L/YXmCF2k3ptqW2G0RS9GraQ96e82+&#10;ZoPZt2F3m6T/visIHoeZ+YZZbUbbip58aBwreJxmIIgrpxuuFRz2u8kSRIjIGlvHpOBCATbr25sV&#10;FtoN/El9GWuRIBwKVGBi7AopQ2XIYpi6jjh5J+ctxiR9LbXHIcFtK/Msm0uLDacFgx29Gap+yrNV&#10;cKy/Mv+g87yfxffZUA7j93ZrlLq/G19fQEQa43/4r/2hFTwvnuD3TDoC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gVkHxQAAANwAAAAPAAAAAAAAAAAAAAAAAJgCAABkcnMv&#10;ZG93bnJldi54bWxQSwUGAAAAAAQABAD1AAAAigMAAAAA&#10;" fillcolor="#254163 [1636]" strokecolor="#4579b8 [3044]">
                  <v:fill color2="#4477b6 [3012]" rotate="t" angle="180" colors="0 #2c5d98;52429f #3c7bc7;1 #3a7ccb" focus="100%" type="gradient">
                    <o:fill v:ext="view" type="gradientUnscaled"/>
                  </v:fill>
                  <v:shadow on="t" color="black" opacity="22937f" origin=",.5" offset="0,.63889mm"/>
                  <v:textbox>
                    <w:txbxContent>
                      <w:p w14:paraId="6259C0BE" w14:textId="77777777" w:rsidR="001C49CD" w:rsidRDefault="001C49CD" w:rsidP="001D7858">
                        <w:pPr>
                          <w:jc w:val="center"/>
                          <w:rPr>
                            <w:lang w:val="en-US"/>
                          </w:rPr>
                        </w:pPr>
                        <w:r w:rsidRPr="00042EBA">
                          <w:rPr>
                            <w:lang w:val="en-US"/>
                          </w:rPr>
                          <w:t xml:space="preserve">Perform a </w:t>
                        </w:r>
                        <w:r>
                          <w:rPr>
                            <w:lang w:val="en-US"/>
                          </w:rPr>
                          <w:t>s</w:t>
                        </w:r>
                        <w:r w:rsidRPr="00042EBA">
                          <w:rPr>
                            <w:lang w:val="en-US"/>
                          </w:rPr>
                          <w:t>napshot of all inputs data</w:t>
                        </w:r>
                      </w:p>
                      <w:p w14:paraId="28441F74" w14:textId="77777777" w:rsidR="001C49CD" w:rsidRPr="00A12448" w:rsidRDefault="001C49CD" w:rsidP="001D7858">
                        <w:pPr>
                          <w:jc w:val="center"/>
                          <w:rPr>
                            <w:b/>
                            <w:color w:val="B6DDE8" w:themeColor="accent5" w:themeTint="66"/>
                            <w:lang w:val="en-US"/>
                          </w:rPr>
                        </w:pPr>
                        <w:r w:rsidRPr="00A12448">
                          <w:rPr>
                            <w:b/>
                            <w:color w:val="B6DDE8" w:themeColor="accent5" w:themeTint="66"/>
                            <w:lang w:val="en-US"/>
                          </w:rPr>
                          <w:t>First value</w:t>
                        </w:r>
                        <w:r>
                          <w:rPr>
                            <w:b/>
                            <w:color w:val="B6DDE8" w:themeColor="accent5" w:themeTint="66"/>
                            <w:lang w:val="en-US"/>
                          </w:rPr>
                          <w:t xml:space="preserve"> / step order type / Pyro status / step duration</w:t>
                        </w:r>
                      </w:p>
                    </w:txbxContent>
                  </v:textbox>
                </v:rect>
                <v:shape id="Flowchart: Document 672" o:spid="_x0000_s1450" type="#_x0000_t114" style="position:absolute;left:27827;top:11051;width:7895;height:32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7E/8UA&#10;AADcAAAADwAAAGRycy9kb3ducmV2LnhtbESP3WrCQBSE74W+w3IK3tVNxJ+SuhHRCrZeafsAh+xx&#10;E82eDdltEt++Wyh4OczMN8xqPdhadNT6yrGCdJKAIC6crtgo+P7av7yC8AFZY+2YFNzJwzp/Gq0w&#10;067nE3XnYESEsM9QQRlCk0npi5Is+olriKN3ca3FEGVrpG6xj3Bby2mSLKTFiuNCiQ1tSypu5x+r&#10;4HrYd5sPYz67d0z623xIZ7tjrdT4edi8gQg0hEf4v33QChbLKfydiUdA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DsT/xQAAANwAAAAPAAAAAAAAAAAAAAAAAJgCAABkcnMv&#10;ZG93bnJldi54bWxQSwUGAAAAAAQABAD1AAAAigMAAAAA&#10;" fillcolor="#fcfddb" strokecolor="#ffc000" strokeweight="1pt">
                  <v:textbox>
                    <w:txbxContent>
                      <w:p w14:paraId="7ABF7B52" w14:textId="77777777" w:rsidR="001C49CD" w:rsidRPr="00C658A7" w:rsidRDefault="001C49CD" w:rsidP="001D7858">
                        <w:pPr>
                          <w:jc w:val="center"/>
                          <w:rPr>
                            <w:color w:val="C0504D" w:themeColor="accent2"/>
                            <w:lang w:val="fr-FR"/>
                          </w:rPr>
                        </w:pPr>
                        <w:r w:rsidRPr="00C658A7">
                          <w:rPr>
                            <w:color w:val="C0504D" w:themeColor="accent2"/>
                            <w:lang w:val="fr-FR"/>
                          </w:rPr>
                          <w:t>TF_G14</w:t>
                        </w:r>
                      </w:p>
                    </w:txbxContent>
                  </v:textbox>
                </v:shape>
                <v:shape id="Flowchart: Document 673" o:spid="_x0000_s1451" type="#_x0000_t114" style="position:absolute;left:41182;top:13940;width:7899;height:32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JhZMUA&#10;AADcAAAADwAAAGRycy9kb3ducmV2LnhtbESPwW7CMBBE70j9B2uRuBWHQmmV4iDUgkThBO0HrOKt&#10;ExKvo9gk4e/rSpU4jmbmjWa1HmwtOmp96VjBbJqAIM6dLtko+P7aPb6C8AFZY+2YFNzIwzp7GK0w&#10;1a7nE3XnYESEsE9RQRFCk0rp84Is+qlriKP341qLIcrWSN1iH+G2lk9JspQWS44LBTb0XlBena9W&#10;wWW/6zafxhy6LSZ99TzMFh/HWqnJeNi8gQg0hHv4v73XCpYvc/g7E4+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QmFkxQAAANwAAAAPAAAAAAAAAAAAAAAAAJgCAABkcnMv&#10;ZG93bnJldi54bWxQSwUGAAAAAAQABAD1AAAAigMAAAAA&#10;" fillcolor="#fcfddb" strokecolor="#ffc000" strokeweight="1pt">
                  <v:textbox>
                    <w:txbxContent>
                      <w:p w14:paraId="33B02471" w14:textId="77777777" w:rsidR="001C49CD" w:rsidRDefault="001C49CD" w:rsidP="001D7858">
                        <w:pPr>
                          <w:pStyle w:val="NormalWeb"/>
                          <w:spacing w:before="0" w:beforeAutospacing="0" w:after="0" w:afterAutospacing="0"/>
                          <w:jc w:val="center"/>
                        </w:pPr>
                        <w:r>
                          <w:rPr>
                            <w:rFonts w:ascii="Arial" w:eastAsia="Times New Roman" w:hAnsi="Arial"/>
                            <w:color w:val="C0504D"/>
                            <w:sz w:val="20"/>
                            <w:szCs w:val="20"/>
                            <w:lang w:val="fr-FR"/>
                          </w:rPr>
                          <w:t>TF_G12</w:t>
                        </w:r>
                      </w:p>
                    </w:txbxContent>
                  </v:textbox>
                </v:shape>
                <v:shape id="Diamond 674" o:spid="_x0000_s1452" type="#_x0000_t4" style="position:absolute;left:4816;top:12734;width:17246;height:61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ATt8cA&#10;AADcAAAADwAAAGRycy9kb3ducmV2LnhtbESPQWvCQBSE74X+h+UVvJS6qRQboqukaqUeqxY8PrKv&#10;2ZDs2zS7avTXu4VCj8PMfMNM571txIk6XzlW8DxMQBAXTldcKtjv3p9SED4ga2wck4ILeZjP7u+m&#10;mGl35k86bUMpIoR9hgpMCG0mpS8MWfRD1xJH79t1FkOUXSl1h+cIt40cJclYWqw4LhhsaWGoqLdH&#10;q+Brk+b1zz59O9SLnVmN0uX6Mb8qNXjo8wmIQH34D/+1P7SC8esL/J6JR0DO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kgE7fHAAAA3AAAAA8AAAAAAAAAAAAAAAAAmAIAAGRy&#10;cy9kb3ducmV2LnhtbFBLBQYAAAAABAAEAPUAAACMAwAAAAA=&#10;" fillcolor="#a5d5e2 [1624]" strokecolor="#40a7c2 [3048]">
                  <v:fill color2="#e4f2f6 [504]" rotate="t" angle="180" colors="0 #9eeaff;22938f #bbefff;1 #e4f9ff" focus="100%" type="gradient"/>
                  <v:shadow on="t" color="black" opacity="24903f" origin=",.5" offset="0,.55556mm"/>
                  <v:textbox inset="0,0,0,0">
                    <w:txbxContent>
                      <w:p w14:paraId="59242FF1" w14:textId="77777777" w:rsidR="001C49CD" w:rsidRPr="00C85035" w:rsidRDefault="001C49CD" w:rsidP="001D7858">
                        <w:pPr>
                          <w:jc w:val="center"/>
                          <w:rPr>
                            <w:sz w:val="12"/>
                            <w:lang w:val="en-US"/>
                          </w:rPr>
                        </w:pPr>
                        <w:r w:rsidRPr="00C85035">
                          <w:rPr>
                            <w:sz w:val="18"/>
                            <w:lang w:val="en-US"/>
                          </w:rPr>
                          <w:t>Step configured with HP ?</w:t>
                        </w:r>
                      </w:p>
                    </w:txbxContent>
                  </v:textbox>
                </v:shape>
                <v:shape id="Elbow Connector 675" o:spid="_x0000_s1453" type="#_x0000_t33" style="position:absolute;left:22062;top:15824;width:16981;height:309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S6EMUAAADcAAAADwAAAGRycy9kb3ducmV2LnhtbESPQWsCMRSE7wX/Q3iCt5pVcFtWo6hU&#10;WqQKtQWvj81rdunmZZtEXf31TaHQ4zAz3zCzRWcbcSYfascKRsMMBHHpdM1Gwcf75v4RRIjIGhvH&#10;pOBKARbz3t0MC+0u/EbnQzQiQTgUqKCKsS2kDGVFFsPQtcTJ+3TeYkzSG6k9XhLcNnKcZbm0WHNa&#10;qLCldUXl1+FkFewnN3MdP7Pfvq6O0eRPO/reaKUG/W45BRGpi//hv/aLVpA/TOD3TDoCcv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SS6EMUAAADcAAAADwAAAAAAAAAA&#10;AAAAAAChAgAAZHJzL2Rvd25yZXYueG1sUEsFBgAAAAAEAAQA+QAAAJMDAAAAAA==&#10;" strokecolor="#4579b8 [3044]">
                  <v:stroke endarrow="classic"/>
                </v:shape>
                <v:rect id="Rectangle 676" o:spid="_x0000_s1454" style="position:absolute;left:27342;top:25298;width:23442;height:36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oDl8UA&#10;AADcAAAADwAAAGRycy9kb3ducmV2LnhtbESPwWrDMBBE74X+g9hCLiWR64AbnCihNIT0WqeH9rax&#10;NpaJtTKSajt/XxUKPQ4z84bZ7CbbiYF8aB0reFpkIIhrp1tuFHycDvMViBCRNXaOScGNAuy293cb&#10;LLUb+Z2GKjYiQTiUqMDE2JdShtqQxbBwPXHyLs5bjEn6RmqPY4LbTuZZVkiLLacFgz29Gqqv1bdV&#10;cG4+M/+o83xYxuNyrMbpa783Ss0eppc1iEhT/A//td+0guK5gN8z6QjI7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OgOXxQAAANwAAAAPAAAAAAAAAAAAAAAAAJgCAABkcnMv&#10;ZG93bnJldi54bWxQSwUGAAAAAAQABAD1AAAAigMAAAAA&#10;" fillcolor="#254163 [1636]" strokecolor="#4579b8 [3044]">
                  <v:fill color2="#4477b6 [3012]" rotate="t" angle="180" colors="0 #2c5d98;52429f #3c7bc7;1 #3a7ccb" focus="100%" type="gradient">
                    <o:fill v:ext="view" type="gradientUnscaled"/>
                  </v:fill>
                  <v:shadow on="t" color="black" opacity="22937f" origin=",.5" offset="0,.63889mm"/>
                  <v:textbox>
                    <w:txbxContent>
                      <w:p w14:paraId="09FE1E37" w14:textId="77777777" w:rsidR="001C49CD" w:rsidRDefault="001C49CD" w:rsidP="001D7858">
                        <w:pPr>
                          <w:pStyle w:val="NormalWeb"/>
                          <w:spacing w:before="0" w:beforeAutospacing="0" w:after="0" w:afterAutospacing="0"/>
                          <w:jc w:val="center"/>
                          <w:rPr>
                            <w:rFonts w:ascii="Arial" w:eastAsia="Times New Roman" w:hAnsi="Arial"/>
                            <w:sz w:val="20"/>
                            <w:szCs w:val="20"/>
                            <w:lang w:val="en-US"/>
                          </w:rPr>
                        </w:pPr>
                        <w:r>
                          <w:rPr>
                            <w:rFonts w:ascii="Arial" w:eastAsia="Times New Roman" w:hAnsi="Arial"/>
                            <w:sz w:val="20"/>
                            <w:szCs w:val="20"/>
                            <w:lang w:val="en-US"/>
                          </w:rPr>
                          <w:t>Power stage consign update</w:t>
                        </w:r>
                      </w:p>
                      <w:p w14:paraId="74D9C94B" w14:textId="77777777" w:rsidR="001C49CD" w:rsidRPr="00A12448" w:rsidRDefault="001C49CD" w:rsidP="001D7858">
                        <w:pPr>
                          <w:pStyle w:val="NormalWeb"/>
                          <w:spacing w:before="0" w:beforeAutospacing="0" w:after="0" w:afterAutospacing="0"/>
                          <w:jc w:val="center"/>
                          <w:rPr>
                            <w:rFonts w:ascii="Arial" w:eastAsia="Times New Roman" w:hAnsi="Arial"/>
                            <w:sz w:val="20"/>
                            <w:szCs w:val="20"/>
                            <w:lang w:val="en-US"/>
                          </w:rPr>
                        </w:pPr>
                        <w:r>
                          <w:rPr>
                            <w:rFonts w:ascii="Arial" w:eastAsia="Times New Roman" w:hAnsi="Arial"/>
                            <w:sz w:val="20"/>
                            <w:szCs w:val="20"/>
                            <w:lang w:val="en-US"/>
                          </w:rPr>
                          <w:t>(function call)</w:t>
                        </w:r>
                      </w:p>
                    </w:txbxContent>
                  </v:textbox>
                </v:rect>
                <v:shape id="Straight Arrow Connector 679" o:spid="_x0000_s1455" type="#_x0000_t32" style="position:absolute;left:13433;top:10924;width:30;height:1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bWWcUAAADcAAAADwAAAGRycy9kb3ducmV2LnhtbESPQWsCMRSE70L/Q3gFb5qth1W3RimF&#10;QoWquF1Kj4/N62bp5mXZpJr+eyMIHoeZ+YZZbaLtxIkG3zpW8DTNQBDXTrfcKKg+3yYLED4ga+wc&#10;k4J/8rBZP4xWWGh35iOdytCIBGFfoAITQl9I6WtDFv3U9cTJ+3GDxZDk0Eg94DnBbSdnWZZLiy2n&#10;BYM9vRqqf8s/q+Cr9N+xPMSPXM9cZcx+ua31TqnxY3x5BhEohnv41n7XCvL5Eq5n0hGQ6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WbWWcUAAADcAAAADwAAAAAAAAAA&#10;AAAAAAChAgAAZHJzL2Rvd25yZXYueG1sUEsFBgAAAAAEAAQA+QAAAJMDAAAAAA==&#10;" strokecolor="#4579b8 [3044]">
                  <v:stroke endarrow="classic"/>
                </v:shape>
                <v:shape id="Elbow Connector 688" o:spid="_x0000_s1456" type="#_x0000_t33" style="position:absolute;left:24526;top:18408;width:4046;height:2502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ExS8IAAADcAAAADwAAAGRycy9kb3ducmV2LnhtbERPy2rCQBTdF/yH4Qrd1YmlhBgdJSpC&#10;F6XUF24vmWsSzNxJMxNN/r6zKLg8nPdi1Zta3Kl1lWUF00kEgji3uuJCwem4e0tAOI+ssbZMCgZy&#10;sFqOXhaYavvgPd0PvhAhhF2KCkrvm1RKl5dk0E1sQxy4q20N+gDbQuoWHyHc1PI9imJpsOLQUGJD&#10;m5Ly26EzCpKz/8qG799ZV/1sj6cPuqx7w0q9jvtsDsJT75/if/enVhAnYW04E46AX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OExS8IAAADcAAAADwAAAAAAAAAAAAAA&#10;AAChAgAAZHJzL2Rvd25yZXYueG1sUEsFBgAAAAAEAAQA+QAAAJADAAAAAA==&#10;" strokecolor="#4579b8 [3044]">
                  <v:stroke endarrow="classic"/>
                </v:shape>
                <v:rect id="Rectangle 695" o:spid="_x0000_s1457" style="position:absolute;left:30386;top:18915;width:17313;height:39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R7GsUA&#10;AADcAAAADwAAAGRycy9kb3ducmV2LnhtbESPQWvCQBSE7wX/w/KEXkrdNFKpqasUpbTXph709pp9&#10;ZoPZt2F3TdJ/3xWEHoeZ+YZZbUbbip58aBwreJplIIgrpxuuFey/3x9fQISIrLF1TAp+KcBmPblb&#10;YaHdwF/Ul7EWCcKhQAUmxq6QMlSGLIaZ64iTd3LeYkzS11J7HBLctjLPsoW02HBaMNjR1lB1Li9W&#10;wU99yPyDzvN+Hj/mQzmMx93OKHU/Hd9eQUQa43/41v7UChbLZ7ieSUd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5HsaxQAAANwAAAAPAAAAAAAAAAAAAAAAAJgCAABkcnMv&#10;ZG93bnJldi54bWxQSwUGAAAAAAQABAD1AAAAigMAAAAA&#10;" fillcolor="#254163 [1636]" strokecolor="#4579b8 [3044]">
                  <v:fill color2="#4477b6 [3012]" rotate="t" angle="180" colors="0 #2c5d98;52429f #3c7bc7;1 #3a7ccb" focus="100%" type="gradient">
                    <o:fill v:ext="view" type="gradientUnscaled"/>
                  </v:fill>
                  <v:shadow on="t" color="black" opacity="22937f" origin=",.5" offset="0,.63889mm"/>
                  <v:textbox>
                    <w:txbxContent>
                      <w:p w14:paraId="083EEB7B" w14:textId="77777777" w:rsidR="001C49CD" w:rsidRPr="000A5F4C" w:rsidRDefault="001C49CD" w:rsidP="001D7858">
                        <w:pPr>
                          <w:jc w:val="center"/>
                          <w:rPr>
                            <w:b/>
                            <w:color w:val="B6DDE8" w:themeColor="accent5" w:themeTint="66"/>
                            <w:lang w:val="en-US"/>
                          </w:rPr>
                        </w:pPr>
                        <w:r>
                          <w:rPr>
                            <w:lang w:val="en-US"/>
                          </w:rPr>
                          <w:t>Manage High Power regulation</w:t>
                        </w:r>
                      </w:p>
                    </w:txbxContent>
                  </v:textbox>
                </v:rect>
                <v:shape id="Straight Arrow Connector 728" o:spid="_x0000_s1458" type="#_x0000_t32" style="position:absolute;left:39043;top:22897;width:20;height:24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TQsIAAADcAAAADwAAAGRycy9kb3ducmV2LnhtbERPz2vCMBS+C/sfwhvspul6qLMayxgM&#10;HMwNq4jHR/Nsis1LaaJm//1yGOz48f1eVdH24kaj7xwreJ5lIIgbpztuFRz279MXED4ga+wdk4If&#10;8lCtHyYrLLW7845udWhFCmFfogITwlBK6RtDFv3MDcSJO7vRYkhwbKUe8Z7CbS/zLCukxY5Tg8GB&#10;3gw1l/pqFRxrf4r1d/wsdO4OxnwtPhq9VerpMb4uQQSK4V/8595oBfM8rU1n0hGQ6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hTQsIAAADcAAAADwAAAAAAAAAAAAAA&#10;AAChAgAAZHJzL2Rvd25yZXYueG1sUEsFBgAAAAAEAAQA+QAAAJADAAAAAA==&#10;" strokecolor="#4579b8 [3044]">
                  <v:stroke endarrow="classic"/>
                </v:shape>
                <v:shape id="Text Box 733" o:spid="_x0000_s1459" type="#_x0000_t202" style="position:absolute;left:9743;top:19170;width:4705;height:2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GcMccA&#10;AADcAAAADwAAAGRycy9kb3ducmV2LnhtbESPQWvCQBSE70L/w/IKvemmBluJriIBqUh7iPXS2zP7&#10;TEKzb9PsNon99a4g9DjMzDfMcj2YWnTUusqygudJBII4t7riQsHxczueg3AeWWNtmRRcyMF69TBa&#10;YqJtzxl1B1+IAGGXoILS+yaR0uUlGXQT2xAH72xbgz7ItpC6xT7ATS2nUfQiDVYcFkpsKC0p/z78&#10;GgX7dPuB2Wlq5n91+vZ+3jQ/x6+ZUk+Pw2YBwtPg/8P39k4reI1j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FhnDHHAAAA3AAAAA8AAAAAAAAAAAAAAAAAmAIAAGRy&#10;cy9kb3ducmV2LnhtbFBLBQYAAAAABAAEAPUAAACMAwAAAAA=&#10;" filled="f" stroked="f" strokeweight=".5pt">
                  <v:textbox>
                    <w:txbxContent>
                      <w:p w14:paraId="5684B15E" w14:textId="77777777" w:rsidR="001C49CD" w:rsidRPr="003A4D86" w:rsidRDefault="001C49CD" w:rsidP="001D7858">
                        <w:pPr>
                          <w:rPr>
                            <w:sz w:val="16"/>
                            <w:lang w:val="en-US"/>
                          </w:rPr>
                        </w:pPr>
                        <w:r>
                          <w:rPr>
                            <w:sz w:val="16"/>
                            <w:lang w:val="en-US"/>
                          </w:rPr>
                          <w:t>No</w:t>
                        </w:r>
                      </w:p>
                    </w:txbxContent>
                  </v:textbox>
                </v:shape>
                <v:shape id="Text Box 734" o:spid="_x0000_s1460" type="#_x0000_t202" style="position:absolute;left:23063;top:13765;width:4704;height:2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gERccA&#10;AADcAAAADwAAAGRycy9kb3ducmV2LnhtbESPT2vCQBTE7wW/w/KE3upGW21IXUUCYin1oPXi7Zl9&#10;+UOzb2N21dRP7xYEj8PM/IaZzjtTizO1rrKsYDiIQBBnVldcKNj9LF9iEM4ja6wtk4I/cjCf9Z6m&#10;mGh74Q2dt74QAcIuQQWl900ipctKMugGtiEOXm5bgz7ItpC6xUuAm1qOomgiDVYcFkpsKC0p+92e&#10;jIKvdLnGzWFk4mudrr7zRXPc7cdKPfe7xQcIT51/hO/tT63g/fUN/s+EIyB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6IBEXHAAAA3AAAAA8AAAAAAAAAAAAAAAAAmAIAAGRy&#10;cy9kb3ducmV2LnhtbFBLBQYAAAAABAAEAPUAAACMAwAAAAA=&#10;" filled="f" stroked="f" strokeweight=".5pt">
                  <v:textbox>
                    <w:txbxContent>
                      <w:p w14:paraId="6842FCB7" w14:textId="77777777" w:rsidR="001C49CD" w:rsidRPr="003A4D86" w:rsidRDefault="001C49CD" w:rsidP="001D7858">
                        <w:pPr>
                          <w:rPr>
                            <w:sz w:val="16"/>
                            <w:lang w:val="en-US"/>
                          </w:rPr>
                        </w:pPr>
                        <w:r>
                          <w:rPr>
                            <w:sz w:val="16"/>
                            <w:lang w:val="en-US"/>
                          </w:rPr>
                          <w:t>Yes</w:t>
                        </w:r>
                      </w:p>
                    </w:txbxContent>
                  </v:textbox>
                </v:shape>
                <w10:anchorlock/>
              </v:group>
            </w:pict>
          </mc:Fallback>
        </mc:AlternateContent>
      </w:r>
    </w:p>
    <w:p w14:paraId="712D827E" w14:textId="77777777" w:rsidR="003561AF" w:rsidRDefault="003561AF" w:rsidP="00000ECC"/>
    <w:p w14:paraId="79F42052" w14:textId="77777777" w:rsidR="00000ECC" w:rsidRDefault="00000ECC" w:rsidP="00000ECC">
      <w:pPr>
        <w:rPr>
          <w:b/>
          <w:u w:val="single"/>
        </w:rPr>
      </w:pPr>
      <w:r>
        <w:br w:type="page"/>
      </w:r>
    </w:p>
    <w:p w14:paraId="2588D011" w14:textId="77777777" w:rsidR="003561AF" w:rsidRDefault="003561AF" w:rsidP="003561AF">
      <w:pPr>
        <w:pStyle w:val="Heading3"/>
      </w:pPr>
      <w:bookmarkStart w:id="177" w:name="_Toc396742523"/>
      <w:r>
        <w:lastRenderedPageBreak/>
        <w:t>Management of the emergency motor stage braking and releasing (400µs)</w:t>
      </w:r>
      <w:bookmarkEnd w:id="177"/>
    </w:p>
    <w:p w14:paraId="0CA2F3C5" w14:textId="77777777" w:rsidR="003561AF" w:rsidRDefault="003561AF" w:rsidP="001C52A3">
      <w:pPr>
        <w:pStyle w:val="Header"/>
        <w:tabs>
          <w:tab w:val="clear" w:pos="4536"/>
          <w:tab w:val="clear" w:pos="9072"/>
        </w:tabs>
      </w:pPr>
      <w:r>
        <w:t>This function shall manage the motor power order only in critical situation such as a pyrotechnical device activation (during a car crash).</w:t>
      </w:r>
    </w:p>
    <w:p w14:paraId="626E8D01" w14:textId="77777777" w:rsidR="003561AF" w:rsidRDefault="003561AF" w:rsidP="001C52A3">
      <w:pPr>
        <w:pStyle w:val="Header"/>
        <w:tabs>
          <w:tab w:val="clear" w:pos="4536"/>
          <w:tab w:val="clear" w:pos="9072"/>
        </w:tabs>
      </w:pPr>
    </w:p>
    <w:p w14:paraId="4624414B" w14:textId="77777777" w:rsidR="003561AF" w:rsidRDefault="003561AF" w:rsidP="001C52A3">
      <w:pPr>
        <w:pStyle w:val="Header"/>
        <w:tabs>
          <w:tab w:val="clear" w:pos="4536"/>
          <w:tab w:val="clear" w:pos="9072"/>
        </w:tabs>
      </w:pPr>
      <w:r>
        <w:t>In this kind of situation, the “Step scheduling management”, the “Standard steps management” and the “High power steps management” will be deactivated (from a SW point of view) i.e. these sub modules will no more update the motor power order.</w:t>
      </w:r>
    </w:p>
    <w:p w14:paraId="77E9C398" w14:textId="77777777" w:rsidR="003561AF" w:rsidRDefault="003561AF" w:rsidP="001C52A3">
      <w:pPr>
        <w:pStyle w:val="Header"/>
        <w:tabs>
          <w:tab w:val="clear" w:pos="4536"/>
          <w:tab w:val="clear" w:pos="9072"/>
        </w:tabs>
      </w:pPr>
    </w:p>
    <w:p w14:paraId="5E0186E4" w14:textId="77777777" w:rsidR="003561AF" w:rsidRDefault="003561AF" w:rsidP="001C52A3">
      <w:pPr>
        <w:pStyle w:val="Header"/>
        <w:tabs>
          <w:tab w:val="clear" w:pos="4536"/>
          <w:tab w:val="clear" w:pos="9072"/>
        </w:tabs>
      </w:pPr>
      <w:r>
        <w:t>This function shall be called every 400µs in order to have the quickest possible response time (to brake the motor and to reverse the motor rotation direction in order to disengage the mechanic)</w:t>
      </w:r>
      <w:r w:rsidR="00E74894">
        <w:t>.</w:t>
      </w:r>
    </w:p>
    <w:p w14:paraId="7BA0CF96" w14:textId="77777777" w:rsidR="003561AF" w:rsidRDefault="003561AF" w:rsidP="001C52A3">
      <w:pPr>
        <w:pStyle w:val="Header"/>
        <w:tabs>
          <w:tab w:val="clear" w:pos="4536"/>
          <w:tab w:val="clear" w:pos="9072"/>
        </w:tabs>
      </w:pPr>
    </w:p>
    <w:p w14:paraId="6348A9DF" w14:textId="77777777" w:rsidR="002529F7" w:rsidRDefault="002529F7" w:rsidP="001C52A3">
      <w:pPr>
        <w:pStyle w:val="Header"/>
        <w:tabs>
          <w:tab w:val="clear" w:pos="4536"/>
          <w:tab w:val="clear" w:pos="9072"/>
        </w:tabs>
      </w:pPr>
    </w:p>
    <w:p w14:paraId="75A9BDEE" w14:textId="77777777" w:rsidR="002529F7" w:rsidRDefault="002529F7" w:rsidP="0022246B">
      <w:pPr>
        <w:pStyle w:val="Header"/>
        <w:numPr>
          <w:ilvl w:val="0"/>
          <w:numId w:val="34"/>
        </w:numPr>
        <w:tabs>
          <w:tab w:val="clear" w:pos="4536"/>
          <w:tab w:val="clear" w:pos="9072"/>
        </w:tabs>
      </w:pPr>
      <w:r>
        <w:t>Operations performed during this function execution</w:t>
      </w:r>
      <w:r w:rsidR="00871F8F">
        <w:t>:</w:t>
      </w:r>
    </w:p>
    <w:p w14:paraId="0BE83F36" w14:textId="77777777" w:rsidR="002529F7" w:rsidRDefault="002529F7" w:rsidP="001C52A3">
      <w:pPr>
        <w:pStyle w:val="Header"/>
        <w:tabs>
          <w:tab w:val="clear" w:pos="4536"/>
          <w:tab w:val="clear" w:pos="9072"/>
        </w:tabs>
      </w:pPr>
    </w:p>
    <w:p w14:paraId="67CDB5E2" w14:textId="77777777" w:rsidR="002529F7" w:rsidRDefault="0022246B" w:rsidP="001C52A3">
      <w:pPr>
        <w:pStyle w:val="Header"/>
        <w:tabs>
          <w:tab w:val="clear" w:pos="4536"/>
          <w:tab w:val="clear" w:pos="9072"/>
        </w:tabs>
      </w:pPr>
      <w:r>
        <w:t>The goal is to apply</w:t>
      </w:r>
      <w:r w:rsidR="00871F8F">
        <w:t>:</w:t>
      </w:r>
    </w:p>
    <w:p w14:paraId="59C792F0" w14:textId="77777777" w:rsidR="0022246B" w:rsidRPr="00B42805" w:rsidRDefault="00F60A61" w:rsidP="001C52A3">
      <w:pPr>
        <w:pStyle w:val="Header"/>
        <w:tabs>
          <w:tab w:val="clear" w:pos="4536"/>
          <w:tab w:val="clear" w:pos="9072"/>
        </w:tabs>
        <w:rPr>
          <w:lang w:val="en-US"/>
        </w:rPr>
      </w:pPr>
      <m:oMath>
        <m:r>
          <w:rPr>
            <w:rFonts w:ascii="Cambria Math" w:hAnsi="Cambria Math"/>
            <w:lang w:val="en-US"/>
          </w:rPr>
          <m:t>DutyCycle_HP =0%</m:t>
        </m:r>
      </m:oMath>
      <w:r w:rsidR="00B42805" w:rsidRPr="00B42805">
        <w:rPr>
          <w:iCs/>
          <w:lang w:val="en-US"/>
        </w:rPr>
        <w:t xml:space="preserve"> (Duty cycle applied on the booster stage)</w:t>
      </w:r>
    </w:p>
    <w:p w14:paraId="585CFA58" w14:textId="77777777" w:rsidR="0022246B" w:rsidRPr="00B42805" w:rsidRDefault="00F60A61" w:rsidP="0022246B">
      <w:pPr>
        <w:pStyle w:val="Header"/>
        <w:rPr>
          <w:lang w:val="en-US"/>
        </w:rPr>
      </w:pPr>
      <m:oMath>
        <m:r>
          <w:rPr>
            <w:rFonts w:ascii="Cambria Math" w:hAnsi="Cambria Math"/>
            <w:lang w:val="en-US"/>
          </w:rPr>
          <m:t>DutyCycle_HB =-100%∙α∙β</m:t>
        </m:r>
      </m:oMath>
      <w:r w:rsidR="00B42805" w:rsidRPr="00F60A61">
        <w:rPr>
          <w:iCs/>
          <w:lang w:val="en-US"/>
        </w:rPr>
        <w:t xml:space="preserve"> (D</w:t>
      </w:r>
      <w:r w:rsidR="00B42805" w:rsidRPr="00B42805">
        <w:rPr>
          <w:iCs/>
          <w:lang w:val="en-US"/>
        </w:rPr>
        <w:t>uty cycle applied on the Half bridge</w:t>
      </w:r>
      <w:r w:rsidR="001B307B">
        <w:rPr>
          <w:iCs/>
          <w:lang w:val="en-US"/>
        </w:rPr>
        <w:t>s</w:t>
      </w:r>
      <w:r w:rsidR="00B42805" w:rsidRPr="00B42805">
        <w:rPr>
          <w:iCs/>
          <w:lang w:val="en-US"/>
        </w:rPr>
        <w:t xml:space="preserve"> stage)</w:t>
      </w:r>
    </w:p>
    <w:p w14:paraId="01FCF729" w14:textId="77777777" w:rsidR="0022246B" w:rsidRDefault="0022246B" w:rsidP="001C52A3">
      <w:pPr>
        <w:pStyle w:val="Header"/>
        <w:tabs>
          <w:tab w:val="clear" w:pos="4536"/>
          <w:tab w:val="clear" w:pos="9072"/>
        </w:tabs>
      </w:pPr>
      <w:r>
        <w:t xml:space="preserve">With Alpha and Beta coefficients evaluated based on the motor current and the battery current by using look up tables defined as POST BUILD parameters. </w:t>
      </w:r>
    </w:p>
    <w:p w14:paraId="60A296AA" w14:textId="77777777" w:rsidR="0022246B" w:rsidRDefault="0022246B" w:rsidP="001C52A3">
      <w:pPr>
        <w:pStyle w:val="Header"/>
        <w:tabs>
          <w:tab w:val="clear" w:pos="4536"/>
          <w:tab w:val="clear" w:pos="9072"/>
        </w:tabs>
      </w:pPr>
    </w:p>
    <w:p w14:paraId="587AEF7F" w14:textId="77777777" w:rsidR="0022246B" w:rsidRDefault="0022246B" w:rsidP="001C52A3">
      <w:pPr>
        <w:pStyle w:val="Header"/>
        <w:tabs>
          <w:tab w:val="clear" w:pos="4536"/>
          <w:tab w:val="clear" w:pos="9072"/>
        </w:tabs>
      </w:pPr>
      <w:r>
        <w:t>This process is performed in a high frequency real time context (T = 400µs), so mathematical operations shall be limited to avoid an overload of the CPU load.</w:t>
      </w:r>
    </w:p>
    <w:p w14:paraId="7F42AFA7" w14:textId="77777777" w:rsidR="0022246B" w:rsidRDefault="0022246B" w:rsidP="001C52A3">
      <w:pPr>
        <w:pStyle w:val="Header"/>
        <w:tabs>
          <w:tab w:val="clear" w:pos="4536"/>
          <w:tab w:val="clear" w:pos="9072"/>
        </w:tabs>
      </w:pPr>
      <w:r>
        <w:t>The Pictus micro controller is a 32bits µC and does not embed an APU. So the 64 bits operations shall be avoided.</w:t>
      </w:r>
    </w:p>
    <w:p w14:paraId="3C5995AD" w14:textId="77777777" w:rsidR="0022246B" w:rsidRDefault="0022246B" w:rsidP="001C52A3">
      <w:pPr>
        <w:pStyle w:val="Header"/>
        <w:tabs>
          <w:tab w:val="clear" w:pos="4536"/>
          <w:tab w:val="clear" w:pos="9072"/>
        </w:tabs>
      </w:pPr>
    </w:p>
    <w:p w14:paraId="53CFD900" w14:textId="77777777" w:rsidR="002529F7" w:rsidRDefault="0022246B" w:rsidP="001C52A3">
      <w:pPr>
        <w:pStyle w:val="Header"/>
        <w:tabs>
          <w:tab w:val="clear" w:pos="4536"/>
          <w:tab w:val="clear" w:pos="9072"/>
        </w:tabs>
      </w:pPr>
      <w:r>
        <w:t xml:space="preserve">The motor current input value is a 32 bits unsigned value. </w:t>
      </w:r>
      <w:r w:rsidR="00C8116F">
        <w:t xml:space="preserve">This value shall be saturated and cast into a unsigned 16bit range value </w:t>
      </w:r>
      <w:r w:rsidR="00C8116F">
        <w:sym w:font="Wingdings" w:char="F0E8"/>
      </w:r>
      <w:r w:rsidR="00C8116F">
        <w:t xml:space="preserve"> the motor current value will be between [ 0 ; 65 535 mA ]</w:t>
      </w:r>
      <w:r w:rsidR="004B3E37">
        <w:t>.</w:t>
      </w:r>
    </w:p>
    <w:p w14:paraId="67C4B5F5" w14:textId="77777777" w:rsidR="004B3E37" w:rsidRDefault="004B3E37" w:rsidP="001C52A3">
      <w:pPr>
        <w:pStyle w:val="Header"/>
        <w:tabs>
          <w:tab w:val="clear" w:pos="4536"/>
          <w:tab w:val="clear" w:pos="9072"/>
        </w:tabs>
      </w:pPr>
      <w:r>
        <w:t>This limitation is accep</w:t>
      </w:r>
      <w:r w:rsidR="00190F94">
        <w:t>table since we shall never exceed 60A.</w:t>
      </w:r>
    </w:p>
    <w:p w14:paraId="0085537F" w14:textId="77777777" w:rsidR="00C8116F" w:rsidRDefault="00C8116F" w:rsidP="001C52A3">
      <w:pPr>
        <w:pStyle w:val="Header"/>
        <w:tabs>
          <w:tab w:val="clear" w:pos="4536"/>
          <w:tab w:val="clear" w:pos="9072"/>
        </w:tabs>
      </w:pPr>
    </w:p>
    <w:p w14:paraId="15E0DA4C" w14:textId="77777777" w:rsidR="00B42805" w:rsidRDefault="00B42805">
      <w:pPr>
        <w:jc w:val="left"/>
      </w:pPr>
      <w:bookmarkStart w:id="178" w:name="_Toc315252683"/>
      <w:r>
        <w:t>To estimate the battery current the following operation shall be performed</w:t>
      </w:r>
      <w:r w:rsidR="00871F8F">
        <w:t>:</w:t>
      </w:r>
    </w:p>
    <w:p w14:paraId="6E236110" w14:textId="77777777" w:rsidR="00B42805" w:rsidRDefault="00B42805">
      <w:pPr>
        <w:jc w:val="left"/>
      </w:pPr>
      <m:oMath>
        <m:r>
          <w:rPr>
            <w:rFonts w:ascii="Cambria Math" w:hAnsi="Cambria Math"/>
          </w:rPr>
          <m:t>BatteryCurrent=</m:t>
        </m:r>
        <m:f>
          <m:fPr>
            <m:ctrlPr>
              <w:rPr>
                <w:rFonts w:ascii="Cambria Math" w:hAnsi="Cambria Math"/>
                <w:i/>
              </w:rPr>
            </m:ctrlPr>
          </m:fPr>
          <m:num>
            <m:r>
              <w:rPr>
                <w:rFonts w:ascii="Cambria Math" w:hAnsi="Cambria Math"/>
              </w:rPr>
              <m:t>MotorCurrent∙</m:t>
            </m:r>
            <m:d>
              <m:dPr>
                <m:begChr m:val="|"/>
                <m:endChr m:val="|"/>
                <m:ctrlPr>
                  <w:rPr>
                    <w:rFonts w:ascii="Cambria Math" w:hAnsi="Cambria Math"/>
                    <w:i/>
                  </w:rPr>
                </m:ctrlPr>
              </m:dPr>
              <m:e>
                <m:r>
                  <w:rPr>
                    <w:rFonts w:ascii="Cambria Math" w:hAnsi="Cambria Math"/>
                  </w:rPr>
                  <m:t>DutyCycle_HB</m:t>
                </m:r>
              </m:e>
            </m:d>
          </m:num>
          <m:den>
            <m:r>
              <w:rPr>
                <w:rFonts w:ascii="Cambria Math" w:hAnsi="Cambria Math"/>
              </w:rPr>
              <m:t>6400</m:t>
            </m:r>
          </m:den>
        </m:f>
      </m:oMath>
      <w:r>
        <w:t xml:space="preserve"> (The DutyCycle_HB full range is [-6400 ; 6400])</w:t>
      </w:r>
    </w:p>
    <w:p w14:paraId="5E4F84C8" w14:textId="77777777" w:rsidR="00B42805" w:rsidRDefault="00B42805">
      <w:pPr>
        <w:jc w:val="left"/>
      </w:pPr>
      <w:r>
        <w:t>This operation manages only 16bits data, so there is no risk of overflow during the operation.</w:t>
      </w:r>
    </w:p>
    <w:p w14:paraId="2BA5C659" w14:textId="77777777" w:rsidR="00B42805" w:rsidRDefault="00B42805">
      <w:pPr>
        <w:jc w:val="left"/>
      </w:pPr>
      <w:r>
        <w:t>The battery current value shall be ranged between [ 0 ; 65 535 mA ] (like the motor current).</w:t>
      </w:r>
    </w:p>
    <w:p w14:paraId="11B70812" w14:textId="77777777" w:rsidR="00B42805" w:rsidRDefault="00B42805">
      <w:pPr>
        <w:jc w:val="left"/>
      </w:pPr>
    </w:p>
    <w:p w14:paraId="35BD55CF" w14:textId="77777777" w:rsidR="00B42805" w:rsidRDefault="00F60A61">
      <w:pPr>
        <w:jc w:val="left"/>
      </w:pPr>
      <w:r>
        <w:t>The computation of Alpha and Beta factors are based on 2 linear interpolation lookup tables with an X-Axis unsigned 16bits range and the Y-Axis unsigned 8bits range. So all multiplication &amp; division can be performed on 32 bits data.</w:t>
      </w:r>
      <w:r w:rsidR="000237BC">
        <w:t xml:space="preserve"> </w:t>
      </w:r>
    </w:p>
    <w:p w14:paraId="3B91B3AD" w14:textId="77777777" w:rsidR="00FA009C" w:rsidRDefault="00FA009C">
      <w:pPr>
        <w:jc w:val="left"/>
      </w:pPr>
      <w:r>
        <w:t xml:space="preserve">Alpha and Beta are coefficients with values </w:t>
      </w:r>
      <m:oMath>
        <m:r>
          <w:rPr>
            <w:rFonts w:ascii="Cambria Math" w:hAnsi="Cambria Math"/>
          </w:rPr>
          <m:t>∈</m:t>
        </m:r>
        <m:d>
          <m:dPr>
            <m:begChr m:val="["/>
            <m:endChr m:val="]"/>
            <m:ctrlPr>
              <w:rPr>
                <w:rFonts w:ascii="Cambria Math" w:hAnsi="Cambria Math"/>
                <w:i/>
              </w:rPr>
            </m:ctrlPr>
          </m:dPr>
          <m:e>
            <m:r>
              <w:rPr>
                <w:rFonts w:ascii="Cambria Math" w:hAnsi="Cambria Math"/>
              </w:rPr>
              <m:t>0 ;1</m:t>
            </m:r>
          </m:e>
        </m:d>
      </m:oMath>
      <w:r>
        <w:t xml:space="preserve"> used to limit the duty cycle if the motor current or battery current are too high.</w:t>
      </w:r>
    </w:p>
    <w:p w14:paraId="5FA6C6A4" w14:textId="77777777" w:rsidR="00C41D38" w:rsidRDefault="00C41D38">
      <w:pPr>
        <w:jc w:val="left"/>
      </w:pPr>
      <w:r>
        <w:t xml:space="preserve">The </w:t>
      </w:r>
      <w:r w:rsidR="006200E5">
        <w:t xml:space="preserve">full </w:t>
      </w:r>
      <w:r>
        <w:t xml:space="preserve">range </w:t>
      </w:r>
      <w:r w:rsidR="00FA009C">
        <w:t xml:space="preserve">(in term of lsb) </w:t>
      </w:r>
      <w:r>
        <w:t xml:space="preserve">of Alpha &amp; Beta </w:t>
      </w:r>
      <w:r w:rsidR="006200E5">
        <w:t xml:space="preserve">factors </w:t>
      </w:r>
      <w:r>
        <w:t>is [ 0 ; 64 ] (64 lsb means 1)</w:t>
      </w:r>
    </w:p>
    <w:p w14:paraId="1C1F76C5" w14:textId="77777777" w:rsidR="00F4263A" w:rsidRDefault="00F4263A">
      <w:pPr>
        <w:jc w:val="left"/>
      </w:pPr>
      <w:r>
        <w:t>Note</w:t>
      </w:r>
      <w:r w:rsidR="00871F8F">
        <w:t>:</w:t>
      </w:r>
      <w:r>
        <w:t xml:space="preserve"> to perform the linear interpolation, a dedicated MBD library will be used.</w:t>
      </w:r>
    </w:p>
    <w:p w14:paraId="7E1C1A56" w14:textId="77777777" w:rsidR="00F60A61" w:rsidRDefault="00F60A61">
      <w:pPr>
        <w:jc w:val="left"/>
      </w:pPr>
    </w:p>
    <w:p w14:paraId="172B4CFB" w14:textId="77777777" w:rsidR="00F60A61" w:rsidRDefault="000237BC">
      <w:pPr>
        <w:jc w:val="left"/>
      </w:pPr>
      <w:r>
        <w:t>Then we are able to compute the duty cycle that shall be applied on the half bridge stage.</w:t>
      </w:r>
    </w:p>
    <w:p w14:paraId="7334F6D9" w14:textId="77777777" w:rsidR="000237BC" w:rsidRDefault="000237BC">
      <w:pPr>
        <w:jc w:val="left"/>
      </w:pPr>
      <w:r>
        <w:t>As reminder</w:t>
      </w:r>
      <w:r w:rsidR="00871F8F">
        <w:t>:</w:t>
      </w:r>
    </w:p>
    <w:p w14:paraId="51EECF7A" w14:textId="77777777" w:rsidR="000237BC" w:rsidRPr="00B42805" w:rsidRDefault="000237BC" w:rsidP="000237BC">
      <w:pPr>
        <w:pStyle w:val="Header"/>
        <w:rPr>
          <w:lang w:val="en-US"/>
        </w:rPr>
      </w:pPr>
      <m:oMath>
        <m:r>
          <w:rPr>
            <w:rFonts w:ascii="Cambria Math" w:hAnsi="Cambria Math"/>
            <w:lang w:val="en-US"/>
          </w:rPr>
          <m:t>DutyCycle_HB =-100%∙α∙β</m:t>
        </m:r>
      </m:oMath>
      <w:r w:rsidRPr="00F60A61">
        <w:rPr>
          <w:iCs/>
          <w:lang w:val="en-US"/>
        </w:rPr>
        <w:t xml:space="preserve"> (D</w:t>
      </w:r>
      <w:r w:rsidRPr="00B42805">
        <w:rPr>
          <w:iCs/>
          <w:lang w:val="en-US"/>
        </w:rPr>
        <w:t>uty cycle applied on the Half bridge stage)</w:t>
      </w:r>
    </w:p>
    <w:p w14:paraId="519A63D8" w14:textId="77777777" w:rsidR="000237BC" w:rsidRDefault="000237BC">
      <w:pPr>
        <w:jc w:val="left"/>
      </w:pPr>
    </w:p>
    <w:p w14:paraId="2AF53E38" w14:textId="77777777" w:rsidR="000237BC" w:rsidRDefault="000237BC">
      <w:pPr>
        <w:jc w:val="left"/>
      </w:pPr>
      <w:r>
        <w:t>According to the PAL actuator design document, the 100% value is reached when the Half bridge duty cycle argument is set to 6400.</w:t>
      </w:r>
    </w:p>
    <w:p w14:paraId="1D60C1A3" w14:textId="77777777" w:rsidR="000237BC" w:rsidRDefault="00C27E21">
      <w:pPr>
        <w:jc w:val="left"/>
      </w:pPr>
      <w:r>
        <w:t>In terms of lsb:</w:t>
      </w:r>
    </w:p>
    <w:p w14:paraId="23F15525" w14:textId="77777777" w:rsidR="00C41D38" w:rsidRDefault="00286ADA">
      <w:pPr>
        <w:jc w:val="left"/>
      </w:pPr>
      <m:oMath>
        <m:sSub>
          <m:sSubPr>
            <m:ctrlPr>
              <w:rPr>
                <w:rFonts w:ascii="Cambria Math" w:hAnsi="Cambria Math"/>
                <w:i/>
                <w:iCs/>
                <w:sz w:val="24"/>
                <w:lang w:val="en-US"/>
              </w:rPr>
            </m:ctrlPr>
          </m:sSubPr>
          <m:e>
            <m:r>
              <w:rPr>
                <w:rFonts w:ascii="Cambria Math" w:hAnsi="Cambria Math"/>
                <w:sz w:val="24"/>
                <w:lang w:val="en-US"/>
              </w:rPr>
              <m:t>DutyCycle_HB</m:t>
            </m:r>
          </m:e>
          <m:sub>
            <m:r>
              <w:rPr>
                <w:rFonts w:ascii="Cambria Math" w:hAnsi="Cambria Math"/>
                <w:sz w:val="24"/>
                <w:lang w:val="en-US"/>
              </w:rPr>
              <m:t>[lsb]</m:t>
            </m:r>
          </m:sub>
        </m:sSub>
        <m:r>
          <w:rPr>
            <w:rFonts w:ascii="Cambria Math" w:hAnsi="Cambria Math"/>
            <w:sz w:val="24"/>
            <w:lang w:val="en-US"/>
          </w:rPr>
          <m:t xml:space="preserve"> =-6400∙</m:t>
        </m:r>
        <m:f>
          <m:fPr>
            <m:ctrlPr>
              <w:rPr>
                <w:rFonts w:ascii="Cambria Math" w:hAnsi="Cambria Math"/>
                <w:i/>
                <w:iCs/>
                <w:sz w:val="24"/>
                <w:lang w:val="en-US"/>
              </w:rPr>
            </m:ctrlPr>
          </m:fPr>
          <m:num>
            <m:sSub>
              <m:sSubPr>
                <m:ctrlPr>
                  <w:rPr>
                    <w:rFonts w:ascii="Cambria Math" w:hAnsi="Cambria Math"/>
                    <w:i/>
                    <w:iCs/>
                    <w:sz w:val="24"/>
                    <w:lang w:val="en-US"/>
                  </w:rPr>
                </m:ctrlPr>
              </m:sSubPr>
              <m:e>
                <m:r>
                  <w:rPr>
                    <w:rFonts w:ascii="Cambria Math" w:hAnsi="Cambria Math"/>
                    <w:sz w:val="24"/>
                    <w:lang w:val="en-US"/>
                  </w:rPr>
                  <m:t>α</m:t>
                </m:r>
              </m:e>
              <m:sub>
                <m:r>
                  <w:rPr>
                    <w:rFonts w:ascii="Cambria Math" w:hAnsi="Cambria Math"/>
                    <w:sz w:val="24"/>
                    <w:lang w:val="en-US"/>
                  </w:rPr>
                  <m:t>[lsb]</m:t>
                </m:r>
              </m:sub>
            </m:sSub>
          </m:num>
          <m:den>
            <m:r>
              <w:rPr>
                <w:rFonts w:ascii="Cambria Math" w:hAnsi="Cambria Math"/>
                <w:sz w:val="24"/>
                <w:lang w:val="en-US"/>
              </w:rPr>
              <m:t>64</m:t>
            </m:r>
          </m:den>
        </m:f>
        <m:r>
          <w:rPr>
            <w:rFonts w:ascii="Cambria Math" w:hAnsi="Cambria Math"/>
            <w:sz w:val="24"/>
            <w:lang w:val="en-US"/>
          </w:rPr>
          <m:t>∙</m:t>
        </m:r>
        <m:f>
          <m:fPr>
            <m:ctrlPr>
              <w:rPr>
                <w:rFonts w:ascii="Cambria Math" w:hAnsi="Cambria Math"/>
                <w:i/>
                <w:iCs/>
                <w:sz w:val="24"/>
                <w:lang w:val="en-US"/>
              </w:rPr>
            </m:ctrlPr>
          </m:fPr>
          <m:num>
            <m:sSub>
              <m:sSubPr>
                <m:ctrlPr>
                  <w:rPr>
                    <w:rFonts w:ascii="Cambria Math" w:hAnsi="Cambria Math"/>
                    <w:i/>
                    <w:iCs/>
                    <w:sz w:val="24"/>
                    <w:lang w:val="en-US"/>
                  </w:rPr>
                </m:ctrlPr>
              </m:sSubPr>
              <m:e>
                <m:r>
                  <w:rPr>
                    <w:rFonts w:ascii="Cambria Math" w:hAnsi="Cambria Math"/>
                    <w:sz w:val="24"/>
                    <w:lang w:val="en-US"/>
                  </w:rPr>
                  <m:t>β</m:t>
                </m:r>
              </m:e>
              <m:sub>
                <m:r>
                  <w:rPr>
                    <w:rFonts w:ascii="Cambria Math" w:hAnsi="Cambria Math"/>
                    <w:sz w:val="24"/>
                    <w:lang w:val="en-US"/>
                  </w:rPr>
                  <m:t>[lsb]</m:t>
                </m:r>
              </m:sub>
            </m:sSub>
          </m:num>
          <m:den>
            <m:r>
              <w:rPr>
                <w:rFonts w:ascii="Cambria Math" w:hAnsi="Cambria Math"/>
                <w:sz w:val="24"/>
                <w:lang w:val="en-US"/>
              </w:rPr>
              <m:t>64</m:t>
            </m:r>
          </m:den>
        </m:f>
      </m:oMath>
      <w:r w:rsidR="00C41D38">
        <w:t xml:space="preserve"> </w:t>
      </w:r>
    </w:p>
    <w:p w14:paraId="7C5C387E" w14:textId="77777777" w:rsidR="00C41D38" w:rsidRDefault="00C41D38">
      <w:pPr>
        <w:jc w:val="left"/>
      </w:pPr>
    </w:p>
    <w:p w14:paraId="78F0219F" w14:textId="77777777" w:rsidR="00C41D38" w:rsidRDefault="00286ADA">
      <w:pPr>
        <w:jc w:val="left"/>
      </w:pPr>
      <m:oMath>
        <m:sSub>
          <m:sSubPr>
            <m:ctrlPr>
              <w:rPr>
                <w:rFonts w:ascii="Cambria Math" w:hAnsi="Cambria Math"/>
                <w:i/>
                <w:iCs/>
                <w:sz w:val="24"/>
                <w:lang w:val="en-US"/>
              </w:rPr>
            </m:ctrlPr>
          </m:sSubPr>
          <m:e>
            <m:r>
              <w:rPr>
                <w:rFonts w:ascii="Cambria Math" w:hAnsi="Cambria Math"/>
                <w:sz w:val="24"/>
                <w:lang w:val="en-US"/>
              </w:rPr>
              <m:t>DutyCycle_HB</m:t>
            </m:r>
          </m:e>
          <m:sub>
            <m:r>
              <w:rPr>
                <w:rFonts w:ascii="Cambria Math" w:hAnsi="Cambria Math"/>
                <w:sz w:val="24"/>
                <w:lang w:val="en-US"/>
              </w:rPr>
              <m:t>[lsb]</m:t>
            </m:r>
          </m:sub>
        </m:sSub>
        <m:r>
          <w:rPr>
            <w:rFonts w:ascii="Cambria Math" w:hAnsi="Cambria Math"/>
            <w:sz w:val="24"/>
            <w:lang w:val="en-US"/>
          </w:rPr>
          <m:t xml:space="preserve"> =-</m:t>
        </m:r>
        <m:f>
          <m:fPr>
            <m:ctrlPr>
              <w:rPr>
                <w:rFonts w:ascii="Cambria Math" w:hAnsi="Cambria Math"/>
                <w:i/>
                <w:iCs/>
                <w:sz w:val="24"/>
                <w:lang w:val="en-US"/>
              </w:rPr>
            </m:ctrlPr>
          </m:fPr>
          <m:num>
            <m:r>
              <w:rPr>
                <w:rFonts w:ascii="Cambria Math" w:hAnsi="Cambria Math"/>
                <w:sz w:val="24"/>
                <w:lang w:val="en-US"/>
              </w:rPr>
              <m:t>100∙</m:t>
            </m:r>
            <m:sSub>
              <m:sSubPr>
                <m:ctrlPr>
                  <w:rPr>
                    <w:rFonts w:ascii="Cambria Math" w:hAnsi="Cambria Math"/>
                    <w:i/>
                    <w:iCs/>
                    <w:sz w:val="24"/>
                    <w:lang w:val="en-US"/>
                  </w:rPr>
                </m:ctrlPr>
              </m:sSubPr>
              <m:e>
                <m:r>
                  <w:rPr>
                    <w:rFonts w:ascii="Cambria Math" w:hAnsi="Cambria Math"/>
                    <w:sz w:val="24"/>
                    <w:lang w:val="en-US"/>
                  </w:rPr>
                  <m:t>α</m:t>
                </m:r>
              </m:e>
              <m:sub>
                <m:r>
                  <w:rPr>
                    <w:rFonts w:ascii="Cambria Math" w:hAnsi="Cambria Math"/>
                    <w:sz w:val="24"/>
                    <w:lang w:val="en-US"/>
                  </w:rPr>
                  <m:t>[lsb]</m:t>
                </m:r>
              </m:sub>
            </m:sSub>
            <m:r>
              <w:rPr>
                <w:rFonts w:ascii="Cambria Math" w:hAnsi="Cambria Math"/>
                <w:sz w:val="24"/>
                <w:lang w:val="en-US"/>
              </w:rPr>
              <m:t>∙</m:t>
            </m:r>
            <m:sSub>
              <m:sSubPr>
                <m:ctrlPr>
                  <w:rPr>
                    <w:rFonts w:ascii="Cambria Math" w:hAnsi="Cambria Math"/>
                    <w:i/>
                    <w:iCs/>
                    <w:sz w:val="24"/>
                    <w:lang w:val="en-US"/>
                  </w:rPr>
                </m:ctrlPr>
              </m:sSubPr>
              <m:e>
                <m:r>
                  <w:rPr>
                    <w:rFonts w:ascii="Cambria Math" w:hAnsi="Cambria Math"/>
                    <w:sz w:val="24"/>
                    <w:lang w:val="en-US"/>
                  </w:rPr>
                  <m:t>β</m:t>
                </m:r>
              </m:e>
              <m:sub>
                <m:r>
                  <w:rPr>
                    <w:rFonts w:ascii="Cambria Math" w:hAnsi="Cambria Math"/>
                    <w:sz w:val="24"/>
                    <w:lang w:val="en-US"/>
                  </w:rPr>
                  <m:t>[lsb]</m:t>
                </m:r>
              </m:sub>
            </m:sSub>
          </m:num>
          <m:den>
            <m:r>
              <w:rPr>
                <w:rFonts w:ascii="Cambria Math" w:hAnsi="Cambria Math"/>
                <w:sz w:val="24"/>
                <w:lang w:val="en-US"/>
              </w:rPr>
              <m:t>64</m:t>
            </m:r>
          </m:den>
        </m:f>
      </m:oMath>
      <w:r w:rsidR="00C41D38">
        <w:t xml:space="preserve"> </w:t>
      </w:r>
    </w:p>
    <w:p w14:paraId="2F46C7AD" w14:textId="77777777" w:rsidR="00C41D38" w:rsidRDefault="00C41D38">
      <w:pPr>
        <w:jc w:val="left"/>
      </w:pPr>
      <w:r>
        <w:t>The multiplication is done between 3 variables with a unsigned 8 bits size so no risk of overflow on a 32 bits data.</w:t>
      </w:r>
    </w:p>
    <w:p w14:paraId="4966F583" w14:textId="77777777" w:rsidR="006200E5" w:rsidRDefault="00C41D38">
      <w:pPr>
        <w:jc w:val="left"/>
      </w:pPr>
      <w:r>
        <w:t>And the division can be done with a simple bit shift.</w:t>
      </w:r>
    </w:p>
    <w:p w14:paraId="0DE58F3D" w14:textId="77777777" w:rsidR="006200E5" w:rsidRDefault="006200E5">
      <w:pPr>
        <w:jc w:val="left"/>
      </w:pPr>
    </w:p>
    <w:p w14:paraId="3AB4D92C" w14:textId="77777777" w:rsidR="00D12C0E" w:rsidRDefault="006200E5">
      <w:pPr>
        <w:jc w:val="left"/>
      </w:pPr>
      <w:r>
        <w:t xml:space="preserve">This regulation shall be performed </w:t>
      </w:r>
      <w:r w:rsidR="00D12C0E">
        <w:t>for the first 50ms after the pyro activation detection.</w:t>
      </w:r>
    </w:p>
    <w:p w14:paraId="46FC47CC" w14:textId="77777777" w:rsidR="00D12C0E" w:rsidRDefault="00D12C0E">
      <w:pPr>
        <w:jc w:val="left"/>
      </w:pPr>
      <w:r>
        <w:t>A counter shall be implemented to manage this timer.</w:t>
      </w:r>
    </w:p>
    <w:p w14:paraId="575B3CA4" w14:textId="77777777" w:rsidR="00D12C0E" w:rsidRDefault="00D12C0E">
      <w:pPr>
        <w:jc w:val="left"/>
      </w:pPr>
      <w:r>
        <w:t xml:space="preserve">Since this function is called every 400µs, this counter can be implemented on an unsigned 8 bits data </w:t>
      </w:r>
      <w:r>
        <w:br/>
        <w:t>(50 / 0.4=125 function calls)</w:t>
      </w:r>
    </w:p>
    <w:p w14:paraId="6232501E" w14:textId="77777777" w:rsidR="00D12C0E" w:rsidRDefault="00D12C0E">
      <w:pPr>
        <w:jc w:val="left"/>
      </w:pPr>
    </w:p>
    <w:p w14:paraId="3F38885C" w14:textId="77777777" w:rsidR="00D12C0E" w:rsidRDefault="00D12C0E">
      <w:pPr>
        <w:jc w:val="left"/>
      </w:pPr>
      <w:r>
        <w:t>Then a ramp up shall be performed for 10 ms</w:t>
      </w:r>
      <w:r w:rsidR="00880BD9">
        <w:t xml:space="preserve"> (10 / 0.4 = 25 function calls). The same counter can be used.</w:t>
      </w:r>
    </w:p>
    <w:p w14:paraId="76D3F5C1" w14:textId="77777777" w:rsidR="00880BD9" w:rsidRDefault="00880BD9">
      <w:pPr>
        <w:jc w:val="left"/>
      </w:pPr>
    </w:p>
    <w:p w14:paraId="3C87E021" w14:textId="77777777" w:rsidR="00342336" w:rsidRDefault="00880BD9">
      <w:pPr>
        <w:jc w:val="left"/>
      </w:pPr>
      <w:r>
        <w:t>Finally at the end of the ramp up, the DutyCycle_HB shall be fixed to 0</w:t>
      </w:r>
      <w:r w:rsidR="006B4217">
        <w:t>%</w:t>
      </w:r>
      <w:r>
        <w:t xml:space="preserve"> until the next application </w:t>
      </w:r>
      <w:r w:rsidR="007470E9">
        <w:t>restart.</w:t>
      </w:r>
    </w:p>
    <w:p w14:paraId="43AE24EF" w14:textId="77777777" w:rsidR="00342336" w:rsidRDefault="00342336">
      <w:pPr>
        <w:jc w:val="left"/>
      </w:pPr>
    </w:p>
    <w:p w14:paraId="0ACBC197" w14:textId="77777777" w:rsidR="00342336" w:rsidRDefault="00342336">
      <w:pPr>
        <w:jc w:val="left"/>
      </w:pPr>
    </w:p>
    <w:p w14:paraId="45CE6C63" w14:textId="77777777" w:rsidR="002529F7" w:rsidRDefault="002529F7">
      <w:pPr>
        <w:jc w:val="left"/>
        <w:rPr>
          <w:b/>
          <w:smallCaps/>
          <w:spacing w:val="4"/>
          <w:lang w:val="en-US"/>
        </w:rPr>
      </w:pPr>
      <w:r>
        <w:br w:type="page"/>
      </w:r>
    </w:p>
    <w:p w14:paraId="1B20E417" w14:textId="77777777" w:rsidR="006B59B2" w:rsidRDefault="006B59B2" w:rsidP="006B59B2">
      <w:pPr>
        <w:pStyle w:val="Heading2"/>
      </w:pPr>
      <w:bookmarkStart w:id="179" w:name="_Toc396742524"/>
      <w:r>
        <w:lastRenderedPageBreak/>
        <w:t>Component functions</w:t>
      </w:r>
      <w:bookmarkEnd w:id="178"/>
      <w:bookmarkEnd w:id="179"/>
    </w:p>
    <w:p w14:paraId="57DAFCD4" w14:textId="77777777" w:rsidR="006B59B2" w:rsidRDefault="006B59B2" w:rsidP="006B59B2">
      <w:r>
        <w:t>All the local functions of the components are listed below.</w:t>
      </w:r>
    </w:p>
    <w:p w14:paraId="07222CE2" w14:textId="77777777" w:rsidR="004F52C7" w:rsidRDefault="004F52C7" w:rsidP="006B59B2"/>
    <w:p w14:paraId="452081BD" w14:textId="77777777" w:rsidR="004F52C7" w:rsidRDefault="004F52C7" w:rsidP="004F52C7">
      <w:pPr>
        <w:pStyle w:val="Heading3"/>
      </w:pPr>
      <w:bookmarkStart w:id="180" w:name="_Toc315252684"/>
      <w:bookmarkStart w:id="181" w:name="_Toc396742525"/>
      <w:r>
        <w:t xml:space="preserve">Functions called during the </w:t>
      </w:r>
      <w:r w:rsidR="00506DF4">
        <w:t>step scheduling management</w:t>
      </w:r>
      <w:bookmarkEnd w:id="180"/>
      <w:bookmarkEnd w:id="181"/>
    </w:p>
    <w:p w14:paraId="0B1E0CE0" w14:textId="77777777" w:rsidR="006B59B2" w:rsidRDefault="007E356A" w:rsidP="004F52C7">
      <w:pPr>
        <w:pStyle w:val="Heading4"/>
      </w:pPr>
      <w:bookmarkStart w:id="182" w:name="_Ref315076461"/>
      <w:bookmarkStart w:id="183" w:name="_Ref315076485"/>
      <w:bookmarkStart w:id="184" w:name="_Ref315076494"/>
      <w:bookmarkStart w:id="185" w:name="_Toc396742526"/>
      <w:r>
        <w:t>M_</w:t>
      </w:r>
      <w:r w:rsidR="00236B97">
        <w:t>SelectStepId</w:t>
      </w:r>
      <w:bookmarkEnd w:id="182"/>
      <w:bookmarkEnd w:id="183"/>
      <w:bookmarkEnd w:id="184"/>
      <w:bookmarkEnd w:id="185"/>
    </w:p>
    <w:p w14:paraId="1AE09F5B" w14:textId="77777777" w:rsidR="006B59B2" w:rsidRDefault="006B59B2" w:rsidP="00B347F8">
      <w:pPr>
        <w:pStyle w:val="ListParagraph"/>
        <w:numPr>
          <w:ilvl w:val="0"/>
          <w:numId w:val="23"/>
        </w:numPr>
        <w:spacing w:before="40" w:after="40"/>
        <w:rPr>
          <w:b/>
        </w:rPr>
      </w:pPr>
      <w:r w:rsidRPr="00B347F8">
        <w:rPr>
          <w:b/>
        </w:rPr>
        <w:t>Its finality</w:t>
      </w:r>
      <w:r w:rsidR="00871F8F">
        <w:rPr>
          <w:b/>
        </w:rPr>
        <w:t>:</w:t>
      </w:r>
    </w:p>
    <w:p w14:paraId="364E1F74" w14:textId="77777777" w:rsidR="00236B97" w:rsidRPr="00236B97" w:rsidRDefault="00236B97" w:rsidP="00236B97">
      <w:pPr>
        <w:pStyle w:val="ListParagraph"/>
        <w:spacing w:before="40" w:after="40"/>
        <w:ind w:left="780"/>
      </w:pPr>
      <w:r>
        <w:t xml:space="preserve">The aim of this function is </w:t>
      </w:r>
      <w:r w:rsidR="001E01F8">
        <w:t>to update the step identifier that shall be executed by the BFE.</w:t>
      </w:r>
      <w:r w:rsidR="00374404">
        <w:t xml:space="preserve"> </w:t>
      </w:r>
    </w:p>
    <w:p w14:paraId="6E198439" w14:textId="77777777" w:rsidR="006B59B2" w:rsidRDefault="006B59B2" w:rsidP="00B347F8">
      <w:pPr>
        <w:pStyle w:val="ListParagraph"/>
        <w:numPr>
          <w:ilvl w:val="0"/>
          <w:numId w:val="23"/>
        </w:numPr>
        <w:spacing w:before="40" w:after="40"/>
        <w:rPr>
          <w:b/>
        </w:rPr>
      </w:pPr>
      <w:r w:rsidRPr="00B347F8">
        <w:rPr>
          <w:b/>
        </w:rPr>
        <w:t>Exported functions used</w:t>
      </w:r>
      <w:r w:rsidR="00871F8F">
        <w:rPr>
          <w:b/>
        </w:rPr>
        <w:t>:</w:t>
      </w:r>
    </w:p>
    <w:p w14:paraId="63F26BCD" w14:textId="77777777" w:rsidR="004638EC" w:rsidRPr="004638EC" w:rsidRDefault="004638EC" w:rsidP="004638EC">
      <w:pPr>
        <w:pStyle w:val="ListParagraph"/>
        <w:spacing w:before="40" w:after="40"/>
        <w:ind w:left="780"/>
      </w:pPr>
      <w:r>
        <w:t>None.</w:t>
      </w:r>
    </w:p>
    <w:p w14:paraId="661E834B" w14:textId="77777777" w:rsidR="006B59B2" w:rsidRDefault="006B59B2" w:rsidP="00B347F8">
      <w:pPr>
        <w:pStyle w:val="ListParagraph"/>
        <w:numPr>
          <w:ilvl w:val="0"/>
          <w:numId w:val="23"/>
        </w:numPr>
        <w:spacing w:before="40" w:after="40"/>
        <w:rPr>
          <w:b/>
        </w:rPr>
      </w:pPr>
      <w:r w:rsidRPr="00B347F8">
        <w:rPr>
          <w:b/>
        </w:rPr>
        <w:t>Exported variables used</w:t>
      </w:r>
      <w:r w:rsidR="00871F8F">
        <w:rPr>
          <w:b/>
        </w:rPr>
        <w:t>:</w:t>
      </w:r>
    </w:p>
    <w:p w14:paraId="3B9FBCB2" w14:textId="77777777" w:rsidR="004638EC" w:rsidRPr="004638EC" w:rsidRDefault="004638EC" w:rsidP="004638EC">
      <w:pPr>
        <w:pStyle w:val="ListParagraph"/>
        <w:spacing w:before="40" w:after="40"/>
        <w:ind w:left="780"/>
      </w:pPr>
      <w:r>
        <w:t>None.</w:t>
      </w:r>
    </w:p>
    <w:p w14:paraId="7A16DA71" w14:textId="77777777" w:rsidR="006B59B2" w:rsidRDefault="006B59B2" w:rsidP="00B347F8">
      <w:pPr>
        <w:pStyle w:val="ListParagraph"/>
        <w:numPr>
          <w:ilvl w:val="0"/>
          <w:numId w:val="23"/>
        </w:numPr>
        <w:spacing w:before="40" w:after="40"/>
        <w:rPr>
          <w:b/>
        </w:rPr>
      </w:pPr>
      <w:r w:rsidRPr="00B347F8">
        <w:rPr>
          <w:b/>
        </w:rPr>
        <w:t>Object</w:t>
      </w:r>
      <w:r w:rsidR="00871F8F">
        <w:rPr>
          <w:b/>
        </w:rPr>
        <w:t>:</w:t>
      </w:r>
    </w:p>
    <w:p w14:paraId="59C722D3" w14:textId="77777777" w:rsidR="00A80717" w:rsidRDefault="00A80717" w:rsidP="00A80717">
      <w:pPr>
        <w:pStyle w:val="ListParagraph"/>
        <w:spacing w:before="40" w:after="40"/>
        <w:ind w:left="780"/>
      </w:pPr>
      <w:r>
        <w:t>This function provides the step identifier that wil</w:t>
      </w:r>
      <w:r w:rsidR="007E356A">
        <w:t>l be used internally by the BFE</w:t>
      </w:r>
      <w:r>
        <w:t>.</w:t>
      </w:r>
    </w:p>
    <w:p w14:paraId="478FE992" w14:textId="77777777" w:rsidR="00A80717" w:rsidRDefault="00A80717" w:rsidP="00A80717">
      <w:pPr>
        <w:pStyle w:val="ListParagraph"/>
        <w:spacing w:before="40" w:after="40"/>
        <w:ind w:left="780"/>
      </w:pPr>
      <w:r>
        <w:t xml:space="preserve">The step identifier is </w:t>
      </w:r>
      <w:r w:rsidR="007E356A">
        <w:t xml:space="preserve">a </w:t>
      </w:r>
      <w:r w:rsidR="00733CC7">
        <w:t xml:space="preserve">value between [0;8[ when a </w:t>
      </w:r>
      <w:r w:rsidR="007E356A">
        <w:t xml:space="preserve">belt function </w:t>
      </w:r>
      <w:r w:rsidR="00733CC7">
        <w:t xml:space="preserve">is </w:t>
      </w:r>
      <w:r w:rsidR="007E356A">
        <w:t xml:space="preserve">in progress </w:t>
      </w:r>
      <w:r w:rsidR="00733CC7">
        <w:t>and equal to KU8_</w:t>
      </w:r>
      <w:r w:rsidR="007E356A">
        <w:t>UNDEFINED</w:t>
      </w:r>
      <w:r w:rsidR="00733CC7">
        <w:t xml:space="preserve">_STEP when </w:t>
      </w:r>
      <w:r w:rsidR="007E356A">
        <w:t xml:space="preserve">no cycle is executed or if the step index </w:t>
      </w:r>
      <w:r w:rsidR="00B85446">
        <w:t>read out from cycle parameters is invalid</w:t>
      </w:r>
      <w:r w:rsidR="00733CC7">
        <w:t>.</w:t>
      </w:r>
    </w:p>
    <w:p w14:paraId="7700559C" w14:textId="77777777" w:rsidR="00B75EA5" w:rsidRDefault="00B75EA5" w:rsidP="00A80717">
      <w:pPr>
        <w:pStyle w:val="ListParagraph"/>
        <w:spacing w:before="40" w:after="40"/>
        <w:ind w:left="780"/>
      </w:pPr>
    </w:p>
    <w:p w14:paraId="62E13E20" w14:textId="77777777" w:rsidR="000B7D00" w:rsidRDefault="00B75EA5" w:rsidP="00E561DA">
      <w:pPr>
        <w:pStyle w:val="ListParagraph"/>
        <w:spacing w:before="40" w:after="40"/>
        <w:ind w:left="780"/>
      </w:pPr>
      <w:r>
        <w:t xml:space="preserve">This function has no mathematical operations to manage, and just has to make </w:t>
      </w:r>
      <w:r w:rsidR="00E561DA">
        <w:t>basic</w:t>
      </w:r>
      <w:r>
        <w:t xml:space="preserve"> checks in order to select the step identifier.</w:t>
      </w:r>
    </w:p>
    <w:p w14:paraId="76194696" w14:textId="77777777" w:rsidR="006B59B2" w:rsidRDefault="006B59B2" w:rsidP="00B347F8">
      <w:pPr>
        <w:pStyle w:val="ListParagraph"/>
        <w:numPr>
          <w:ilvl w:val="0"/>
          <w:numId w:val="23"/>
        </w:numPr>
        <w:spacing w:before="40" w:after="40"/>
        <w:rPr>
          <w:b/>
        </w:rPr>
      </w:pPr>
      <w:r w:rsidRPr="00B347F8">
        <w:rPr>
          <w:b/>
        </w:rPr>
        <w:t>Entering and outgoing parameters</w:t>
      </w:r>
      <w:r w:rsidR="00871F8F">
        <w:rPr>
          <w:b/>
        </w:rPr>
        <w:t>:</w:t>
      </w:r>
    </w:p>
    <w:p w14:paraId="42B5D716" w14:textId="77777777" w:rsidR="001E01F8" w:rsidRPr="001E01F8" w:rsidRDefault="001E01F8" w:rsidP="001E01F8">
      <w:pPr>
        <w:pStyle w:val="ListParagraph"/>
        <w:spacing w:before="40" w:after="40"/>
        <w:ind w:left="780"/>
      </w:pPr>
      <w:r w:rsidRPr="001E01F8">
        <w:t>None.</w:t>
      </w:r>
    </w:p>
    <w:p w14:paraId="550944BA" w14:textId="77777777" w:rsidR="006B59B2" w:rsidRDefault="006B59B2" w:rsidP="00B347F8">
      <w:pPr>
        <w:pStyle w:val="ListParagraph"/>
        <w:numPr>
          <w:ilvl w:val="0"/>
          <w:numId w:val="23"/>
        </w:numPr>
        <w:spacing w:before="40" w:after="40"/>
        <w:rPr>
          <w:b/>
        </w:rPr>
      </w:pPr>
      <w:r w:rsidRPr="00B347F8">
        <w:rPr>
          <w:b/>
        </w:rPr>
        <w:t>Period</w:t>
      </w:r>
      <w:r w:rsidR="00871F8F">
        <w:rPr>
          <w:b/>
        </w:rPr>
        <w:t>:</w:t>
      </w:r>
    </w:p>
    <w:p w14:paraId="5F9E7653" w14:textId="77777777" w:rsidR="001E01F8" w:rsidRPr="001E01F8" w:rsidRDefault="001E01F8" w:rsidP="001E01F8">
      <w:pPr>
        <w:pStyle w:val="ListParagraph"/>
        <w:spacing w:before="40" w:after="40"/>
        <w:ind w:left="780"/>
      </w:pPr>
      <w:r w:rsidRPr="001E01F8">
        <w:t>This function shall be called every 10ms.</w:t>
      </w:r>
    </w:p>
    <w:p w14:paraId="5D2E376D" w14:textId="77777777" w:rsidR="006B59B2" w:rsidRDefault="006B59B2" w:rsidP="00B347F8">
      <w:pPr>
        <w:pStyle w:val="ListParagraph"/>
        <w:numPr>
          <w:ilvl w:val="0"/>
          <w:numId w:val="23"/>
        </w:numPr>
        <w:spacing w:before="40" w:after="40"/>
        <w:rPr>
          <w:b/>
        </w:rPr>
      </w:pPr>
      <w:r w:rsidRPr="00B347F8">
        <w:rPr>
          <w:b/>
        </w:rPr>
        <w:t>Who</w:t>
      </w:r>
      <w:r w:rsidR="00871F8F">
        <w:rPr>
          <w:b/>
        </w:rPr>
        <w:t>:</w:t>
      </w:r>
    </w:p>
    <w:p w14:paraId="5111324E" w14:textId="77777777" w:rsidR="005746DF" w:rsidRPr="005746DF" w:rsidRDefault="005746DF" w:rsidP="005746DF">
      <w:pPr>
        <w:pStyle w:val="ListParagraph"/>
        <w:spacing w:before="40" w:after="40"/>
        <w:ind w:left="780"/>
      </w:pPr>
      <w:r>
        <w:t>This function is called by the exported function in charge of the step scheduling (See</w:t>
      </w:r>
      <w:r w:rsidR="000B7D00">
        <w:t xml:space="preserve"> </w:t>
      </w:r>
      <w:r w:rsidR="000B7D00">
        <w:fldChar w:fldCharType="begin"/>
      </w:r>
      <w:r w:rsidR="000B7D00">
        <w:instrText xml:space="preserve"> REF _Ref359490423 \w \h </w:instrText>
      </w:r>
      <w:r w:rsidR="000B7D00">
        <w:fldChar w:fldCharType="separate"/>
      </w:r>
      <w:r w:rsidR="00834BB3">
        <w:t>3.2.1</w:t>
      </w:r>
      <w:r w:rsidR="000B7D00">
        <w:fldChar w:fldCharType="end"/>
      </w:r>
      <w:r w:rsidR="000B7D00">
        <w:t xml:space="preserve"> </w:t>
      </w:r>
      <w:r w:rsidR="000B7D00">
        <w:fldChar w:fldCharType="begin"/>
      </w:r>
      <w:r w:rsidR="000B7D00">
        <w:instrText xml:space="preserve"> REF  _Ref359490430 \h </w:instrText>
      </w:r>
      <w:r w:rsidR="000B7D00">
        <w:fldChar w:fldCharType="separate"/>
      </w:r>
      <w:r w:rsidR="00834BB3">
        <w:t xml:space="preserve">Function </w:t>
      </w:r>
      <w:r w:rsidR="00834BB3">
        <w:rPr>
          <w:i/>
        </w:rPr>
        <w:t>BFE_runScheduleStep</w:t>
      </w:r>
      <w:r w:rsidR="000B7D00">
        <w:fldChar w:fldCharType="end"/>
      </w:r>
      <w:r w:rsidR="004638EC">
        <w:t>)</w:t>
      </w:r>
    </w:p>
    <w:p w14:paraId="1BC3AEC8" w14:textId="77777777" w:rsidR="006B59B2" w:rsidRDefault="006B59B2" w:rsidP="00B347F8">
      <w:pPr>
        <w:pStyle w:val="ListParagraph"/>
        <w:numPr>
          <w:ilvl w:val="0"/>
          <w:numId w:val="23"/>
        </w:numPr>
        <w:spacing w:before="40" w:after="40"/>
        <w:rPr>
          <w:b/>
        </w:rPr>
      </w:pPr>
      <w:r w:rsidRPr="00B347F8">
        <w:rPr>
          <w:b/>
        </w:rPr>
        <w:t>Items used</w:t>
      </w:r>
      <w:r w:rsidR="00871F8F">
        <w:rPr>
          <w:b/>
        </w:rPr>
        <w:t>:</w:t>
      </w:r>
    </w:p>
    <w:p w14:paraId="3D14FD55" w14:textId="77777777" w:rsidR="00C81055" w:rsidRDefault="00140D0E" w:rsidP="00C81055">
      <w:pPr>
        <w:pStyle w:val="ListParagraph"/>
        <w:keepNext/>
        <w:spacing w:before="40" w:after="40"/>
        <w:ind w:left="0"/>
      </w:pPr>
      <w:r>
        <w:rPr>
          <w:noProof/>
          <w:lang w:val="fr-FR" w:eastAsia="fr-FR"/>
        </w:rPr>
        <mc:AlternateContent>
          <mc:Choice Requires="wpc">
            <w:drawing>
              <wp:inline distT="0" distB="0" distL="0" distR="0" wp14:anchorId="0EA6C5BE" wp14:editId="2EFCBACE">
                <wp:extent cx="6096000" cy="3379470"/>
                <wp:effectExtent l="0" t="0" r="0" b="0"/>
                <wp:docPr id="4" name="Zone de dessin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 name="Zone de texte 5"/>
                        <wps:cNvSpPr txBox="1"/>
                        <wps:spPr>
                          <a:xfrm>
                            <a:off x="2103120" y="87629"/>
                            <a:ext cx="1775460" cy="1701165"/>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4D4E6593" w14:textId="77777777" w:rsidR="001C49CD" w:rsidRPr="003568A6" w:rsidRDefault="001C49CD" w:rsidP="005316EE">
                              <w:pPr>
                                <w:jc w:val="center"/>
                                <w:rPr>
                                  <w:b/>
                                  <w:lang w:val="en-US"/>
                                </w:rPr>
                              </w:pPr>
                              <w:r>
                                <w:rPr>
                                  <w:b/>
                                  <w:lang w:val="en-US"/>
                                </w:rPr>
                                <w:t>M_</w:t>
                              </w:r>
                              <w:r w:rsidRPr="003568A6">
                                <w:rPr>
                                  <w:b/>
                                  <w:lang w:val="en-US"/>
                                </w:rPr>
                                <w:t>SelectStepId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Pentagone 6"/>
                        <wps:cNvSpPr/>
                        <wps:spPr>
                          <a:xfrm>
                            <a:off x="285750" y="358140"/>
                            <a:ext cx="1809750" cy="180975"/>
                          </a:xfrm>
                          <a:prstGeom prst="homePlate">
                            <a:avLst/>
                          </a:prstGeom>
                        </wps:spPr>
                        <wps:style>
                          <a:lnRef idx="1">
                            <a:schemeClr val="accent4"/>
                          </a:lnRef>
                          <a:fillRef idx="3">
                            <a:schemeClr val="accent4"/>
                          </a:fillRef>
                          <a:effectRef idx="2">
                            <a:schemeClr val="accent4"/>
                          </a:effectRef>
                          <a:fontRef idx="minor">
                            <a:schemeClr val="lt1"/>
                          </a:fontRef>
                        </wps:style>
                        <wps:txbx>
                          <w:txbxContent>
                            <w:p w14:paraId="11D32B5F" w14:textId="77777777" w:rsidR="001C49CD" w:rsidRPr="005316EE" w:rsidRDefault="001C49CD" w:rsidP="005316EE">
                              <w:pPr>
                                <w:jc w:val="center"/>
                                <w:rPr>
                                  <w:sz w:val="16"/>
                                  <w:szCs w:val="16"/>
                                  <w:lang w:val="en-US"/>
                                </w:rPr>
                              </w:pPr>
                              <w:r w:rsidRPr="005316EE">
                                <w:rPr>
                                  <w:sz w:val="16"/>
                                  <w:szCs w:val="16"/>
                                  <w:lang w:val="en-US"/>
                                </w:rPr>
                                <w:t>Selected cycle Id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1" name="Pentagone 361"/>
                        <wps:cNvSpPr/>
                        <wps:spPr>
                          <a:xfrm>
                            <a:off x="285750" y="1016077"/>
                            <a:ext cx="1809750" cy="180975"/>
                          </a:xfrm>
                          <a:prstGeom prst="homePlate">
                            <a:avLst/>
                          </a:prstGeom>
                        </wps:spPr>
                        <wps:style>
                          <a:lnRef idx="1">
                            <a:schemeClr val="accent4"/>
                          </a:lnRef>
                          <a:fillRef idx="2">
                            <a:schemeClr val="accent4"/>
                          </a:fillRef>
                          <a:effectRef idx="1">
                            <a:schemeClr val="accent4"/>
                          </a:effectRef>
                          <a:fontRef idx="minor">
                            <a:schemeClr val="dk1"/>
                          </a:fontRef>
                        </wps:style>
                        <wps:txbx>
                          <w:txbxContent>
                            <w:p w14:paraId="6FA4FEB3" w14:textId="77777777" w:rsidR="001C49CD" w:rsidRPr="005316EE" w:rsidRDefault="001C49CD" w:rsidP="005316EE">
                              <w:pPr>
                                <w:jc w:val="center"/>
                                <w:rPr>
                                  <w:sz w:val="16"/>
                                  <w:szCs w:val="16"/>
                                  <w:lang w:val="en-US"/>
                                </w:rPr>
                              </w:pPr>
                              <w:r>
                                <w:rPr>
                                  <w:sz w:val="16"/>
                                  <w:szCs w:val="16"/>
                                  <w:lang w:val="en-US"/>
                                </w:rPr>
                                <w:t>Step Ending flag</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3" name="Flèche droite à entaille 363"/>
                        <wps:cNvSpPr/>
                        <wps:spPr>
                          <a:xfrm>
                            <a:off x="3895725" y="756285"/>
                            <a:ext cx="1790700" cy="361950"/>
                          </a:xfrm>
                          <a:prstGeom prst="notchedRightArrow">
                            <a:avLst/>
                          </a:prstGeom>
                        </wps:spPr>
                        <wps:style>
                          <a:lnRef idx="1">
                            <a:schemeClr val="accent6"/>
                          </a:lnRef>
                          <a:fillRef idx="2">
                            <a:schemeClr val="accent6"/>
                          </a:fillRef>
                          <a:effectRef idx="1">
                            <a:schemeClr val="accent6"/>
                          </a:effectRef>
                          <a:fontRef idx="minor">
                            <a:schemeClr val="dk1"/>
                          </a:fontRef>
                        </wps:style>
                        <wps:txbx>
                          <w:txbxContent>
                            <w:p w14:paraId="57F16C38" w14:textId="77777777" w:rsidR="001C49CD" w:rsidRPr="003568A6" w:rsidRDefault="001C49CD" w:rsidP="003568A6">
                              <w:pPr>
                                <w:pStyle w:val="NormalWeb"/>
                                <w:spacing w:before="0" w:beforeAutospacing="0" w:after="0" w:afterAutospacing="0"/>
                                <w:jc w:val="center"/>
                                <w:rPr>
                                  <w:lang w:val="en-US"/>
                                </w:rPr>
                              </w:pPr>
                              <w:r w:rsidRPr="003568A6">
                                <w:rPr>
                                  <w:rFonts w:ascii="Arial" w:eastAsia="Times New Roman" w:hAnsi="Arial"/>
                                  <w:sz w:val="20"/>
                                  <w:szCs w:val="20"/>
                                  <w:lang w:val="en-US"/>
                                </w:rPr>
                                <w:t>Step identifier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 name="Rectangle avec flèche vers le haut 13"/>
                        <wps:cNvSpPr/>
                        <wps:spPr>
                          <a:xfrm>
                            <a:off x="2103120" y="1788795"/>
                            <a:ext cx="1792605" cy="551244"/>
                          </a:xfrm>
                          <a:prstGeom prst="upArrowCallout">
                            <a:avLst>
                              <a:gd name="adj1" fmla="val 5700"/>
                              <a:gd name="adj2" fmla="val 6577"/>
                              <a:gd name="adj3" fmla="val 9145"/>
                              <a:gd name="adj4" fmla="val 72031"/>
                            </a:avLst>
                          </a:prstGeom>
                        </wps:spPr>
                        <wps:style>
                          <a:lnRef idx="1">
                            <a:schemeClr val="dk1"/>
                          </a:lnRef>
                          <a:fillRef idx="2">
                            <a:schemeClr val="dk1"/>
                          </a:fillRef>
                          <a:effectRef idx="1">
                            <a:schemeClr val="dk1"/>
                          </a:effectRef>
                          <a:fontRef idx="minor">
                            <a:schemeClr val="dk1"/>
                          </a:fontRef>
                        </wps:style>
                        <wps:txbx>
                          <w:txbxContent>
                            <w:p w14:paraId="78A7B375" w14:textId="77777777" w:rsidR="001C49CD" w:rsidRPr="00BB6B42" w:rsidRDefault="001C49CD" w:rsidP="00BB6B42">
                              <w:pPr>
                                <w:jc w:val="center"/>
                                <w:rPr>
                                  <w:lang w:val="en-US"/>
                                </w:rPr>
                              </w:pPr>
                              <w:r w:rsidRPr="00BB6B42">
                                <w:rPr>
                                  <w:lang w:val="en-US"/>
                                </w:rPr>
                                <w:t>C</w:t>
                              </w:r>
                              <w:r>
                                <w:rPr>
                                  <w:lang w:val="en-US"/>
                                </w:rPr>
                                <w:t>ycles parameters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4" name="Pentagone 364"/>
                        <wps:cNvSpPr/>
                        <wps:spPr>
                          <a:xfrm>
                            <a:off x="758190" y="2979420"/>
                            <a:ext cx="1203960" cy="180975"/>
                          </a:xfrm>
                          <a:prstGeom prst="homePlate">
                            <a:avLst/>
                          </a:prstGeom>
                        </wps:spPr>
                        <wps:style>
                          <a:lnRef idx="1">
                            <a:schemeClr val="accent4"/>
                          </a:lnRef>
                          <a:fillRef idx="3">
                            <a:schemeClr val="accent4"/>
                          </a:fillRef>
                          <a:effectRef idx="2">
                            <a:schemeClr val="accent4"/>
                          </a:effectRef>
                          <a:fontRef idx="minor">
                            <a:schemeClr val="lt1"/>
                          </a:fontRef>
                        </wps:style>
                        <wps:txbx>
                          <w:txbxContent>
                            <w:p w14:paraId="115C714E" w14:textId="77777777" w:rsidR="001C49CD" w:rsidRPr="00BB6B42" w:rsidRDefault="001C49CD" w:rsidP="00BB6B42">
                              <w:pPr>
                                <w:pStyle w:val="NormalWeb"/>
                                <w:spacing w:before="0" w:beforeAutospacing="0" w:after="0" w:afterAutospacing="0"/>
                                <w:jc w:val="center"/>
                                <w:rPr>
                                  <w:lang w:val="fr-FR"/>
                                </w:rPr>
                              </w:pPr>
                              <w:r>
                                <w:rPr>
                                  <w:rFonts w:ascii="Arial" w:eastAsia="Times New Roman" w:hAnsi="Arial"/>
                                  <w:sz w:val="16"/>
                                  <w:szCs w:val="16"/>
                                  <w:lang w:val="fr-FR"/>
                                </w:rPr>
                                <w:t>BFE input</w:t>
                              </w:r>
                            </w:p>
                          </w:txbxContent>
                        </wps:txbx>
                        <wps:bodyPr rot="0" spcFirstLastPara="0" vert="horz" wrap="square" lIns="0" tIns="0" rIns="0" bIns="0" numCol="1" spcCol="0" rtlCol="0" fromWordArt="0" anchor="t" anchorCtr="0" forceAA="0" compatLnSpc="1">
                          <a:prstTxWarp prst="textNoShape">
                            <a:avLst/>
                          </a:prstTxWarp>
                          <a:noAutofit/>
                        </wps:bodyPr>
                      </wps:wsp>
                      <wps:wsp>
                        <wps:cNvPr id="365" name="Pentagone 365"/>
                        <wps:cNvSpPr/>
                        <wps:spPr>
                          <a:xfrm>
                            <a:off x="767715" y="2510790"/>
                            <a:ext cx="1194435" cy="180975"/>
                          </a:xfrm>
                          <a:prstGeom prst="homePlate">
                            <a:avLst/>
                          </a:prstGeom>
                        </wps:spPr>
                        <wps:style>
                          <a:lnRef idx="1">
                            <a:schemeClr val="accent4"/>
                          </a:lnRef>
                          <a:fillRef idx="2">
                            <a:schemeClr val="accent4"/>
                          </a:fillRef>
                          <a:effectRef idx="1">
                            <a:schemeClr val="accent4"/>
                          </a:effectRef>
                          <a:fontRef idx="minor">
                            <a:schemeClr val="dk1"/>
                          </a:fontRef>
                        </wps:style>
                        <wps:txbx>
                          <w:txbxContent>
                            <w:p w14:paraId="433FBBC7" w14:textId="77777777" w:rsidR="001C49CD" w:rsidRPr="00BB6B42" w:rsidRDefault="001C49CD" w:rsidP="00BB6B42">
                              <w:pPr>
                                <w:pStyle w:val="NormalWeb"/>
                                <w:spacing w:before="0" w:beforeAutospacing="0" w:after="0" w:afterAutospacing="0"/>
                                <w:jc w:val="center"/>
                                <w:rPr>
                                  <w:lang w:val="en-US"/>
                                </w:rPr>
                              </w:pPr>
                              <w:r w:rsidRPr="00BB6B42">
                                <w:rPr>
                                  <w:rFonts w:ascii="Arial" w:eastAsia="Times New Roman" w:hAnsi="Arial"/>
                                  <w:sz w:val="16"/>
                                  <w:szCs w:val="16"/>
                                  <w:lang w:val="en-US"/>
                                </w:rPr>
                                <w:t>BFE internal data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93" name="Flèche droite à entaille 393"/>
                        <wps:cNvSpPr/>
                        <wps:spPr>
                          <a:xfrm>
                            <a:off x="2087880" y="2428875"/>
                            <a:ext cx="1790700" cy="361950"/>
                          </a:xfrm>
                          <a:prstGeom prst="notchedRightArrow">
                            <a:avLst/>
                          </a:prstGeom>
                        </wps:spPr>
                        <wps:style>
                          <a:lnRef idx="1">
                            <a:schemeClr val="accent6"/>
                          </a:lnRef>
                          <a:fillRef idx="2">
                            <a:schemeClr val="accent6"/>
                          </a:fillRef>
                          <a:effectRef idx="1">
                            <a:schemeClr val="accent6"/>
                          </a:effectRef>
                          <a:fontRef idx="minor">
                            <a:schemeClr val="dk1"/>
                          </a:fontRef>
                        </wps:style>
                        <wps:txbx>
                          <w:txbxContent>
                            <w:p w14:paraId="2B3F3B0A" w14:textId="77777777" w:rsidR="001C49CD" w:rsidRPr="00BB6B42" w:rsidRDefault="001C49CD" w:rsidP="00BB6B42">
                              <w:pPr>
                                <w:pStyle w:val="NormalWeb"/>
                                <w:spacing w:before="0" w:beforeAutospacing="0" w:after="0" w:afterAutospacing="0"/>
                                <w:jc w:val="center"/>
                                <w:rPr>
                                  <w:lang w:val="en-US"/>
                                </w:rPr>
                              </w:pPr>
                              <w:r w:rsidRPr="00BB6B42">
                                <w:rPr>
                                  <w:rFonts w:ascii="Arial" w:eastAsia="Times New Roman" w:hAnsi="Arial"/>
                                  <w:sz w:val="20"/>
                                  <w:szCs w:val="20"/>
                                  <w:lang w:val="en-US"/>
                                </w:rPr>
                                <w:t>BFE internal data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94" name="Rectangle avec flèche vers le haut 394"/>
                        <wps:cNvSpPr/>
                        <wps:spPr>
                          <a:xfrm>
                            <a:off x="4340655" y="2545080"/>
                            <a:ext cx="1191600" cy="559141"/>
                          </a:xfrm>
                          <a:prstGeom prst="upArrowCallout">
                            <a:avLst>
                              <a:gd name="adj1" fmla="val 5700"/>
                              <a:gd name="adj2" fmla="val 6577"/>
                              <a:gd name="adj3" fmla="val 9145"/>
                              <a:gd name="adj4" fmla="val 72031"/>
                            </a:avLst>
                          </a:prstGeom>
                        </wps:spPr>
                        <wps:style>
                          <a:lnRef idx="1">
                            <a:schemeClr val="dk1"/>
                          </a:lnRef>
                          <a:fillRef idx="2">
                            <a:schemeClr val="dk1"/>
                          </a:fillRef>
                          <a:effectRef idx="1">
                            <a:schemeClr val="dk1"/>
                          </a:effectRef>
                          <a:fontRef idx="minor">
                            <a:schemeClr val="dk1"/>
                          </a:fontRef>
                        </wps:style>
                        <wps:txbx>
                          <w:txbxContent>
                            <w:p w14:paraId="34644DCF" w14:textId="77777777" w:rsidR="001C49CD" w:rsidRPr="00BB6B42" w:rsidRDefault="001C49CD" w:rsidP="00BB6B42">
                              <w:pPr>
                                <w:pStyle w:val="NormalWeb"/>
                                <w:spacing w:before="0" w:beforeAutospacing="0" w:after="0" w:afterAutospacing="0"/>
                                <w:jc w:val="center"/>
                                <w:rPr>
                                  <w:lang w:val="en-US"/>
                                </w:rPr>
                              </w:pPr>
                              <w:r w:rsidRPr="00BB6B42">
                                <w:rPr>
                                  <w:rFonts w:ascii="Arial" w:eastAsia="Times New Roman" w:hAnsi="Arial"/>
                                  <w:sz w:val="20"/>
                                  <w:szCs w:val="20"/>
                                  <w:lang w:val="en-US"/>
                                </w:rPr>
                                <w:t>Post build parameters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5" name="Flèche droite à entaille 395"/>
                        <wps:cNvSpPr/>
                        <wps:spPr>
                          <a:xfrm>
                            <a:off x="2087880" y="2891790"/>
                            <a:ext cx="1790700" cy="361950"/>
                          </a:xfrm>
                          <a:prstGeom prst="notchedRightArrow">
                            <a:avLst/>
                          </a:prstGeom>
                        </wps:spPr>
                        <wps:style>
                          <a:lnRef idx="1">
                            <a:schemeClr val="accent6"/>
                          </a:lnRef>
                          <a:fillRef idx="3">
                            <a:schemeClr val="accent6"/>
                          </a:fillRef>
                          <a:effectRef idx="2">
                            <a:schemeClr val="accent6"/>
                          </a:effectRef>
                          <a:fontRef idx="minor">
                            <a:schemeClr val="lt1"/>
                          </a:fontRef>
                        </wps:style>
                        <wps:txbx>
                          <w:txbxContent>
                            <w:p w14:paraId="1DC91F4B" w14:textId="77777777" w:rsidR="001C49CD" w:rsidRDefault="001C49CD" w:rsidP="00BB6B42">
                              <w:pPr>
                                <w:pStyle w:val="NormalWeb"/>
                                <w:spacing w:before="0" w:beforeAutospacing="0" w:after="0" w:afterAutospacing="0"/>
                                <w:jc w:val="center"/>
                              </w:pPr>
                              <w:r>
                                <w:rPr>
                                  <w:rFonts w:ascii="Arial" w:eastAsia="Times New Roman" w:hAnsi="Arial"/>
                                  <w:sz w:val="20"/>
                                  <w:szCs w:val="20"/>
                                </w:rPr>
                                <w:t>BFE output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08" name="Pentagone 361"/>
                        <wps:cNvSpPr/>
                        <wps:spPr>
                          <a:xfrm>
                            <a:off x="285750" y="674818"/>
                            <a:ext cx="1809750" cy="180975"/>
                          </a:xfrm>
                          <a:prstGeom prst="homePlate">
                            <a:avLst/>
                          </a:prstGeom>
                        </wps:spPr>
                        <wps:style>
                          <a:lnRef idx="1">
                            <a:schemeClr val="accent4"/>
                          </a:lnRef>
                          <a:fillRef idx="2">
                            <a:schemeClr val="accent4"/>
                          </a:fillRef>
                          <a:effectRef idx="1">
                            <a:schemeClr val="accent4"/>
                          </a:effectRef>
                          <a:fontRef idx="minor">
                            <a:schemeClr val="dk1"/>
                          </a:fontRef>
                        </wps:style>
                        <wps:txbx>
                          <w:txbxContent>
                            <w:p w14:paraId="01B70154" w14:textId="77777777" w:rsidR="001C49CD" w:rsidRPr="005316EE" w:rsidRDefault="001C49CD" w:rsidP="005316EE">
                              <w:pPr>
                                <w:jc w:val="center"/>
                                <w:rPr>
                                  <w:sz w:val="16"/>
                                  <w:szCs w:val="16"/>
                                  <w:lang w:val="en-US"/>
                                </w:rPr>
                              </w:pPr>
                              <w:r>
                                <w:rPr>
                                  <w:sz w:val="16"/>
                                  <w:szCs w:val="16"/>
                                  <w:lang w:val="en-US"/>
                                </w:rPr>
                                <w:t>Previous Selected cycle Id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09" name="Pentagone 361"/>
                        <wps:cNvSpPr/>
                        <wps:spPr>
                          <a:xfrm>
                            <a:off x="285750" y="1375587"/>
                            <a:ext cx="1809750" cy="180975"/>
                          </a:xfrm>
                          <a:prstGeom prst="homePlate">
                            <a:avLst/>
                          </a:prstGeom>
                        </wps:spPr>
                        <wps:style>
                          <a:lnRef idx="1">
                            <a:schemeClr val="accent4"/>
                          </a:lnRef>
                          <a:fillRef idx="2">
                            <a:schemeClr val="accent4"/>
                          </a:fillRef>
                          <a:effectRef idx="1">
                            <a:schemeClr val="accent4"/>
                          </a:effectRef>
                          <a:fontRef idx="minor">
                            <a:schemeClr val="dk1"/>
                          </a:fontRef>
                        </wps:style>
                        <wps:txbx>
                          <w:txbxContent>
                            <w:p w14:paraId="6903E02B" w14:textId="77777777" w:rsidR="001C49CD" w:rsidRPr="005316EE" w:rsidRDefault="001C49CD" w:rsidP="005316EE">
                              <w:pPr>
                                <w:jc w:val="center"/>
                                <w:rPr>
                                  <w:sz w:val="16"/>
                                  <w:szCs w:val="16"/>
                                  <w:lang w:val="en-US"/>
                                </w:rPr>
                              </w:pPr>
                              <w:r>
                                <w:rPr>
                                  <w:sz w:val="16"/>
                                  <w:szCs w:val="16"/>
                                  <w:lang w:val="en-US"/>
                                </w:rPr>
                                <w:t>Previous Step Identifier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11" name="Snip Single Corner Rectangle 611"/>
                        <wps:cNvSpPr/>
                        <wps:spPr>
                          <a:xfrm>
                            <a:off x="2102751" y="1556257"/>
                            <a:ext cx="825233" cy="232450"/>
                          </a:xfrm>
                          <a:prstGeom prst="snip1Rect">
                            <a:avLst>
                              <a:gd name="adj" fmla="val 13364"/>
                            </a:avLst>
                          </a:prstGeom>
                          <a:effectLst/>
                        </wps:spPr>
                        <wps:style>
                          <a:lnRef idx="1">
                            <a:schemeClr val="accent1"/>
                          </a:lnRef>
                          <a:fillRef idx="2">
                            <a:schemeClr val="accent1"/>
                          </a:fillRef>
                          <a:effectRef idx="1">
                            <a:schemeClr val="accent1"/>
                          </a:effectRef>
                          <a:fontRef idx="minor">
                            <a:schemeClr val="dk1"/>
                          </a:fontRef>
                        </wps:style>
                        <wps:txbx>
                          <w:txbxContent>
                            <w:p w14:paraId="41739F99" w14:textId="77777777" w:rsidR="001C49CD" w:rsidRPr="000B7D00" w:rsidRDefault="001C49CD" w:rsidP="00D03FC9">
                              <w:pPr>
                                <w:rPr>
                                  <w:color w:val="000000" w:themeColor="text1"/>
                                  <w:sz w:val="18"/>
                                  <w:lang w:val="fr-FR"/>
                                </w:rPr>
                              </w:pPr>
                              <w:r w:rsidRPr="000B7D00">
                                <w:rPr>
                                  <w:color w:val="000000" w:themeColor="text1"/>
                                  <w:sz w:val="18"/>
                                  <w:lang w:val="fr-FR"/>
                                </w:rPr>
                                <w:t>TF_G_111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EA6C5BE" id="Zone de dessin 4" o:spid="_x0000_s1461" editas="canvas" style="width:480pt;height:266.1pt;mso-position-horizontal-relative:char;mso-position-vertical-relative:line" coordsize="60960,33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">
                <v:shape id="_x0000_s1462" type="#_x0000_t75" style="position:absolute;width:60960;height:33794;visibility:visible;mso-wrap-style:square">
                  <v:fill o:detectmouseclick="t"/>
                  <v:path o:connecttype="none"/>
                </v:shape>
                <v:shape id="Zone de texte 5" o:spid="_x0000_s1463" type="#_x0000_t202" style="position:absolute;left:21031;top:876;width:17754;height:170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EBQMIA&#10;AADaAAAADwAAAGRycy9kb3ducmV2LnhtbESP0WoCMRRE34X+Q7gFX0QTFaWsRlFB0NYXrR9w3dzu&#10;Lt3crEnU7d83hYKPw8ycYebL1tbiTj5UjjUMBwoEce5MxYWG8+e2/wYiRGSDtWPS8EMBlouXzhwz&#10;4x58pPspFiJBOGSooYyxyaQMeUkWw8A1xMn7ct5iTNIX0nh8JLit5UipqbRYcVoosaFNSfn36WY1&#10;9N6vNB3zx35zuR7GSg3X7CdHrbuv7WoGIlIbn+H/9s5omMDflXQD5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QQFAwgAAANoAAAAPAAAAAAAAAAAAAAAAAJgCAABkcnMvZG93&#10;bnJldi54bWxQSwUGAAAAAAQABAD1AAAAhwMAAAAA&#10;" fillcolor="#a7bfde [1620]" strokecolor="#4579b8 [3044]">
                  <v:fill color2="#e4ecf5 [500]" rotate="t" angle="180" colors="0 #a3c4ff;22938f #bfd5ff;1 #e5eeff" focus="100%" type="gradient"/>
                  <v:shadow on="t" color="black" opacity="24903f" origin=",.5" offset="0,.55556mm"/>
                  <v:textbox>
                    <w:txbxContent>
                      <w:p w14:paraId="4D4E6593" w14:textId="77777777" w:rsidR="001C49CD" w:rsidRPr="003568A6" w:rsidRDefault="001C49CD" w:rsidP="005316EE">
                        <w:pPr>
                          <w:jc w:val="center"/>
                          <w:rPr>
                            <w:b/>
                            <w:lang w:val="en-US"/>
                          </w:rPr>
                        </w:pPr>
                        <w:r>
                          <w:rPr>
                            <w:b/>
                            <w:lang w:val="en-US"/>
                          </w:rPr>
                          <w:t>M_</w:t>
                        </w:r>
                        <w:r w:rsidRPr="003568A6">
                          <w:rPr>
                            <w:b/>
                            <w:lang w:val="en-US"/>
                          </w:rPr>
                          <w:t>SelectStepId</w:t>
                        </w:r>
                      </w:p>
                    </w:txbxContent>
                  </v:textbox>
                </v:shape>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6" o:spid="_x0000_s1464" type="#_x0000_t15" style="position:absolute;left:2857;top:3581;width:18098;height:1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R48UA&#10;AADaAAAADwAAAGRycy9kb3ducmV2LnhtbESPQWvCQBSE74X+h+UVems2lSAlZpVWEI30osb2+si+&#10;JsHs25DdJvHfu4WCx2FmvmGy1WRaMVDvGssKXqMYBHFpdcOVguK0eXkD4TyyxtYyKbiSg9Xy8SHD&#10;VNuRDzQcfSUChF2KCmrvu1RKV9Zk0EW2Iw7ej+0N+iD7SuoexwA3rZzF8VwabDgs1NjRuqbycvw1&#10;Cj5PVXJYb5L8si+25+vXlH9/7HKlnp+m9wUIT5O/h//bO61gDn9Xwg2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6lHjxQAAANoAAAAPAAAAAAAAAAAAAAAAAJgCAABkcnMv&#10;ZG93bnJldi54bWxQSwUGAAAAAAQABAD1AAAAigMAAAAA&#10;" adj="20520" fillcolor="#413253 [1639]" strokecolor="#795d9b [3047]">
                  <v:fill color2="#775c99 [3015]" rotate="t" angle="180" colors="0 #5d417e;52429f #7b58a6;1 #7b57a8" focus="100%" type="gradient">
                    <o:fill v:ext="view" type="gradientUnscaled"/>
                  </v:fill>
                  <v:shadow on="t" color="black" opacity="22937f" origin=",.5" offset="0,.63889mm"/>
                  <v:textbox inset="0,0,0,0">
                    <w:txbxContent>
                      <w:p w14:paraId="11D32B5F" w14:textId="77777777" w:rsidR="001C49CD" w:rsidRPr="005316EE" w:rsidRDefault="001C49CD" w:rsidP="005316EE">
                        <w:pPr>
                          <w:jc w:val="center"/>
                          <w:rPr>
                            <w:sz w:val="16"/>
                            <w:szCs w:val="16"/>
                            <w:lang w:val="en-US"/>
                          </w:rPr>
                        </w:pPr>
                        <w:r w:rsidRPr="005316EE">
                          <w:rPr>
                            <w:sz w:val="16"/>
                            <w:szCs w:val="16"/>
                            <w:lang w:val="en-US"/>
                          </w:rPr>
                          <w:t>Selected cycle Id</w:t>
                        </w:r>
                      </w:p>
                    </w:txbxContent>
                  </v:textbox>
                </v:shape>
                <v:shape id="Pentagone 361" o:spid="_x0000_s1465" type="#_x0000_t15" style="position:absolute;left:2857;top:10160;width:18098;height:1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Or5MUA&#10;AADcAAAADwAAAGRycy9kb3ducmV2LnhtbESPzW7CMBCE75X6DtZW4lYcKD9RikGlCNHeCukDbOMl&#10;ibDXkW0gvD2uVKnH0cx8o1msemvEhXxoHSsYDTMQxJXTLdcKvsvtcw4iRGSNxjEpuFGA1fLxYYGF&#10;dlfe0+UQa5EgHApU0MTYFVKGqiGLYeg64uQdnbcYk/S11B6vCW6NHGfZTFpsOS002NF7Q9XpcLYK&#10;Tu36a77JzfTTZ9PdxJT5z7HMlRo89W+vICL18T/81/7QCl5mI/g9k4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06vkxQAAANwAAAAPAAAAAAAAAAAAAAAAAJgCAABkcnMv&#10;ZG93bnJldi54bWxQSwUGAAAAAAQABAD1AAAAigMAAAAA&#10;" adj="20520" fillcolor="#bfb1d0 [1623]" strokecolor="#795d9b [3047]">
                  <v:fill color2="#ece7f1 [503]" rotate="t" angle="180" colors="0 #c9b5e8;22938f #d9cbee;1 #f0eaf9" focus="100%" type="gradient"/>
                  <v:shadow on="t" color="black" opacity="24903f" origin=",.5" offset="0,.55556mm"/>
                  <v:textbox inset="0,0,0,0">
                    <w:txbxContent>
                      <w:p w14:paraId="6FA4FEB3" w14:textId="77777777" w:rsidR="001C49CD" w:rsidRPr="005316EE" w:rsidRDefault="001C49CD" w:rsidP="005316EE">
                        <w:pPr>
                          <w:jc w:val="center"/>
                          <w:rPr>
                            <w:sz w:val="16"/>
                            <w:szCs w:val="16"/>
                            <w:lang w:val="en-US"/>
                          </w:rPr>
                        </w:pPr>
                        <w:r>
                          <w:rPr>
                            <w:sz w:val="16"/>
                            <w:szCs w:val="16"/>
                            <w:lang w:val="en-US"/>
                          </w:rPr>
                          <w:t>Step Ending flag</w:t>
                        </w:r>
                      </w:p>
                    </w:txbxContent>
                  </v:textbox>
                </v:shape>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Flèche droite à entaille 363" o:spid="_x0000_s1466" type="#_x0000_t94" style="position:absolute;left:38957;top:7562;width:17907;height:3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mubsYA&#10;AADcAAAADwAAAGRycy9kb3ducmV2LnhtbESPT2vCQBTE74LfYXmF3nRTA1JTVymC9A+hoPbQ4zP7&#10;moRm38bdrUm+vSsIHoeZ+Q2zXPemEWdyvras4GmagCAurK65VPB92E6eQfiArLGxTAoG8rBejUdL&#10;zLTteEfnfShFhLDPUEEVQptJ6YuKDPqpbYmj92udwRClK6V22EW4aeQsSebSYM1xocKWNhUVf/t/&#10;oyB3X+l2+Pn86HDxlrfDcMxP3VGpx4f+9QVEoD7cw7f2u1aQzlO4nolHQK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WmubsYAAADcAAAADwAAAAAAAAAAAAAAAACYAgAAZHJz&#10;L2Rvd25yZXYueG1sUEsFBgAAAAAEAAQA9QAAAIsDAAAAAA==&#10;" adj="19417" fillcolor="#fbcaa2 [1625]" strokecolor="#f68c36 [3049]">
                  <v:fill color2="#fdefe3 [505]" rotate="t" angle="180" colors="0 #ffbe86;22938f #ffd0aa;1 #ffebdb" focus="100%" type="gradient"/>
                  <v:shadow on="t" color="black" opacity="24903f" origin=",.5" offset="0,.55556mm"/>
                  <v:textbox inset="0,0,0,0">
                    <w:txbxContent>
                      <w:p w14:paraId="57F16C38" w14:textId="77777777" w:rsidR="001C49CD" w:rsidRPr="003568A6" w:rsidRDefault="001C49CD" w:rsidP="003568A6">
                        <w:pPr>
                          <w:pStyle w:val="NormalWeb"/>
                          <w:spacing w:before="0" w:beforeAutospacing="0" w:after="0" w:afterAutospacing="0"/>
                          <w:jc w:val="center"/>
                          <w:rPr>
                            <w:lang w:val="en-US"/>
                          </w:rPr>
                        </w:pPr>
                        <w:r w:rsidRPr="003568A6">
                          <w:rPr>
                            <w:rFonts w:ascii="Arial" w:eastAsia="Times New Roman" w:hAnsi="Arial"/>
                            <w:sz w:val="20"/>
                            <w:szCs w:val="20"/>
                            <w:lang w:val="en-US"/>
                          </w:rPr>
                          <w:t>Step identifier</w:t>
                        </w:r>
                      </w:p>
                    </w:txbxContent>
                  </v:textbox>
                </v:shape>
                <v:shapetype id="_x0000_t79" coordsize="21600,21600" o:spt="79" adj="7200,5400,3600,8100" path="m0@0l@3@0@3@2@1@2,10800,0@4@2@5@2@5@0,21600@0,21600,21600,,21600xe">
                  <v:stroke joinstyle="miter"/>
                  <v:formulas>
                    <v:f eqn="val #0"/>
                    <v:f eqn="val #1"/>
                    <v:f eqn="val #2"/>
                    <v:f eqn="val #3"/>
                    <v:f eqn="sum 21600 0 #1"/>
                    <v:f eqn="sum 21600 0 #3"/>
                    <v:f eqn="sum #0 21600 0"/>
                    <v:f eqn="prod @6 1 2"/>
                  </v:formulas>
                  <v:path o:connecttype="custom" o:connectlocs="10800,0;0,@7;10800,21600;21600,@7" o:connectangles="270,180,90,0" textboxrect="0,@0,21600,21600"/>
                  <v:handles>
                    <v:h position="topLeft,#0" yrange="@2,21600"/>
                    <v:h position="#1,topLeft" xrange="0,@3"/>
                    <v:h position="#3,#2" xrange="@1,10800" yrange="0,@0"/>
                  </v:handles>
                </v:shapetype>
                <v:shape id="Rectangle avec flèche vers le haut 13" o:spid="_x0000_s1467" type="#_x0000_t79" style="position:absolute;left:21031;top:17887;width:17926;height:55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v9cAA&#10;AADbAAAADwAAAGRycy9kb3ducmV2LnhtbERP24rCMBB9F/Yfwiz4UtbU21q6RhFZQZ/EywcMzdiW&#10;bSaliZr9eyMIvs3hXGe+DKYRN+pcbVnBcJCCIC6srrlUcD5tvjIQziNrbCyTgn9ysFx89OaYa3vn&#10;A92OvhQxhF2OCirv21xKV1Rk0A1sSxy5i+0M+gi7UuoO7zHcNHKUpt/SYM2xocKW1hUVf8erUdAk&#10;GU/CbJ+ui2t2Oodpstv/Jkr1P8PqB4Sn4N/il3ur4/wxPH+JB8jF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V/v9cAAAADbAAAADwAAAAAAAAAAAAAAAACYAgAAZHJzL2Rvd25y&#10;ZXYueG1sUEsFBgAAAAAEAAQA9QAAAIUDAAAAAA==&#10;" adj="6041,10363,1975,10611" fillcolor="gray [1616]" strokecolor="black [3040]">
                  <v:fill color2="#d9d9d9 [496]" rotate="t" angle="180" colors="0 #bcbcbc;22938f #d0d0d0;1 #ededed" focus="100%" type="gradient"/>
                  <v:shadow on="t" color="black" opacity="24903f" origin=",.5" offset="0,.55556mm"/>
                  <v:textbox>
                    <w:txbxContent>
                      <w:p w14:paraId="78A7B375" w14:textId="77777777" w:rsidR="001C49CD" w:rsidRPr="00BB6B42" w:rsidRDefault="001C49CD" w:rsidP="00BB6B42">
                        <w:pPr>
                          <w:jc w:val="center"/>
                          <w:rPr>
                            <w:lang w:val="en-US"/>
                          </w:rPr>
                        </w:pPr>
                        <w:r w:rsidRPr="00BB6B42">
                          <w:rPr>
                            <w:lang w:val="en-US"/>
                          </w:rPr>
                          <w:t>C</w:t>
                        </w:r>
                        <w:r>
                          <w:rPr>
                            <w:lang w:val="en-US"/>
                          </w:rPr>
                          <w:t>ycles parameters</w:t>
                        </w:r>
                      </w:p>
                    </w:txbxContent>
                  </v:textbox>
                </v:shape>
                <v:shape id="Pentagone 364" o:spid="_x0000_s1468" type="#_x0000_t15" style="position:absolute;left:7581;top:29794;width:12040;height:1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PGRcQA&#10;AADcAAAADwAAAGRycy9kb3ducmV2LnhtbESP3WoCMRSE7wu+QziCdzWx2kVWo0jV0quCPw9w2Bw3&#10;i5uTZRN19embguDlMDPfMPNl52pxpTZUnjWMhgoEceFNxaWG42H7PgURIrLB2jNpuFOA5aL3Nsfc&#10;+Bvv6LqPpUgQDjlqsDE2uZShsOQwDH1DnLyTbx3GJNtSmhZvCe5q+aFUJh1WnBYsNvRlqTjvL07D&#10;Ovv+vBzvv7W3Sm3VZvJo1tlB60G/W81AROriK/xs/xgN42wC/2fSEZ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TxkXEAAAA3AAAAA8AAAAAAAAAAAAAAAAAmAIAAGRycy9k&#10;b3ducmV2LnhtbFBLBQYAAAAABAAEAPUAAACJAwAAAAA=&#10;" adj="19977" fillcolor="#413253 [1639]" strokecolor="#795d9b [3047]">
                  <v:fill color2="#775c99 [3015]" rotate="t" angle="180" colors="0 #5d417e;52429f #7b58a6;1 #7b57a8" focus="100%" type="gradient">
                    <o:fill v:ext="view" type="gradientUnscaled"/>
                  </v:fill>
                  <v:shadow on="t" color="black" opacity="22937f" origin=",.5" offset="0,.63889mm"/>
                  <v:textbox inset="0,0,0,0">
                    <w:txbxContent>
                      <w:p w14:paraId="115C714E" w14:textId="77777777" w:rsidR="001C49CD" w:rsidRPr="00BB6B42" w:rsidRDefault="001C49CD" w:rsidP="00BB6B42">
                        <w:pPr>
                          <w:pStyle w:val="NormalWeb"/>
                          <w:spacing w:before="0" w:beforeAutospacing="0" w:after="0" w:afterAutospacing="0"/>
                          <w:jc w:val="center"/>
                          <w:rPr>
                            <w:lang w:val="fr-FR"/>
                          </w:rPr>
                        </w:pPr>
                        <w:r>
                          <w:rPr>
                            <w:rFonts w:ascii="Arial" w:eastAsia="Times New Roman" w:hAnsi="Arial"/>
                            <w:sz w:val="16"/>
                            <w:szCs w:val="16"/>
                            <w:lang w:val="fr-FR"/>
                          </w:rPr>
                          <w:t>BFE input</w:t>
                        </w:r>
                      </w:p>
                    </w:txbxContent>
                  </v:textbox>
                </v:shape>
                <v:shape id="Pentagone 365" o:spid="_x0000_s1469" type="#_x0000_t15" style="position:absolute;left:7677;top:25107;width:11944;height:1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eL88MA&#10;AADcAAAADwAAAGRycy9kb3ducmV2LnhtbERPTWvCQBC9F/wPyxS81U2jtRKzCYlQkIKHqhR6m2bH&#10;JJidDdmtxn/vFgo9Pt53mo+mExcaXGtZwfMsAkFcWd1yreB4eHtagXAeWWNnmRTcyEGeTR5STLS9&#10;8gdd9r4WIYRdggoa7/tESlc1ZNDNbE8cuJMdDPoAh1rqAa8h3HQyjqKlNNhyaGiwp01D1Xn/YxSU&#10;1e77tKDXr1X8XpfShgHF506p6eNYrEF4Gv2/+M+91Qrmyxf4PROOgM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VeL88MAAADcAAAADwAAAAAAAAAAAAAAAACYAgAAZHJzL2Rv&#10;d25yZXYueG1sUEsFBgAAAAAEAAQA9QAAAIgDAAAAAA==&#10;" adj="19964" fillcolor="#bfb1d0 [1623]" strokecolor="#795d9b [3047]">
                  <v:fill color2="#ece7f1 [503]" rotate="t" angle="180" colors="0 #c9b5e8;22938f #d9cbee;1 #f0eaf9" focus="100%" type="gradient"/>
                  <v:shadow on="t" color="black" opacity="24903f" origin=",.5" offset="0,.55556mm"/>
                  <v:textbox inset="0,0,0,0">
                    <w:txbxContent>
                      <w:p w14:paraId="433FBBC7" w14:textId="77777777" w:rsidR="001C49CD" w:rsidRPr="00BB6B42" w:rsidRDefault="001C49CD" w:rsidP="00BB6B42">
                        <w:pPr>
                          <w:pStyle w:val="NormalWeb"/>
                          <w:spacing w:before="0" w:beforeAutospacing="0" w:after="0" w:afterAutospacing="0"/>
                          <w:jc w:val="center"/>
                          <w:rPr>
                            <w:lang w:val="en-US"/>
                          </w:rPr>
                        </w:pPr>
                        <w:r w:rsidRPr="00BB6B42">
                          <w:rPr>
                            <w:rFonts w:ascii="Arial" w:eastAsia="Times New Roman" w:hAnsi="Arial"/>
                            <w:sz w:val="16"/>
                            <w:szCs w:val="16"/>
                            <w:lang w:val="en-US"/>
                          </w:rPr>
                          <w:t>BFE internal data</w:t>
                        </w:r>
                      </w:p>
                    </w:txbxContent>
                  </v:textbox>
                </v:shape>
                <v:shape id="Flèche droite à entaille 393" o:spid="_x0000_s1470" type="#_x0000_t94" style="position:absolute;left:20878;top:24288;width:17907;height:3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zeScYA&#10;AADcAAAADwAAAGRycy9kb3ducmV2LnhtbESPS2vDMBCE74H+B7GF3hK5NZTEiRJKIfSBCeRxyHFj&#10;bWxTa+VKamz/+yoQyHGYmW+Yxao3jbiQ87VlBc+TBARxYXXNpYLDfj2egvABWWNjmRQM5GG1fBgt&#10;MNO24y1ddqEUEcI+QwVVCG0mpS8qMugntiWO3tk6gyFKV0rtsItw08iXJHmVBmuOCxW29F5R8bP7&#10;Mwpyt0nXw/H7q8PZR94Owyn/7U5KPT32b3MQgfpwD9/an1pBOkvheiYeAbn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LzeScYAAADcAAAADwAAAAAAAAAAAAAAAACYAgAAZHJz&#10;L2Rvd25yZXYueG1sUEsFBgAAAAAEAAQA9QAAAIsDAAAAAA==&#10;" adj="19417" fillcolor="#fbcaa2 [1625]" strokecolor="#f68c36 [3049]">
                  <v:fill color2="#fdefe3 [505]" rotate="t" angle="180" colors="0 #ffbe86;22938f #ffd0aa;1 #ffebdb" focus="100%" type="gradient"/>
                  <v:shadow on="t" color="black" opacity="24903f" origin=",.5" offset="0,.55556mm"/>
                  <v:textbox inset="0,0,0,0">
                    <w:txbxContent>
                      <w:p w14:paraId="2B3F3B0A" w14:textId="77777777" w:rsidR="001C49CD" w:rsidRPr="00BB6B42" w:rsidRDefault="001C49CD" w:rsidP="00BB6B42">
                        <w:pPr>
                          <w:pStyle w:val="NormalWeb"/>
                          <w:spacing w:before="0" w:beforeAutospacing="0" w:after="0" w:afterAutospacing="0"/>
                          <w:jc w:val="center"/>
                          <w:rPr>
                            <w:lang w:val="en-US"/>
                          </w:rPr>
                        </w:pPr>
                        <w:r w:rsidRPr="00BB6B42">
                          <w:rPr>
                            <w:rFonts w:ascii="Arial" w:eastAsia="Times New Roman" w:hAnsi="Arial"/>
                            <w:sz w:val="20"/>
                            <w:szCs w:val="20"/>
                            <w:lang w:val="en-US"/>
                          </w:rPr>
                          <w:t>BFE internal data</w:t>
                        </w:r>
                      </w:p>
                    </w:txbxContent>
                  </v:textbox>
                </v:shape>
                <v:shape id="Rectangle avec flèche vers le haut 394" o:spid="_x0000_s1471" type="#_x0000_t79" style="position:absolute;left:43406;top:25450;width:11916;height:55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Tbh8IA&#10;AADcAAAADwAAAGRycy9kb3ducmV2LnhtbESP0YrCMBRE3xf8h3AF39ZU64pWo4ggiPiy6gdcmmtb&#10;bW5qE2v9eyMIPg4zc4aZL1tTioZqV1hWMOhHIIhTqwvOFJyOm98JCOeRNZaWScGTHCwXnZ85Jto+&#10;+J+ag89EgLBLUEHufZVI6dKcDLq+rYiDd7a1QR9knUld4yPATSmHUTSWBgsOCzlWtM4pvR7uRgE1&#10;8faY7v5MXFxaN8iaib6N9kr1uu1qBsJT67/hT3urFcTTEbzPhCM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FNuHwgAAANwAAAAPAAAAAAAAAAAAAAAAAJgCAABkcnMvZG93&#10;bnJldi54bWxQSwUGAAAAAAQABAD1AAAAhwMAAAAA&#10;" adj="6041,10133,1975,10511" fillcolor="gray [1616]" strokecolor="black [3040]">
                  <v:fill color2="#d9d9d9 [496]" rotate="t" angle="180" colors="0 #bcbcbc;22938f #d0d0d0;1 #ededed" focus="100%" type="gradient"/>
                  <v:shadow on="t" color="black" opacity="24903f" origin=",.5" offset="0,.55556mm"/>
                  <v:textbox>
                    <w:txbxContent>
                      <w:p w14:paraId="34644DCF" w14:textId="77777777" w:rsidR="001C49CD" w:rsidRPr="00BB6B42" w:rsidRDefault="001C49CD" w:rsidP="00BB6B42">
                        <w:pPr>
                          <w:pStyle w:val="NormalWeb"/>
                          <w:spacing w:before="0" w:beforeAutospacing="0" w:after="0" w:afterAutospacing="0"/>
                          <w:jc w:val="center"/>
                          <w:rPr>
                            <w:lang w:val="en-US"/>
                          </w:rPr>
                        </w:pPr>
                        <w:r w:rsidRPr="00BB6B42">
                          <w:rPr>
                            <w:rFonts w:ascii="Arial" w:eastAsia="Times New Roman" w:hAnsi="Arial"/>
                            <w:sz w:val="20"/>
                            <w:szCs w:val="20"/>
                            <w:lang w:val="en-US"/>
                          </w:rPr>
                          <w:t>Post build parameters</w:t>
                        </w:r>
                      </w:p>
                    </w:txbxContent>
                  </v:textbox>
                </v:shape>
                <v:shape id="Flèche droite à entaille 395" o:spid="_x0000_s1472" type="#_x0000_t94" style="position:absolute;left:20878;top:28917;width:17907;height:3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NO8sMA&#10;AADcAAAADwAAAGRycy9kb3ducmV2LnhtbESP3WoCMRSE7wXfIRyhd5pVsejWKKK02Dv/HuCQnO5u&#10;uzlZk+hu394UCl4OM/MNs1x3thZ38qFyrGA8ykAQa2cqLhRczu/DOYgQkQ3WjknBLwVYr/q9JebG&#10;tXyk+ykWIkE45KigjLHJpQy6JIth5Bri5H05bzEm6QtpPLYJbms5ybJXabHitFBiQ9uS9M/pZhX4&#10;OWV7fdDxcNXfH/pzvGh3U6PUy6DbvIGI1MVn+L+9Nwqmixn8nUlHQK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VNO8sMAAADcAAAADwAAAAAAAAAAAAAAAACYAgAAZHJzL2Rv&#10;d25yZXYueG1sUEsFBgAAAAAEAAQA9QAAAIgDAAAAAA==&#10;" adj="19417" fillcolor="#9a4906 [1641]" strokecolor="#f68c36 [3049]">
                  <v:fill color2="#f68a32 [3017]" rotate="t" angle="180" colors="0 #cb6c1d;52429f #ff8f2a;1 #ff8f26" focus="100%" type="gradient">
                    <o:fill v:ext="view" type="gradientUnscaled"/>
                  </v:fill>
                  <v:shadow on="t" color="black" opacity="22937f" origin=",.5" offset="0,.63889mm"/>
                  <v:textbox inset="0,0,0,0">
                    <w:txbxContent>
                      <w:p w14:paraId="1DC91F4B" w14:textId="77777777" w:rsidR="001C49CD" w:rsidRDefault="001C49CD" w:rsidP="00BB6B42">
                        <w:pPr>
                          <w:pStyle w:val="NormalWeb"/>
                          <w:spacing w:before="0" w:beforeAutospacing="0" w:after="0" w:afterAutospacing="0"/>
                          <w:jc w:val="center"/>
                        </w:pPr>
                        <w:r>
                          <w:rPr>
                            <w:rFonts w:ascii="Arial" w:eastAsia="Times New Roman" w:hAnsi="Arial"/>
                            <w:sz w:val="20"/>
                            <w:szCs w:val="20"/>
                          </w:rPr>
                          <w:t>BFE output</w:t>
                        </w:r>
                      </w:p>
                    </w:txbxContent>
                  </v:textbox>
                </v:shape>
                <v:shape id="Pentagone 361" o:spid="_x0000_s1473" type="#_x0000_t15" style="position:absolute;left:2857;top:6748;width:18098;height:18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hEXcEA&#10;AADcAAAADwAAAGRycy9kb3ducmV2LnhtbERPS27CMBDdI3EHa5DYgU0FNAoY1I+qtjtKOMAQD0mE&#10;PY5sF9Lb14tKXT69/3Y/OCtuFGLnWcNirkAQ19503Gg4VW+zAkRMyAatZ9LwQxH2u/Foi6Xxd/6i&#10;2zE1IodwLFFDm1JfShnrlhzGue+JM3fxwWHKMDTSBLzncGflg1Jr6bDj3NBiTy8t1dfjt9Nw7Z4P&#10;j6+FXX0GtXpf2qo4X6pC6+lkeNqASDSkf/Gf+8NoWKu8Np/JR0D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BYRF3BAAAA3AAAAA8AAAAAAAAAAAAAAAAAmAIAAGRycy9kb3du&#10;cmV2LnhtbFBLBQYAAAAABAAEAPUAAACGAwAAAAA=&#10;" adj="20520" fillcolor="#bfb1d0 [1623]" strokecolor="#795d9b [3047]">
                  <v:fill color2="#ece7f1 [503]" rotate="t" angle="180" colors="0 #c9b5e8;22938f #d9cbee;1 #f0eaf9" focus="100%" type="gradient"/>
                  <v:shadow on="t" color="black" opacity="24903f" origin=",.5" offset="0,.55556mm"/>
                  <v:textbox inset="0,0,0,0">
                    <w:txbxContent>
                      <w:p w14:paraId="01B70154" w14:textId="77777777" w:rsidR="001C49CD" w:rsidRPr="005316EE" w:rsidRDefault="001C49CD" w:rsidP="005316EE">
                        <w:pPr>
                          <w:jc w:val="center"/>
                          <w:rPr>
                            <w:sz w:val="16"/>
                            <w:szCs w:val="16"/>
                            <w:lang w:val="en-US"/>
                          </w:rPr>
                        </w:pPr>
                        <w:r>
                          <w:rPr>
                            <w:sz w:val="16"/>
                            <w:szCs w:val="16"/>
                            <w:lang w:val="en-US"/>
                          </w:rPr>
                          <w:t>Previous Selected cycle Id</w:t>
                        </w:r>
                      </w:p>
                    </w:txbxContent>
                  </v:textbox>
                </v:shape>
                <v:shape id="Pentagone 361" o:spid="_x0000_s1474" type="#_x0000_t15" style="position:absolute;left:2857;top:13755;width:18098;height:1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ThxsQA&#10;AADcAAAADwAAAGRycy9kb3ducmV2LnhtbESP0U4CMRRE30n8h+aa8CatBnBdKUQwBnlT1g+4bi+7&#10;G9rbTVth/XtqYsLjZGbOZBarwVlxohA7zxruJwoEce1Nx42Gr+rtrgARE7JB65k0/FKE1fJmtMDS&#10;+DN/0mmfGpEhHEvU0KbUl1LGuiWHceJ74uwdfHCYsgyNNAHPGe6sfFBqLh12nBda7GnTUn3c/zgN&#10;x2798fha2NkuqNl2aqvi+1AVWo9vh5dnEImGdA3/t9+Nhrl6gr8z+QjI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8U4cbEAAAA3AAAAA8AAAAAAAAAAAAAAAAAmAIAAGRycy9k&#10;b3ducmV2LnhtbFBLBQYAAAAABAAEAPUAAACJAwAAAAA=&#10;" adj="20520" fillcolor="#bfb1d0 [1623]" strokecolor="#795d9b [3047]">
                  <v:fill color2="#ece7f1 [503]" rotate="t" angle="180" colors="0 #c9b5e8;22938f #d9cbee;1 #f0eaf9" focus="100%" type="gradient"/>
                  <v:shadow on="t" color="black" opacity="24903f" origin=",.5" offset="0,.55556mm"/>
                  <v:textbox inset="0,0,0,0">
                    <w:txbxContent>
                      <w:p w14:paraId="6903E02B" w14:textId="77777777" w:rsidR="001C49CD" w:rsidRPr="005316EE" w:rsidRDefault="001C49CD" w:rsidP="005316EE">
                        <w:pPr>
                          <w:jc w:val="center"/>
                          <w:rPr>
                            <w:sz w:val="16"/>
                            <w:szCs w:val="16"/>
                            <w:lang w:val="en-US"/>
                          </w:rPr>
                        </w:pPr>
                        <w:r>
                          <w:rPr>
                            <w:sz w:val="16"/>
                            <w:szCs w:val="16"/>
                            <w:lang w:val="en-US"/>
                          </w:rPr>
                          <w:t>Previous Step Identifier</w:t>
                        </w:r>
                      </w:p>
                    </w:txbxContent>
                  </v:textbox>
                </v:shape>
                <v:shape id="Snip Single Corner Rectangle 611" o:spid="_x0000_s1475" style="position:absolute;left:21027;top:15562;width:8252;height:2325;visibility:visible;mso-wrap-style:square;v-text-anchor:middle" coordsize="825233,2324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uzaMQA&#10;AADcAAAADwAAAGRycy9kb3ducmV2LnhtbESPzWrDMBCE74W+g9hCbo3sQEzqRgltIZBbfi+9ba2N&#10;bSKtjKTGTp++CgRyHGbmG2a+HKwRF/KhdawgH2cgiCunW64VHA+r1xmIEJE1Gsek4EoBlovnpzmW&#10;2vW8o8s+1iJBOJSooImxK6UMVUMWw9h1xMk7OW8xJulrqT32CW6NnGRZIS22nBYa7Oiroeq8/7UK&#10;/gp/WE2+t9vN59SZPpuZn7dprtToZfh4BxFpiI/wvb3WCoo8h9uZdATk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rs2jEAAAA3AAAAA8AAAAAAAAAAAAAAAAAmAIAAGRycy9k&#10;b3ducmV2LnhtbFBLBQYAAAAABAAEAPUAAACJAwAAAAA=&#10;" adj="-11796480,,5400" path="m,l794168,r31065,31065l825233,232450,,232450,,xe" fillcolor="#a7bfde [1620]" strokecolor="#4579b8 [3044]">
                  <v:fill color2="#e4ecf5 [500]" rotate="t" angle="180" colors="0 #a3c4ff;22938f #bfd5ff;1 #e5eeff" focus="100%" type="gradient"/>
                  <v:stroke joinstyle="miter"/>
                  <v:formulas/>
                  <v:path arrowok="t" o:connecttype="custom" o:connectlocs="0,0;794168,0;825233,31065;825233,232450;0,232450;0,0" o:connectangles="0,0,0,0,0,0" textboxrect="0,0,825233,232450"/>
                  <v:textbox>
                    <w:txbxContent>
                      <w:p w14:paraId="41739F99" w14:textId="77777777" w:rsidR="001C49CD" w:rsidRPr="000B7D00" w:rsidRDefault="001C49CD" w:rsidP="00D03FC9">
                        <w:pPr>
                          <w:rPr>
                            <w:color w:val="000000" w:themeColor="text1"/>
                            <w:sz w:val="18"/>
                            <w:lang w:val="fr-FR"/>
                          </w:rPr>
                        </w:pPr>
                        <w:r w:rsidRPr="000B7D00">
                          <w:rPr>
                            <w:color w:val="000000" w:themeColor="text1"/>
                            <w:sz w:val="18"/>
                            <w:lang w:val="fr-FR"/>
                          </w:rPr>
                          <w:t>TF_G_111</w:t>
                        </w:r>
                      </w:p>
                    </w:txbxContent>
                  </v:textbox>
                </v:shape>
                <w10:anchorlock/>
              </v:group>
            </w:pict>
          </mc:Fallback>
        </mc:AlternateContent>
      </w:r>
    </w:p>
    <w:p w14:paraId="69477513" w14:textId="77777777" w:rsidR="00140D0E" w:rsidRDefault="00C81055" w:rsidP="00C81055">
      <w:pPr>
        <w:pStyle w:val="Caption"/>
        <w:jc w:val="center"/>
      </w:pPr>
      <w:r>
        <w:t xml:space="preserve">Figure </w:t>
      </w:r>
      <w:r>
        <w:fldChar w:fldCharType="begin"/>
      </w:r>
      <w:r>
        <w:instrText xml:space="preserve"> SEQ Figure \* ARABIC </w:instrText>
      </w:r>
      <w:r>
        <w:fldChar w:fldCharType="separate"/>
      </w:r>
      <w:r w:rsidR="00834BB3">
        <w:rPr>
          <w:noProof/>
        </w:rPr>
        <w:t>2</w:t>
      </w:r>
      <w:r>
        <w:fldChar w:fldCharType="end"/>
      </w:r>
      <w:r>
        <w:t xml:space="preserve"> M_SelectStepId overview</w:t>
      </w:r>
    </w:p>
    <w:p w14:paraId="756359E0" w14:textId="77777777" w:rsidR="00AA3E22" w:rsidRDefault="00AA3E22" w:rsidP="00D874E5">
      <w:pPr>
        <w:spacing w:before="40" w:after="40"/>
      </w:pPr>
    </w:p>
    <w:p w14:paraId="7F7BEFDD" w14:textId="77777777" w:rsidR="00E561DA" w:rsidRDefault="00E561DA" w:rsidP="00CA0C70">
      <w:pPr>
        <w:spacing w:before="40" w:after="40"/>
        <w:ind w:left="780"/>
      </w:pPr>
      <w:r>
        <w:t xml:space="preserve">The step ending flag is read thru </w:t>
      </w:r>
      <w:r w:rsidRPr="00BB3A77">
        <w:rPr>
          <w:b/>
        </w:rPr>
        <w:t>bPreviousEndStep</w:t>
      </w:r>
      <w:r>
        <w:rPr>
          <w:b/>
        </w:rPr>
        <w:t xml:space="preserve"> </w:t>
      </w:r>
      <w:r>
        <w:t>data</w:t>
      </w:r>
      <w:r w:rsidR="00CA0C70">
        <w:t xml:space="preserve"> (computed and provided by </w:t>
      </w:r>
      <w:r w:rsidR="00CA0C70">
        <w:fldChar w:fldCharType="begin"/>
      </w:r>
      <w:r w:rsidR="00CA0C70">
        <w:instrText xml:space="preserve"> REF _Ref359856965 \h </w:instrText>
      </w:r>
      <w:r w:rsidR="00CA0C70">
        <w:fldChar w:fldCharType="separate"/>
      </w:r>
      <w:r w:rsidR="00834BB3">
        <w:t>M_ManageStep</w:t>
      </w:r>
      <w:r w:rsidR="00CA0C70">
        <w:fldChar w:fldCharType="end"/>
      </w:r>
      <w:r w:rsidR="00CA0C70">
        <w:t xml:space="preserve"> function)</w:t>
      </w:r>
      <w:r>
        <w:t>.</w:t>
      </w:r>
    </w:p>
    <w:p w14:paraId="50ADFD7A" w14:textId="77777777" w:rsidR="00F64950" w:rsidRDefault="00F64950" w:rsidP="00F64950">
      <w:pPr>
        <w:ind w:left="72" w:firstLine="708"/>
      </w:pPr>
      <w:r>
        <w:t xml:space="preserve">The previous step identifier is read thru </w:t>
      </w:r>
      <w:r w:rsidRPr="00F64950">
        <w:rPr>
          <w:b/>
        </w:rPr>
        <w:t>u8PreviousExecute</w:t>
      </w:r>
      <w:r w:rsidR="005418E8">
        <w:rPr>
          <w:b/>
        </w:rPr>
        <w:t>dStep</w:t>
      </w:r>
      <w:r>
        <w:t xml:space="preserve"> data.</w:t>
      </w:r>
    </w:p>
    <w:p w14:paraId="3DE20577" w14:textId="77777777" w:rsidR="00E561DA" w:rsidRDefault="000F342F" w:rsidP="00E561DA">
      <w:pPr>
        <w:spacing w:before="40" w:after="40"/>
        <w:ind w:left="72" w:firstLine="708"/>
      </w:pPr>
      <w:r>
        <w:t xml:space="preserve">The previous cycle identifier is read </w:t>
      </w:r>
      <w:r w:rsidR="00FE6E88">
        <w:t xml:space="preserve">thru </w:t>
      </w:r>
      <w:r w:rsidR="00FE6E88" w:rsidRPr="000F342F">
        <w:rPr>
          <w:b/>
        </w:rPr>
        <w:t>u8PreviousSelectedCycle</w:t>
      </w:r>
      <w:r w:rsidR="00FE6E88" w:rsidRPr="00FE6E88">
        <w:t xml:space="preserve"> </w:t>
      </w:r>
      <w:r w:rsidR="00FE6E88">
        <w:t>data.</w:t>
      </w:r>
    </w:p>
    <w:p w14:paraId="22F87F66" w14:textId="77777777" w:rsidR="00FE6E88" w:rsidRPr="007B5DD1" w:rsidRDefault="00FE6E88" w:rsidP="007B5DD1">
      <w:pPr>
        <w:spacing w:before="40" w:after="40"/>
        <w:ind w:left="780"/>
        <w:rPr>
          <w:rFonts w:cs="Arial"/>
        </w:rPr>
      </w:pPr>
      <w:r>
        <w:t xml:space="preserve">The selected cycle identifier is the input </w:t>
      </w:r>
      <w:r w:rsidR="007B5DD1">
        <w:t xml:space="preserve">read thru </w:t>
      </w:r>
      <w:r w:rsidR="007B5DD1" w:rsidRPr="007B5DD1">
        <w:rPr>
          <w:rFonts w:cs="Arial"/>
          <w:b/>
        </w:rPr>
        <w:t>Rte_Read_prrSelectedCycle_u8CycleNumber</w:t>
      </w:r>
      <w:r w:rsidR="007B5DD1">
        <w:rPr>
          <w:rFonts w:ascii="Consolas" w:hAnsi="Consolas" w:cs="Consolas"/>
        </w:rPr>
        <w:t xml:space="preserve"> </w:t>
      </w:r>
      <w:r w:rsidR="007B5DD1">
        <w:rPr>
          <w:rFonts w:cs="Arial"/>
        </w:rPr>
        <w:t>service.</w:t>
      </w:r>
    </w:p>
    <w:p w14:paraId="323C2560" w14:textId="77777777" w:rsidR="00E561DA" w:rsidRPr="00E561DA" w:rsidRDefault="007B5DD1" w:rsidP="00E561DA">
      <w:pPr>
        <w:spacing w:before="40" w:after="40"/>
        <w:ind w:left="72" w:firstLine="708"/>
      </w:pPr>
      <w:r>
        <w:t xml:space="preserve">The ‘cycles parameters’ is a table accessed thru </w:t>
      </w:r>
      <w:r w:rsidRPr="007B5DD1">
        <w:rPr>
          <w:b/>
        </w:rPr>
        <w:t>NVP_au8BeltProfilesDefinitions</w:t>
      </w:r>
      <w:r>
        <w:t xml:space="preserve"> alias.</w:t>
      </w:r>
    </w:p>
    <w:p w14:paraId="4872ABFE" w14:textId="77777777" w:rsidR="00E561DA" w:rsidRDefault="00E561DA" w:rsidP="00D874E5">
      <w:pPr>
        <w:spacing w:before="40" w:after="40"/>
      </w:pPr>
    </w:p>
    <w:p w14:paraId="723CFA20" w14:textId="77777777" w:rsidR="00BF2563" w:rsidRPr="00E5707D" w:rsidRDefault="00BF2563" w:rsidP="00BF2563">
      <w:pPr>
        <w:pStyle w:val="RequirementID"/>
        <w:ind w:left="780"/>
      </w:pPr>
      <w:r>
        <w:t>DSG_BFE_</w:t>
      </w:r>
      <w:r w:rsidR="00176BEA">
        <w:t>00125</w:t>
      </w:r>
      <w:r>
        <w:t>:</w:t>
      </w:r>
    </w:p>
    <w:p w14:paraId="28548913" w14:textId="77777777" w:rsidR="00BF2563" w:rsidRDefault="00BF2563" w:rsidP="00BF2563">
      <w:pPr>
        <w:pStyle w:val="ListParagraph"/>
        <w:ind w:left="780"/>
      </w:pPr>
      <w:r>
        <w:t xml:space="preserve">The first check to perform is to test if the Selected Cycle Identifier is strictly lower than </w:t>
      </w:r>
      <w:r w:rsidRPr="00FE6E88">
        <w:rPr>
          <w:b/>
        </w:rPr>
        <w:t>KU8_NB_MAX_BELT_FCT_LIBRARY</w:t>
      </w:r>
      <w:r w:rsidRPr="00BF2563">
        <w:t>.</w:t>
      </w:r>
      <w:r>
        <w:t xml:space="preserve"> If not the case, the Step Identifier shall be set to </w:t>
      </w:r>
      <w:r>
        <w:rPr>
          <w:b/>
        </w:rPr>
        <w:t>KU8_UNDEFINED_STEP</w:t>
      </w:r>
      <w:r w:rsidRPr="00BF2563">
        <w:t>.</w:t>
      </w:r>
      <w:r>
        <w:t xml:space="preserve"> And the function can return.</w:t>
      </w:r>
    </w:p>
    <w:p w14:paraId="4E1B63A9" w14:textId="77777777" w:rsidR="00BF2563" w:rsidRDefault="00BF2563" w:rsidP="00BF2563">
      <w:pPr>
        <w:ind w:left="72" w:firstLine="708"/>
      </w:pPr>
      <w:r>
        <w:t>[COVERS: DES_TF_G_826, DES_TF_G_843, DES_TF_G_825]</w:t>
      </w:r>
    </w:p>
    <w:p w14:paraId="0BCB285C" w14:textId="77777777" w:rsidR="00F22EAF" w:rsidRDefault="00F22EAF" w:rsidP="00D874E5">
      <w:pPr>
        <w:spacing w:before="40" w:after="40"/>
      </w:pPr>
    </w:p>
    <w:p w14:paraId="0BD7FC5C" w14:textId="77777777" w:rsidR="00375FF5" w:rsidRDefault="00375FF5" w:rsidP="00F22EAF">
      <w:pPr>
        <w:spacing w:before="40" w:after="40"/>
        <w:ind w:left="798"/>
      </w:pPr>
      <w:r>
        <w:t>If</w:t>
      </w:r>
      <w:r w:rsidR="00F22EAF">
        <w:t xml:space="preserve"> the previous test is Ok</w:t>
      </w:r>
      <w:r w:rsidR="008F3B53">
        <w:t>:</w:t>
      </w:r>
    </w:p>
    <w:p w14:paraId="77F90BF7" w14:textId="77777777" w:rsidR="00375FF5" w:rsidRPr="00E5707D" w:rsidRDefault="00375FF5" w:rsidP="00375FF5">
      <w:pPr>
        <w:pStyle w:val="RequirementID"/>
        <w:ind w:left="780"/>
      </w:pPr>
      <w:r>
        <w:t>DSG_BFE_</w:t>
      </w:r>
      <w:r w:rsidR="00176BEA">
        <w:t>00126</w:t>
      </w:r>
      <w:r>
        <w:t>:</w:t>
      </w:r>
    </w:p>
    <w:p w14:paraId="284D0BED" w14:textId="77777777" w:rsidR="00375FF5" w:rsidRDefault="00F22EAF" w:rsidP="00375FF5">
      <w:pPr>
        <w:pStyle w:val="ListParagraph"/>
        <w:ind w:left="780"/>
      </w:pPr>
      <w:r>
        <w:t>The start of a new cycle shall be detected:</w:t>
      </w:r>
    </w:p>
    <w:p w14:paraId="2ECF4D0E" w14:textId="77777777" w:rsidR="00F22EAF" w:rsidRDefault="00F22EAF" w:rsidP="00F22EAF">
      <w:pPr>
        <w:pStyle w:val="ListParagraph"/>
        <w:ind w:left="780" w:firstLine="636"/>
      </w:pPr>
      <w:r>
        <w:sym w:font="Wingdings" w:char="F0E8"/>
      </w:r>
      <w:r>
        <w:t>detection of a change between the Selected cycle and the Previous Selected Cycle</w:t>
      </w:r>
    </w:p>
    <w:p w14:paraId="61CBD046" w14:textId="77777777" w:rsidR="00F22EAF" w:rsidRDefault="00F22EAF" w:rsidP="00F22EAF">
      <w:pPr>
        <w:pStyle w:val="ListParagraph"/>
        <w:ind w:left="780" w:firstLine="636"/>
      </w:pPr>
      <w:r>
        <w:t>OR</w:t>
      </w:r>
    </w:p>
    <w:p w14:paraId="6302047D" w14:textId="77777777" w:rsidR="00F22EAF" w:rsidRDefault="00F22EAF" w:rsidP="00F22EAF">
      <w:pPr>
        <w:pStyle w:val="ListParagraph"/>
        <w:ind w:left="1416"/>
      </w:pPr>
      <w:r>
        <w:sym w:font="Wingdings" w:char="F0E8"/>
      </w:r>
      <w:r>
        <w:t>Same cycle but Previous Executed Step is equal to KU8_UNDEFINED_STEP (means that the belt function is restarted)</w:t>
      </w:r>
    </w:p>
    <w:p w14:paraId="5F73214D" w14:textId="77777777" w:rsidR="00F22EAF" w:rsidRDefault="00F22EAF" w:rsidP="00F22EAF">
      <w:pPr>
        <w:ind w:left="72" w:firstLine="708"/>
      </w:pPr>
      <w:r>
        <w:t xml:space="preserve">The </w:t>
      </w:r>
      <w:r w:rsidRPr="00F22EAF">
        <w:rPr>
          <w:i/>
        </w:rPr>
        <w:t>unfiltered step Identifier</w:t>
      </w:r>
      <w:r>
        <w:t xml:space="preserve"> data shall be set to </w:t>
      </w:r>
      <w:r w:rsidRPr="00F22EAF">
        <w:rPr>
          <w:b/>
        </w:rPr>
        <w:t>0</w:t>
      </w:r>
      <w:r>
        <w:t>.</w:t>
      </w:r>
    </w:p>
    <w:p w14:paraId="5ED16468" w14:textId="77777777" w:rsidR="00375FF5" w:rsidRDefault="00375FF5" w:rsidP="00375FF5">
      <w:pPr>
        <w:ind w:left="72" w:firstLine="708"/>
      </w:pPr>
      <w:r>
        <w:t>[COVERS: DES_TF_G_</w:t>
      </w:r>
      <w:r w:rsidR="00F22EAF">
        <w:t>832</w:t>
      </w:r>
      <w:r>
        <w:t>]</w:t>
      </w:r>
    </w:p>
    <w:p w14:paraId="2205D707" w14:textId="77777777" w:rsidR="008F3B53" w:rsidRDefault="008F3B53" w:rsidP="008F3B53">
      <w:pPr>
        <w:pStyle w:val="RequirementID"/>
        <w:ind w:left="780"/>
      </w:pPr>
    </w:p>
    <w:p w14:paraId="5516FAF0" w14:textId="77777777" w:rsidR="008F3B53" w:rsidRPr="00E5707D" w:rsidRDefault="008F3B53" w:rsidP="008F3B53">
      <w:pPr>
        <w:pStyle w:val="RequirementID"/>
        <w:ind w:left="780"/>
      </w:pPr>
      <w:r>
        <w:t>DSG_BFE_</w:t>
      </w:r>
      <w:r w:rsidR="00176BEA">
        <w:t>00127</w:t>
      </w:r>
      <w:r>
        <w:t>:</w:t>
      </w:r>
    </w:p>
    <w:p w14:paraId="6DA5A965" w14:textId="77777777" w:rsidR="008F3B53" w:rsidRDefault="008F3B53" w:rsidP="008F3B53">
      <w:pPr>
        <w:pStyle w:val="ListParagraph"/>
        <w:ind w:left="780"/>
      </w:pPr>
      <w:r>
        <w:t>The end of the current executed step shall be taken into account:</w:t>
      </w:r>
    </w:p>
    <w:p w14:paraId="07606A3A" w14:textId="77777777" w:rsidR="008F3B53" w:rsidRDefault="008F3B53" w:rsidP="008F3B53">
      <w:pPr>
        <w:pStyle w:val="ListParagraph"/>
        <w:ind w:left="780" w:firstLine="636"/>
      </w:pPr>
      <w:r>
        <w:sym w:font="Wingdings" w:char="F0E8"/>
      </w:r>
      <w:r>
        <w:t>bPreviousEndStep is TRUE</w:t>
      </w:r>
    </w:p>
    <w:p w14:paraId="18D7E127" w14:textId="77777777" w:rsidR="008F3B53" w:rsidRDefault="008F3B53" w:rsidP="008F3B53">
      <w:pPr>
        <w:ind w:left="72" w:firstLine="708"/>
      </w:pPr>
      <w:r>
        <w:t xml:space="preserve">The </w:t>
      </w:r>
      <w:r w:rsidRPr="00F22EAF">
        <w:rPr>
          <w:i/>
        </w:rPr>
        <w:t>unfiltered step Identifier</w:t>
      </w:r>
      <w:r>
        <w:t xml:space="preserve"> data shall be incremented.</w:t>
      </w:r>
    </w:p>
    <w:p w14:paraId="2CE563D8" w14:textId="77777777" w:rsidR="008F3B53" w:rsidRDefault="008F3B53" w:rsidP="008F3B53">
      <w:pPr>
        <w:ind w:left="72" w:firstLine="708"/>
      </w:pPr>
      <w:r>
        <w:t>[COVERS: DES_TF_G_847]</w:t>
      </w:r>
    </w:p>
    <w:p w14:paraId="773424AA" w14:textId="77777777" w:rsidR="008F3B53" w:rsidRDefault="008F3B53" w:rsidP="008F3B53">
      <w:pPr>
        <w:pStyle w:val="RequirementID"/>
        <w:ind w:left="780"/>
      </w:pPr>
    </w:p>
    <w:p w14:paraId="266F8DBD" w14:textId="77777777" w:rsidR="008F3B53" w:rsidRPr="00E5707D" w:rsidRDefault="008F3B53" w:rsidP="008F3B53">
      <w:pPr>
        <w:pStyle w:val="RequirementID"/>
        <w:ind w:left="780"/>
      </w:pPr>
      <w:r>
        <w:t>DSG_BFE_</w:t>
      </w:r>
      <w:r w:rsidR="00176BEA">
        <w:t>00128</w:t>
      </w:r>
      <w:r>
        <w:t>:</w:t>
      </w:r>
    </w:p>
    <w:p w14:paraId="209D486E" w14:textId="77777777" w:rsidR="008F3B53" w:rsidRDefault="008F3B53" w:rsidP="008F3B53">
      <w:pPr>
        <w:pStyle w:val="ListParagraph"/>
        <w:ind w:left="780"/>
      </w:pPr>
      <w:r>
        <w:t>In other cases:</w:t>
      </w:r>
    </w:p>
    <w:p w14:paraId="4CF0635A" w14:textId="77777777" w:rsidR="008F3B53" w:rsidRDefault="008F3B53" w:rsidP="008F3B53">
      <w:pPr>
        <w:pStyle w:val="ListParagraph"/>
        <w:ind w:left="780" w:firstLine="636"/>
      </w:pPr>
      <w:r>
        <w:sym w:font="Wingdings" w:char="F0E8"/>
      </w:r>
      <w:r>
        <w:t>bPreviousEndStep is FALSE</w:t>
      </w:r>
    </w:p>
    <w:p w14:paraId="3D2040CC" w14:textId="77777777" w:rsidR="008F3B53" w:rsidRDefault="008F3B53" w:rsidP="008F3B53">
      <w:pPr>
        <w:ind w:left="72" w:firstLine="708"/>
      </w:pPr>
      <w:r>
        <w:t xml:space="preserve">The </w:t>
      </w:r>
      <w:r w:rsidRPr="00F22EAF">
        <w:rPr>
          <w:i/>
        </w:rPr>
        <w:t>unfiltered step Identifier</w:t>
      </w:r>
      <w:r>
        <w:t xml:space="preserve"> data shall not change.</w:t>
      </w:r>
    </w:p>
    <w:p w14:paraId="1962A86E" w14:textId="77777777" w:rsidR="008F3B53" w:rsidRDefault="008F3B53" w:rsidP="008F3B53">
      <w:pPr>
        <w:ind w:left="72" w:firstLine="708"/>
      </w:pPr>
      <w:r>
        <w:t>[COVERS: DES_TF_G_834]</w:t>
      </w:r>
    </w:p>
    <w:p w14:paraId="78E44106" w14:textId="77777777" w:rsidR="008F3B53" w:rsidRDefault="008F3B53" w:rsidP="008F3B53">
      <w:pPr>
        <w:ind w:left="72" w:firstLine="708"/>
      </w:pPr>
    </w:p>
    <w:p w14:paraId="679F84CE" w14:textId="77777777" w:rsidR="008F3B53" w:rsidRDefault="008F3B53" w:rsidP="008F3B53">
      <w:pPr>
        <w:ind w:left="780"/>
      </w:pPr>
      <w:r>
        <w:t xml:space="preserve">Before updating the output of this function with the </w:t>
      </w:r>
      <w:r w:rsidRPr="008F3B53">
        <w:rPr>
          <w:i/>
        </w:rPr>
        <w:t>unfiltered step identifier</w:t>
      </w:r>
      <w:r>
        <w:t xml:space="preserve"> value, the integrity of the step reference </w:t>
      </w:r>
      <w:r w:rsidR="00AC5894">
        <w:t>shall be checked.</w:t>
      </w:r>
    </w:p>
    <w:p w14:paraId="6DB6B5F7" w14:textId="77777777" w:rsidR="00107816" w:rsidRDefault="00107816" w:rsidP="008F3B53">
      <w:pPr>
        <w:ind w:left="780"/>
      </w:pPr>
    </w:p>
    <w:p w14:paraId="156FAA7C" w14:textId="77777777" w:rsidR="00107816" w:rsidRPr="00E5707D" w:rsidRDefault="00107816" w:rsidP="00107816">
      <w:pPr>
        <w:pStyle w:val="RequirementID"/>
        <w:ind w:left="780"/>
      </w:pPr>
      <w:r>
        <w:t>DSG_BFE_</w:t>
      </w:r>
      <w:r w:rsidR="00176BEA">
        <w:t>00129</w:t>
      </w:r>
      <w:r>
        <w:t>:</w:t>
      </w:r>
    </w:p>
    <w:p w14:paraId="77EC244B" w14:textId="77777777" w:rsidR="00107816" w:rsidRDefault="00107816" w:rsidP="00107816">
      <w:pPr>
        <w:pStyle w:val="ListParagraph"/>
        <w:ind w:left="780"/>
      </w:pPr>
      <w:r>
        <w:t>The end of the 8</w:t>
      </w:r>
      <w:r w:rsidRPr="00107816">
        <w:rPr>
          <w:vertAlign w:val="superscript"/>
        </w:rPr>
        <w:t>th</w:t>
      </w:r>
      <w:r>
        <w:t xml:space="preserve"> step of the belt function shall be detected:</w:t>
      </w:r>
    </w:p>
    <w:p w14:paraId="39395BDD" w14:textId="77777777" w:rsidR="00107816" w:rsidRPr="00107816" w:rsidRDefault="00107816" w:rsidP="00107816">
      <w:pPr>
        <w:pStyle w:val="ListParagraph"/>
        <w:ind w:left="780" w:firstLine="636"/>
      </w:pPr>
      <w:r>
        <w:sym w:font="Wingdings" w:char="F0E8"/>
      </w:r>
      <w:r w:rsidRPr="00107816">
        <w:rPr>
          <w:i/>
        </w:rPr>
        <w:t xml:space="preserve"> </w:t>
      </w:r>
      <w:r w:rsidRPr="00F22EAF">
        <w:rPr>
          <w:i/>
        </w:rPr>
        <w:t>unfiltered step Identifier</w:t>
      </w:r>
      <w:r>
        <w:rPr>
          <w:i/>
        </w:rPr>
        <w:t xml:space="preserve"> </w:t>
      </w:r>
      <w:r>
        <w:t>has reached the configuration limit (</w:t>
      </w:r>
      <w:r w:rsidRPr="00107816">
        <w:t>KU8_MAX_STEP_INDEX</w:t>
      </w:r>
      <w:r>
        <w:t>)</w:t>
      </w:r>
    </w:p>
    <w:p w14:paraId="6886089F" w14:textId="77777777" w:rsidR="00107816" w:rsidRDefault="00107816" w:rsidP="00107816">
      <w:pPr>
        <w:pStyle w:val="ListParagraph"/>
        <w:ind w:left="780"/>
      </w:pPr>
      <w:r>
        <w:t xml:space="preserve">In this case, the Step Identifier shall be set to </w:t>
      </w:r>
      <w:r>
        <w:rPr>
          <w:b/>
        </w:rPr>
        <w:t>KU8_UNDEFINED_STEP</w:t>
      </w:r>
      <w:r w:rsidRPr="00BF2563">
        <w:t>.</w:t>
      </w:r>
      <w:r>
        <w:t xml:space="preserve"> And the function can return.</w:t>
      </w:r>
    </w:p>
    <w:p w14:paraId="7905A5B5" w14:textId="77777777" w:rsidR="00107816" w:rsidRDefault="00107816" w:rsidP="00107816">
      <w:pPr>
        <w:ind w:left="72" w:firstLine="708"/>
      </w:pPr>
      <w:r>
        <w:t>[COVERS: DES_TF_G_846]</w:t>
      </w:r>
    </w:p>
    <w:p w14:paraId="68B30ACF" w14:textId="77777777" w:rsidR="00107816" w:rsidRDefault="00107816" w:rsidP="008F3B53">
      <w:pPr>
        <w:ind w:left="780"/>
      </w:pPr>
    </w:p>
    <w:p w14:paraId="37B2A35B" w14:textId="77777777" w:rsidR="00AC5894" w:rsidRDefault="00AC5894" w:rsidP="008F3B53">
      <w:pPr>
        <w:ind w:left="780"/>
      </w:pPr>
      <w:r>
        <w:t>As reminder the belt function array has the following format</w:t>
      </w:r>
      <w:r w:rsidR="00871F8F">
        <w:t>:</w:t>
      </w:r>
    </w:p>
    <w:bookmarkStart w:id="186" w:name="_MON_1433251243"/>
    <w:bookmarkEnd w:id="186"/>
    <w:p w14:paraId="5B31B312" w14:textId="77777777" w:rsidR="00AC5894" w:rsidRDefault="00AC5894" w:rsidP="008F3B53">
      <w:pPr>
        <w:ind w:left="780"/>
        <w:rPr>
          <w:noProof/>
          <w:lang w:val="en-US" w:eastAsia="en-US"/>
        </w:rPr>
      </w:pPr>
      <w:r>
        <w:rPr>
          <w:noProof/>
          <w:lang w:val="en-US" w:eastAsia="en-US"/>
        </w:rPr>
        <w:object w:dxaOrig="8321" w:dyaOrig="4965" w14:anchorId="30972DD4">
          <v:shape id="_x0000_i1025" type="#_x0000_t75" style="width:416.25pt;height:247.5pt" o:ole="">
            <v:imagedata r:id="rId14" o:title=""/>
          </v:shape>
          <o:OLEObject Type="Embed" ProgID="Excel.Sheet.12" ShapeID="_x0000_i1025" DrawAspect="Content" ObjectID="_1504952327" r:id="rId15"/>
        </w:object>
      </w:r>
    </w:p>
    <w:p w14:paraId="1CAFB1A7" w14:textId="77777777" w:rsidR="00AC5894" w:rsidRDefault="00AC5894" w:rsidP="008F3B53">
      <w:pPr>
        <w:ind w:left="780"/>
        <w:rPr>
          <w:noProof/>
          <w:lang w:val="en-US" w:eastAsia="en-US"/>
        </w:rPr>
      </w:pPr>
      <w:r>
        <w:rPr>
          <w:noProof/>
          <w:lang w:val="en-US" w:eastAsia="en-US"/>
        </w:rPr>
        <w:t>The step reference is the value of Step_Id</w:t>
      </w:r>
      <w:r w:rsidRPr="00AC5894">
        <w:rPr>
          <w:b/>
          <w:noProof/>
          <w:lang w:val="en-US" w:eastAsia="en-US"/>
        </w:rPr>
        <w:t>n</w:t>
      </w:r>
      <w:r>
        <w:rPr>
          <w:noProof/>
          <w:lang w:val="en-US" w:eastAsia="en-US"/>
        </w:rPr>
        <w:t>_</w:t>
      </w:r>
      <w:r w:rsidRPr="00AC5894">
        <w:rPr>
          <w:b/>
          <w:noProof/>
          <w:lang w:val="en-US" w:eastAsia="en-US"/>
        </w:rPr>
        <w:t>m</w:t>
      </w:r>
      <w:r>
        <w:rPr>
          <w:noProof/>
          <w:lang w:val="en-US" w:eastAsia="en-US"/>
        </w:rPr>
        <w:t xml:space="preserve"> (with </w:t>
      </w:r>
      <w:r w:rsidRPr="00AC5894">
        <w:rPr>
          <w:b/>
          <w:noProof/>
          <w:lang w:val="en-US" w:eastAsia="en-US"/>
        </w:rPr>
        <w:t>n</w:t>
      </w:r>
      <w:r>
        <w:rPr>
          <w:noProof/>
          <w:lang w:val="en-US" w:eastAsia="en-US"/>
        </w:rPr>
        <w:t xml:space="preserve"> the step identifier and </w:t>
      </w:r>
      <w:r w:rsidRPr="00AC5894">
        <w:rPr>
          <w:b/>
          <w:noProof/>
          <w:lang w:val="en-US" w:eastAsia="en-US"/>
        </w:rPr>
        <w:t>m</w:t>
      </w:r>
      <w:r>
        <w:rPr>
          <w:noProof/>
          <w:lang w:val="en-US" w:eastAsia="en-US"/>
        </w:rPr>
        <w:t xml:space="preserve"> the belt function identifier.</w:t>
      </w:r>
    </w:p>
    <w:p w14:paraId="1B3F0DAA" w14:textId="77777777" w:rsidR="000F7591" w:rsidRDefault="000F7591" w:rsidP="008F3B53">
      <w:pPr>
        <w:ind w:left="780"/>
        <w:rPr>
          <w:noProof/>
          <w:lang w:val="en-US" w:eastAsia="en-US"/>
        </w:rPr>
      </w:pPr>
      <w:r>
        <w:rPr>
          <w:noProof/>
          <w:lang w:val="en-US" w:eastAsia="en-US"/>
        </w:rPr>
        <w:t>The following formula shall be used to extract the step reference</w:t>
      </w:r>
      <w:r w:rsidR="00871F8F">
        <w:rPr>
          <w:noProof/>
          <w:lang w:val="en-US" w:eastAsia="en-US"/>
        </w:rPr>
        <w:t>:</w:t>
      </w:r>
    </w:p>
    <w:p w14:paraId="5CFBFCDC" w14:textId="77777777" w:rsidR="000F7591" w:rsidRPr="000F7591" w:rsidRDefault="000F7591" w:rsidP="008F3B53">
      <w:pPr>
        <w:ind w:left="780"/>
        <w:rPr>
          <w:sz w:val="18"/>
        </w:rPr>
      </w:pPr>
      <w:r w:rsidRPr="000F7591">
        <w:rPr>
          <w:sz w:val="18"/>
        </w:rPr>
        <w:t>NVP_au8BeltProfilesDefinitions[</w:t>
      </w:r>
      <w:r w:rsidR="00D14992">
        <w:rPr>
          <w:sz w:val="18"/>
        </w:rPr>
        <w:t xml:space="preserve"> </w:t>
      </w:r>
      <w:r w:rsidRPr="00D14992">
        <w:rPr>
          <w:i/>
          <w:sz w:val="18"/>
        </w:rPr>
        <w:t>SelectedCycle</w:t>
      </w:r>
      <w:r w:rsidR="00D14992">
        <w:rPr>
          <w:sz w:val="18"/>
        </w:rPr>
        <w:t xml:space="preserve"> </w:t>
      </w:r>
      <w:r w:rsidRPr="000F7591">
        <w:rPr>
          <w:sz w:val="18"/>
        </w:rPr>
        <w:t xml:space="preserve">* </w:t>
      </w:r>
      <w:r w:rsidRPr="00D14992">
        <w:rPr>
          <w:b/>
          <w:sz w:val="18"/>
        </w:rPr>
        <w:t>KU8_CYCLE_SIZE</w:t>
      </w:r>
      <w:r w:rsidRPr="000F7591">
        <w:rPr>
          <w:sz w:val="18"/>
        </w:rPr>
        <w:t xml:space="preserve"> + </w:t>
      </w:r>
      <w:r w:rsidRPr="00D14992">
        <w:rPr>
          <w:b/>
          <w:sz w:val="18"/>
        </w:rPr>
        <w:t>KU8_INDEX_OF_FIRST_STEP</w:t>
      </w:r>
      <w:r w:rsidR="00D14992">
        <w:rPr>
          <w:sz w:val="18"/>
        </w:rPr>
        <w:t xml:space="preserve"> + </w:t>
      </w:r>
      <w:r w:rsidR="00D14992" w:rsidRPr="00D14992">
        <w:rPr>
          <w:i/>
          <w:sz w:val="18"/>
        </w:rPr>
        <w:t>Unfiltered</w:t>
      </w:r>
      <w:r w:rsidR="00D14992">
        <w:rPr>
          <w:i/>
          <w:sz w:val="18"/>
        </w:rPr>
        <w:t>_</w:t>
      </w:r>
      <w:r w:rsidR="00D14992" w:rsidRPr="00D14992">
        <w:rPr>
          <w:i/>
          <w:sz w:val="18"/>
        </w:rPr>
        <w:t>Step</w:t>
      </w:r>
      <w:r w:rsidR="00D14992">
        <w:rPr>
          <w:i/>
          <w:sz w:val="18"/>
        </w:rPr>
        <w:t>_</w:t>
      </w:r>
      <w:r w:rsidR="00D14992" w:rsidRPr="00D14992">
        <w:rPr>
          <w:i/>
          <w:sz w:val="18"/>
        </w:rPr>
        <w:t>Identifier</w:t>
      </w:r>
      <w:r w:rsidRPr="000F7591">
        <w:rPr>
          <w:sz w:val="18"/>
        </w:rPr>
        <w:t>]</w:t>
      </w:r>
    </w:p>
    <w:p w14:paraId="4A207669" w14:textId="77777777" w:rsidR="000F7591" w:rsidRPr="00EE4785" w:rsidRDefault="00EE4785" w:rsidP="008F3B53">
      <w:pPr>
        <w:pStyle w:val="RequirementID"/>
        <w:ind w:left="780"/>
        <w:rPr>
          <w:u w:val="none"/>
        </w:rPr>
      </w:pPr>
      <w:r>
        <w:rPr>
          <w:u w:val="none"/>
        </w:rPr>
        <w:t xml:space="preserve">Note: </w:t>
      </w:r>
      <w:r w:rsidRPr="00EE4785">
        <w:rPr>
          <w:u w:val="none"/>
        </w:rPr>
        <w:t>There is</w:t>
      </w:r>
      <w:r>
        <w:rPr>
          <w:u w:val="none"/>
        </w:rPr>
        <w:t xml:space="preserve"> no risk of array overrun since the </w:t>
      </w:r>
      <w:r w:rsidRPr="00D14992">
        <w:rPr>
          <w:i/>
          <w:u w:val="none"/>
        </w:rPr>
        <w:t>SelectedCycle</w:t>
      </w:r>
      <w:r>
        <w:rPr>
          <w:u w:val="none"/>
        </w:rPr>
        <w:t xml:space="preserve"> value has already been checked at the first check of the function</w:t>
      </w:r>
      <w:r w:rsidR="00107816">
        <w:rPr>
          <w:u w:val="none"/>
        </w:rPr>
        <w:t xml:space="preserve"> and </w:t>
      </w:r>
      <w:r w:rsidR="00107816" w:rsidRPr="00107816">
        <w:rPr>
          <w:i/>
          <w:u w:val="none"/>
        </w:rPr>
        <w:t>Unfiltered_Step_Identifier</w:t>
      </w:r>
      <w:r w:rsidR="00107816">
        <w:rPr>
          <w:u w:val="none"/>
        </w:rPr>
        <w:t xml:space="preserve"> value has been tested against his valid range previously</w:t>
      </w:r>
      <w:r>
        <w:rPr>
          <w:u w:val="none"/>
        </w:rPr>
        <w:t>.</w:t>
      </w:r>
    </w:p>
    <w:p w14:paraId="5A6B88F6" w14:textId="77777777" w:rsidR="00EE4785" w:rsidRPr="00EE4785" w:rsidRDefault="00EE4785" w:rsidP="008F3B53">
      <w:pPr>
        <w:pStyle w:val="RequirementID"/>
        <w:ind w:left="780"/>
        <w:rPr>
          <w:u w:val="none"/>
        </w:rPr>
      </w:pPr>
    </w:p>
    <w:p w14:paraId="6A723801" w14:textId="77777777" w:rsidR="008F3B53" w:rsidRPr="000F7591" w:rsidRDefault="008F3B53" w:rsidP="008F3B53">
      <w:pPr>
        <w:pStyle w:val="RequirementID"/>
        <w:ind w:left="780"/>
      </w:pPr>
      <w:r w:rsidRPr="000F7591">
        <w:t>DSG_BFE_</w:t>
      </w:r>
      <w:r w:rsidR="00176BEA">
        <w:t>00130</w:t>
      </w:r>
      <w:r w:rsidRPr="000F7591">
        <w:t>:</w:t>
      </w:r>
    </w:p>
    <w:p w14:paraId="3ADB7B1F" w14:textId="77777777" w:rsidR="00B64C5C" w:rsidRDefault="00B64C5C" w:rsidP="00B64C5C">
      <w:pPr>
        <w:ind w:left="72" w:firstLine="708"/>
      </w:pPr>
      <w:r w:rsidRPr="00B64C5C">
        <w:t xml:space="preserve">The step </w:t>
      </w:r>
      <w:r>
        <w:t>reference value shall be checked against his valid range:</w:t>
      </w:r>
    </w:p>
    <w:p w14:paraId="110F184D" w14:textId="77777777" w:rsidR="00B64C5C" w:rsidRDefault="00B64C5C" w:rsidP="00B64C5C">
      <w:pPr>
        <w:ind w:left="708" w:firstLine="708"/>
      </w:pPr>
      <w:r>
        <w:sym w:font="Wingdings" w:char="F0E8"/>
      </w:r>
      <w:r>
        <w:t xml:space="preserve"> The step reference is higher than </w:t>
      </w:r>
      <w:r w:rsidRPr="00D14992">
        <w:rPr>
          <w:b/>
        </w:rPr>
        <w:t>KU8_NB_MAX_STEP_LIBRARY</w:t>
      </w:r>
    </w:p>
    <w:p w14:paraId="0B23F2C1" w14:textId="77777777" w:rsidR="00B64C5C" w:rsidRPr="00B64C5C" w:rsidRDefault="00B64C5C" w:rsidP="00B64C5C">
      <w:pPr>
        <w:ind w:left="780"/>
      </w:pPr>
      <w:r>
        <w:t xml:space="preserve">In this case, the Step Identifier shall be set to </w:t>
      </w:r>
      <w:r>
        <w:rPr>
          <w:b/>
        </w:rPr>
        <w:t>KU8_UNDEFINED_STEP</w:t>
      </w:r>
      <w:r w:rsidRPr="00BF2563">
        <w:t>.</w:t>
      </w:r>
      <w:r>
        <w:t xml:space="preserve"> And the function can return.</w:t>
      </w:r>
    </w:p>
    <w:p w14:paraId="7D24931A" w14:textId="77777777" w:rsidR="008F3B53" w:rsidRDefault="008F3B53" w:rsidP="008F3B53">
      <w:pPr>
        <w:ind w:left="72" w:firstLine="708"/>
      </w:pPr>
      <w:r>
        <w:t>[COVERS: DES_TF_G_8</w:t>
      </w:r>
      <w:r w:rsidR="00B64C5C">
        <w:t>48</w:t>
      </w:r>
      <w:r>
        <w:t>]</w:t>
      </w:r>
    </w:p>
    <w:p w14:paraId="7F2C4719" w14:textId="77777777" w:rsidR="00375FF5" w:rsidRDefault="00375FF5" w:rsidP="00D874E5">
      <w:pPr>
        <w:spacing w:before="40" w:after="40"/>
      </w:pPr>
    </w:p>
    <w:p w14:paraId="60B0979F" w14:textId="77777777" w:rsidR="008F3B53" w:rsidRDefault="00B64C5C" w:rsidP="00B64C5C">
      <w:pPr>
        <w:spacing w:before="40" w:after="40"/>
        <w:ind w:left="72" w:firstLine="708"/>
      </w:pPr>
      <w:r>
        <w:t xml:space="preserve">In all other cases, the step identifier can be set with the </w:t>
      </w:r>
      <w:r w:rsidRPr="00B64C5C">
        <w:rPr>
          <w:i/>
        </w:rPr>
        <w:t>unfiltered step identifier</w:t>
      </w:r>
      <w:r>
        <w:t xml:space="preserve"> value.</w:t>
      </w:r>
    </w:p>
    <w:p w14:paraId="71B58D3E" w14:textId="77777777" w:rsidR="000A57D7" w:rsidRDefault="000A57D7" w:rsidP="00B64C5C">
      <w:pPr>
        <w:spacing w:before="40" w:after="40"/>
        <w:ind w:left="72" w:firstLine="708"/>
      </w:pPr>
    </w:p>
    <w:p w14:paraId="5CF88599" w14:textId="77777777" w:rsidR="000A57D7" w:rsidRDefault="00686E3D" w:rsidP="000A57D7">
      <w:pPr>
        <w:spacing w:before="40" w:after="40"/>
        <w:ind w:left="780"/>
      </w:pPr>
      <w:r>
        <w:t>Note</w:t>
      </w:r>
      <w:r w:rsidR="000A57D7">
        <w:t>: a deeper analysis of the step content will be done during the extraction of step parameters that could lead to the “invalidation” of the step that shall be executed (refer to TF_G_112). This function reduces his analysis to the belt function parameters scope.</w:t>
      </w:r>
    </w:p>
    <w:p w14:paraId="452A2502" w14:textId="77777777" w:rsidR="00375FF5" w:rsidRPr="00B700CC" w:rsidRDefault="00375FF5" w:rsidP="00D874E5">
      <w:pPr>
        <w:spacing w:before="40" w:after="40"/>
      </w:pPr>
    </w:p>
    <w:p w14:paraId="7CDAA32D" w14:textId="77777777" w:rsidR="006B59B2" w:rsidRDefault="006B59B2" w:rsidP="00B347F8">
      <w:pPr>
        <w:pStyle w:val="ListParagraph"/>
        <w:numPr>
          <w:ilvl w:val="0"/>
          <w:numId w:val="23"/>
        </w:numPr>
        <w:spacing w:before="40" w:after="40"/>
        <w:rPr>
          <w:b/>
        </w:rPr>
      </w:pPr>
      <w:r w:rsidRPr="00B347F8">
        <w:rPr>
          <w:b/>
        </w:rPr>
        <w:t>Returned values</w:t>
      </w:r>
      <w:r w:rsidR="00871F8F">
        <w:rPr>
          <w:b/>
        </w:rPr>
        <w:t>:</w:t>
      </w:r>
    </w:p>
    <w:p w14:paraId="6AB2F34D" w14:textId="77777777" w:rsidR="004638EC" w:rsidRPr="004638EC" w:rsidRDefault="004638EC" w:rsidP="004638EC">
      <w:pPr>
        <w:pStyle w:val="ListParagraph"/>
        <w:spacing w:before="40" w:after="40"/>
        <w:ind w:left="780"/>
      </w:pPr>
      <w:r>
        <w:t>None.</w:t>
      </w:r>
    </w:p>
    <w:p w14:paraId="6E2CB7D9" w14:textId="77777777" w:rsidR="006B59B2" w:rsidRDefault="006B59B2" w:rsidP="006B59B2"/>
    <w:p w14:paraId="4495E8BB" w14:textId="77777777" w:rsidR="00375C79" w:rsidRDefault="00375C79">
      <w:pPr>
        <w:jc w:val="left"/>
        <w:rPr>
          <w:rFonts w:ascii="Arial (W1)" w:hAnsi="Arial (W1)"/>
          <w:b/>
        </w:rPr>
      </w:pPr>
      <w:r>
        <w:br w:type="page"/>
      </w:r>
    </w:p>
    <w:p w14:paraId="460E3329" w14:textId="77777777" w:rsidR="003427A0" w:rsidRDefault="00C978BB" w:rsidP="004F52C7">
      <w:pPr>
        <w:pStyle w:val="Heading4"/>
      </w:pPr>
      <w:bookmarkStart w:id="187" w:name="_Toc396742527"/>
      <w:r>
        <w:lastRenderedPageBreak/>
        <w:t>M_</w:t>
      </w:r>
      <w:r w:rsidR="00647F16">
        <w:t>ProvideExecutedCycleStep</w:t>
      </w:r>
      <w:bookmarkEnd w:id="187"/>
    </w:p>
    <w:p w14:paraId="29CD94F2" w14:textId="77777777" w:rsidR="003427A0" w:rsidRDefault="003427A0" w:rsidP="00B347F8">
      <w:pPr>
        <w:pStyle w:val="ListParagraph"/>
        <w:numPr>
          <w:ilvl w:val="0"/>
          <w:numId w:val="23"/>
        </w:numPr>
        <w:spacing w:before="40" w:after="40"/>
        <w:rPr>
          <w:b/>
        </w:rPr>
      </w:pPr>
      <w:r w:rsidRPr="00B347F8">
        <w:rPr>
          <w:b/>
        </w:rPr>
        <w:t>Its finality</w:t>
      </w:r>
      <w:r w:rsidR="00871F8F">
        <w:rPr>
          <w:b/>
        </w:rPr>
        <w:t>:</w:t>
      </w:r>
    </w:p>
    <w:p w14:paraId="4ED7D4B7" w14:textId="77777777" w:rsidR="00E8220A" w:rsidRPr="00E8220A" w:rsidRDefault="00E8220A" w:rsidP="00E8220A">
      <w:pPr>
        <w:pStyle w:val="ListParagraph"/>
        <w:spacing w:before="40" w:after="40"/>
        <w:ind w:left="780"/>
      </w:pPr>
      <w:r>
        <w:t xml:space="preserve">The aim of this function is to provide the executed cycle and executed step to </w:t>
      </w:r>
      <w:r w:rsidR="000F1A5B">
        <w:t>the other software modules.</w:t>
      </w:r>
    </w:p>
    <w:p w14:paraId="4908514A" w14:textId="77777777" w:rsidR="003427A0" w:rsidRDefault="003427A0" w:rsidP="00B347F8">
      <w:pPr>
        <w:pStyle w:val="ListParagraph"/>
        <w:numPr>
          <w:ilvl w:val="0"/>
          <w:numId w:val="23"/>
        </w:numPr>
        <w:spacing w:before="40" w:after="40"/>
        <w:rPr>
          <w:b/>
        </w:rPr>
      </w:pPr>
      <w:r w:rsidRPr="00B347F8">
        <w:rPr>
          <w:b/>
        </w:rPr>
        <w:t>Exported functions used</w:t>
      </w:r>
      <w:r w:rsidR="00871F8F">
        <w:rPr>
          <w:b/>
        </w:rPr>
        <w:t>:</w:t>
      </w:r>
    </w:p>
    <w:p w14:paraId="5F23516F" w14:textId="77777777" w:rsidR="000F1A5B" w:rsidRPr="000F1A5B" w:rsidRDefault="000F1A5B" w:rsidP="000F1A5B">
      <w:pPr>
        <w:pStyle w:val="ListParagraph"/>
        <w:spacing w:before="40" w:after="40"/>
        <w:ind w:left="780"/>
      </w:pPr>
      <w:r>
        <w:t>None.</w:t>
      </w:r>
    </w:p>
    <w:p w14:paraId="68F7E916" w14:textId="77777777" w:rsidR="003427A0" w:rsidRDefault="003427A0" w:rsidP="00B347F8">
      <w:pPr>
        <w:pStyle w:val="ListParagraph"/>
        <w:numPr>
          <w:ilvl w:val="0"/>
          <w:numId w:val="23"/>
        </w:numPr>
        <w:spacing w:before="40" w:after="40"/>
        <w:rPr>
          <w:b/>
        </w:rPr>
      </w:pPr>
      <w:r w:rsidRPr="00B347F8">
        <w:rPr>
          <w:b/>
        </w:rPr>
        <w:t>Exported variables used</w:t>
      </w:r>
      <w:r w:rsidR="00871F8F">
        <w:rPr>
          <w:b/>
        </w:rPr>
        <w:t>:</w:t>
      </w:r>
    </w:p>
    <w:p w14:paraId="09B5E210" w14:textId="77777777" w:rsidR="000F1A5B" w:rsidRPr="000F1A5B" w:rsidRDefault="000F1A5B" w:rsidP="000F1A5B">
      <w:pPr>
        <w:pStyle w:val="ListParagraph"/>
        <w:spacing w:before="40" w:after="40"/>
        <w:ind w:left="780"/>
      </w:pPr>
      <w:r>
        <w:t>None.</w:t>
      </w:r>
    </w:p>
    <w:p w14:paraId="21AE36F6" w14:textId="77777777" w:rsidR="003427A0" w:rsidRDefault="003427A0" w:rsidP="00B347F8">
      <w:pPr>
        <w:pStyle w:val="ListParagraph"/>
        <w:numPr>
          <w:ilvl w:val="0"/>
          <w:numId w:val="23"/>
        </w:numPr>
        <w:spacing w:before="40" w:after="40"/>
        <w:rPr>
          <w:b/>
        </w:rPr>
      </w:pPr>
      <w:r w:rsidRPr="00B347F8">
        <w:rPr>
          <w:b/>
        </w:rPr>
        <w:t>Object</w:t>
      </w:r>
      <w:r w:rsidR="00871F8F">
        <w:rPr>
          <w:b/>
        </w:rPr>
        <w:t>:</w:t>
      </w:r>
    </w:p>
    <w:p w14:paraId="337F4938" w14:textId="77777777" w:rsidR="004B6EFC" w:rsidRDefault="00D737C9" w:rsidP="004B6EFC">
      <w:pPr>
        <w:pStyle w:val="ListParagraph"/>
        <w:spacing w:before="40" w:after="40"/>
        <w:ind w:left="780"/>
      </w:pPr>
      <w:r>
        <w:t>In general the executed cycle will be the same than the selected cycle provided by the BFS.</w:t>
      </w:r>
    </w:p>
    <w:p w14:paraId="3528B89E" w14:textId="77777777" w:rsidR="00D737C9" w:rsidRDefault="00D737C9" w:rsidP="004B6EFC">
      <w:pPr>
        <w:pStyle w:val="ListParagraph"/>
        <w:spacing w:before="40" w:after="40"/>
        <w:ind w:left="780"/>
      </w:pPr>
      <w:r>
        <w:t>If the current executed cycle is at his end (i.e. step identifier = KU8_NO_STEP), then the executed cycle shall take the KU8_NO_BELT_FUNCTION value.</w:t>
      </w:r>
    </w:p>
    <w:p w14:paraId="763F65FA" w14:textId="77777777" w:rsidR="00D737C9" w:rsidRDefault="00D737C9" w:rsidP="004B6EFC">
      <w:pPr>
        <w:pStyle w:val="ListParagraph"/>
        <w:spacing w:before="40" w:after="40"/>
        <w:ind w:left="780"/>
      </w:pPr>
    </w:p>
    <w:p w14:paraId="79382D31" w14:textId="77777777" w:rsidR="00C978BB" w:rsidRDefault="00D737C9" w:rsidP="004B6EFC">
      <w:pPr>
        <w:pStyle w:val="ListParagraph"/>
        <w:spacing w:before="40" w:after="40"/>
        <w:ind w:left="780"/>
      </w:pPr>
      <w:r>
        <w:t>And the executed step is the executed step position on the cycle parameters</w:t>
      </w:r>
      <w:r w:rsidR="00C978BB">
        <w:t>.</w:t>
      </w:r>
    </w:p>
    <w:p w14:paraId="7B2A96ED" w14:textId="77777777" w:rsidR="002C7ADC" w:rsidRDefault="00C978BB" w:rsidP="00835E48">
      <w:pPr>
        <w:pStyle w:val="ListParagraph"/>
        <w:spacing w:before="40" w:after="40"/>
        <w:ind w:left="780"/>
      </w:pPr>
      <w:r>
        <w:t>T</w:t>
      </w:r>
      <w:r w:rsidR="00D737C9">
        <w:t>he executed step is an integer with the range [0;7]. If there are no executed step the output value shall be KU8_</w:t>
      </w:r>
      <w:r w:rsidR="00C55EEE">
        <w:t>UNDEFINED_STEP</w:t>
      </w:r>
      <w:r w:rsidR="00D737C9">
        <w:t>.</w:t>
      </w:r>
    </w:p>
    <w:p w14:paraId="2BECF21E" w14:textId="77777777" w:rsidR="00C55EEE" w:rsidRDefault="00C55EEE" w:rsidP="00835E48">
      <w:pPr>
        <w:pStyle w:val="ListParagraph"/>
        <w:spacing w:before="40" w:after="40"/>
        <w:ind w:left="780"/>
      </w:pPr>
    </w:p>
    <w:p w14:paraId="3C1131A8" w14:textId="77777777" w:rsidR="00C55EEE" w:rsidRPr="004B6EFC" w:rsidRDefault="00C55EEE" w:rsidP="00835E48">
      <w:pPr>
        <w:pStyle w:val="ListParagraph"/>
        <w:spacing w:before="40" w:after="40"/>
        <w:ind w:left="780"/>
      </w:pPr>
      <w:r>
        <w:t>This function is a post processing module in charge of formatting the outputs for the other software components.</w:t>
      </w:r>
    </w:p>
    <w:p w14:paraId="7AAABBD1" w14:textId="77777777" w:rsidR="003427A0" w:rsidRDefault="003427A0" w:rsidP="00B347F8">
      <w:pPr>
        <w:pStyle w:val="ListParagraph"/>
        <w:numPr>
          <w:ilvl w:val="0"/>
          <w:numId w:val="23"/>
        </w:numPr>
        <w:spacing w:before="40" w:after="40"/>
        <w:rPr>
          <w:b/>
        </w:rPr>
      </w:pPr>
      <w:r w:rsidRPr="00B347F8">
        <w:rPr>
          <w:b/>
        </w:rPr>
        <w:t>Entering and outgoing parameters</w:t>
      </w:r>
      <w:r w:rsidR="00871F8F">
        <w:rPr>
          <w:b/>
        </w:rPr>
        <w:t>:</w:t>
      </w:r>
    </w:p>
    <w:p w14:paraId="02F42D34" w14:textId="77777777" w:rsidR="000F1A5B" w:rsidRPr="000F1A5B" w:rsidRDefault="000F1A5B" w:rsidP="000F1A5B">
      <w:pPr>
        <w:pStyle w:val="ListParagraph"/>
        <w:spacing w:before="40" w:after="40"/>
        <w:ind w:left="780"/>
      </w:pPr>
      <w:r>
        <w:t>None.</w:t>
      </w:r>
    </w:p>
    <w:p w14:paraId="6C76C322" w14:textId="77777777" w:rsidR="003427A0" w:rsidRDefault="003427A0" w:rsidP="00B347F8">
      <w:pPr>
        <w:pStyle w:val="ListParagraph"/>
        <w:numPr>
          <w:ilvl w:val="0"/>
          <w:numId w:val="23"/>
        </w:numPr>
        <w:spacing w:before="40" w:after="40"/>
        <w:rPr>
          <w:b/>
        </w:rPr>
      </w:pPr>
      <w:r w:rsidRPr="00B347F8">
        <w:rPr>
          <w:b/>
        </w:rPr>
        <w:t>Period</w:t>
      </w:r>
      <w:r w:rsidR="00871F8F">
        <w:rPr>
          <w:b/>
        </w:rPr>
        <w:t>:</w:t>
      </w:r>
    </w:p>
    <w:p w14:paraId="2328E5BE" w14:textId="77777777" w:rsidR="000F1A5B" w:rsidRPr="001E01F8" w:rsidRDefault="000F1A5B" w:rsidP="000F1A5B">
      <w:pPr>
        <w:pStyle w:val="ListParagraph"/>
        <w:spacing w:before="40" w:after="40"/>
        <w:ind w:left="780"/>
      </w:pPr>
      <w:r w:rsidRPr="001E01F8">
        <w:t>This function shall be called every 10ms.</w:t>
      </w:r>
    </w:p>
    <w:p w14:paraId="73027446" w14:textId="77777777" w:rsidR="003427A0" w:rsidRDefault="003427A0" w:rsidP="00B347F8">
      <w:pPr>
        <w:pStyle w:val="ListParagraph"/>
        <w:numPr>
          <w:ilvl w:val="0"/>
          <w:numId w:val="23"/>
        </w:numPr>
        <w:spacing w:before="40" w:after="40"/>
        <w:rPr>
          <w:b/>
        </w:rPr>
      </w:pPr>
      <w:r w:rsidRPr="00B347F8">
        <w:rPr>
          <w:b/>
        </w:rPr>
        <w:t>Who</w:t>
      </w:r>
      <w:r w:rsidR="00871F8F">
        <w:rPr>
          <w:b/>
        </w:rPr>
        <w:t>:</w:t>
      </w:r>
    </w:p>
    <w:p w14:paraId="4033A1DB" w14:textId="77777777" w:rsidR="000F1A5B" w:rsidRPr="00B347F8" w:rsidRDefault="000F1A5B" w:rsidP="000F1A5B">
      <w:pPr>
        <w:pStyle w:val="ListParagraph"/>
        <w:spacing w:before="40" w:after="40"/>
        <w:ind w:left="780"/>
        <w:rPr>
          <w:b/>
        </w:rPr>
      </w:pPr>
      <w:r>
        <w:t xml:space="preserve">This function is called by the exported function in charge of the step scheduling (See </w:t>
      </w:r>
      <w:r>
        <w:fldChar w:fldCharType="begin"/>
      </w:r>
      <w:r>
        <w:instrText xml:space="preserve"> REF _Ref314736287 \w \h </w:instrText>
      </w:r>
      <w:r>
        <w:fldChar w:fldCharType="separate"/>
      </w:r>
      <w:r w:rsidR="00834BB3">
        <w:t>3.2.1</w:t>
      </w:r>
      <w:r>
        <w:fldChar w:fldCharType="end"/>
      </w:r>
      <w:r w:rsidR="00D26EF8">
        <w:t xml:space="preserve"> </w:t>
      </w:r>
      <w:r w:rsidR="00CD2402">
        <w:fldChar w:fldCharType="begin"/>
      </w:r>
      <w:r w:rsidR="00CD2402">
        <w:instrText xml:space="preserve"> REF _Ref359490423 \h </w:instrText>
      </w:r>
      <w:r w:rsidR="00CD2402">
        <w:fldChar w:fldCharType="separate"/>
      </w:r>
      <w:r w:rsidR="00834BB3">
        <w:t xml:space="preserve">Function </w:t>
      </w:r>
      <w:r w:rsidR="00834BB3">
        <w:rPr>
          <w:i/>
        </w:rPr>
        <w:t>BFE_runScheduleStep</w:t>
      </w:r>
      <w:r w:rsidR="00CD2402">
        <w:fldChar w:fldCharType="end"/>
      </w:r>
      <w:r w:rsidR="00D47E94">
        <w:t>)</w:t>
      </w:r>
    </w:p>
    <w:p w14:paraId="17D5354A" w14:textId="77777777" w:rsidR="003427A0" w:rsidRDefault="003427A0" w:rsidP="00B347F8">
      <w:pPr>
        <w:pStyle w:val="ListParagraph"/>
        <w:numPr>
          <w:ilvl w:val="0"/>
          <w:numId w:val="23"/>
        </w:numPr>
        <w:spacing w:before="40" w:after="40"/>
        <w:rPr>
          <w:b/>
        </w:rPr>
      </w:pPr>
      <w:r w:rsidRPr="00B347F8">
        <w:rPr>
          <w:b/>
        </w:rPr>
        <w:t>Items used</w:t>
      </w:r>
      <w:r w:rsidR="00871F8F">
        <w:rPr>
          <w:b/>
        </w:rPr>
        <w:t>:</w:t>
      </w:r>
    </w:p>
    <w:p w14:paraId="696A0C7B" w14:textId="77777777" w:rsidR="00544A28" w:rsidRDefault="00544A28" w:rsidP="00544A28">
      <w:pPr>
        <w:spacing w:before="40" w:after="40"/>
        <w:rPr>
          <w:b/>
        </w:rPr>
      </w:pPr>
    </w:p>
    <w:p w14:paraId="246DB828" w14:textId="77777777" w:rsidR="00CD2402" w:rsidRDefault="00544A28" w:rsidP="00CD2402">
      <w:pPr>
        <w:keepNext/>
        <w:spacing w:before="40" w:after="40"/>
      </w:pPr>
      <w:r>
        <w:rPr>
          <w:noProof/>
          <w:lang w:val="fr-FR" w:eastAsia="fr-FR"/>
        </w:rPr>
        <mc:AlternateContent>
          <mc:Choice Requires="wpc">
            <w:drawing>
              <wp:inline distT="0" distB="0" distL="0" distR="0" wp14:anchorId="32C5F250" wp14:editId="6EEDA7CC">
                <wp:extent cx="6096000" cy="2299335"/>
                <wp:effectExtent l="0" t="0" r="0" b="0"/>
                <wp:docPr id="26" name="Zone de dessin 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 name="Zone de texte 14"/>
                        <wps:cNvSpPr txBox="1"/>
                        <wps:spPr>
                          <a:xfrm>
                            <a:off x="2103120" y="87629"/>
                            <a:ext cx="1775460" cy="1701165"/>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4AF26FD" w14:textId="77777777" w:rsidR="001C49CD" w:rsidRPr="00C978BB" w:rsidRDefault="001C49CD" w:rsidP="00544A28">
                              <w:pPr>
                                <w:jc w:val="center"/>
                                <w:rPr>
                                  <w:b/>
                                  <w:sz w:val="18"/>
                                  <w:lang w:val="en-US"/>
                                </w:rPr>
                              </w:pPr>
                              <w:r w:rsidRPr="00C978BB">
                                <w:rPr>
                                  <w:b/>
                                  <w:sz w:val="18"/>
                                  <w:lang w:val="en-US"/>
                                </w:rPr>
                                <w:t>M_ProvideExecutedCycleStep</w:t>
                              </w:r>
                            </w:p>
                          </w:txbxContent>
                        </wps:txbx>
                        <wps:bodyPr rot="0" spcFirstLastPara="0" vertOverflow="overflow" horzOverflow="overflow" vert="horz" wrap="square" lIns="36000" tIns="45720" rIns="36000" bIns="45720" numCol="1" spcCol="0" rtlCol="0" fromWordArt="0" anchor="ctr" anchorCtr="0" forceAA="0" compatLnSpc="1">
                          <a:prstTxWarp prst="textNoShape">
                            <a:avLst/>
                          </a:prstTxWarp>
                          <a:noAutofit/>
                        </wps:bodyPr>
                      </wps:wsp>
                      <wps:wsp>
                        <wps:cNvPr id="15" name="Pentagone 15"/>
                        <wps:cNvSpPr/>
                        <wps:spPr>
                          <a:xfrm>
                            <a:off x="276225" y="163830"/>
                            <a:ext cx="1809750" cy="180975"/>
                          </a:xfrm>
                          <a:prstGeom prst="homePlate">
                            <a:avLst/>
                          </a:prstGeom>
                        </wps:spPr>
                        <wps:style>
                          <a:lnRef idx="1">
                            <a:schemeClr val="accent4"/>
                          </a:lnRef>
                          <a:fillRef idx="3">
                            <a:schemeClr val="accent4"/>
                          </a:fillRef>
                          <a:effectRef idx="2">
                            <a:schemeClr val="accent4"/>
                          </a:effectRef>
                          <a:fontRef idx="minor">
                            <a:schemeClr val="lt1"/>
                          </a:fontRef>
                        </wps:style>
                        <wps:txbx>
                          <w:txbxContent>
                            <w:p w14:paraId="7BE2E722" w14:textId="77777777" w:rsidR="001C49CD" w:rsidRPr="005316EE" w:rsidRDefault="001C49CD" w:rsidP="00544A28">
                              <w:pPr>
                                <w:jc w:val="center"/>
                                <w:rPr>
                                  <w:sz w:val="16"/>
                                  <w:szCs w:val="16"/>
                                  <w:lang w:val="en-US"/>
                                </w:rPr>
                              </w:pPr>
                              <w:r w:rsidRPr="005316EE">
                                <w:rPr>
                                  <w:sz w:val="16"/>
                                  <w:szCs w:val="16"/>
                                  <w:lang w:val="en-US"/>
                                </w:rPr>
                                <w:t>Selected cycle Id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6" name="Pentagone 16"/>
                        <wps:cNvSpPr/>
                        <wps:spPr>
                          <a:xfrm>
                            <a:off x="276225" y="417195"/>
                            <a:ext cx="1809750" cy="180975"/>
                          </a:xfrm>
                          <a:prstGeom prst="homePlate">
                            <a:avLst/>
                          </a:prstGeom>
                        </wps:spPr>
                        <wps:style>
                          <a:lnRef idx="1">
                            <a:schemeClr val="accent4"/>
                          </a:lnRef>
                          <a:fillRef idx="2">
                            <a:schemeClr val="accent4"/>
                          </a:fillRef>
                          <a:effectRef idx="1">
                            <a:schemeClr val="accent4"/>
                          </a:effectRef>
                          <a:fontRef idx="minor">
                            <a:schemeClr val="dk1"/>
                          </a:fontRef>
                        </wps:style>
                        <wps:txbx>
                          <w:txbxContent>
                            <w:p w14:paraId="4461600A" w14:textId="77777777" w:rsidR="001C49CD" w:rsidRPr="005316EE" w:rsidRDefault="001C49CD" w:rsidP="00544A28">
                              <w:pPr>
                                <w:jc w:val="center"/>
                                <w:rPr>
                                  <w:sz w:val="16"/>
                                  <w:szCs w:val="16"/>
                                  <w:lang w:val="en-US"/>
                                </w:rPr>
                              </w:pPr>
                              <w:r>
                                <w:rPr>
                                  <w:sz w:val="16"/>
                                  <w:szCs w:val="16"/>
                                  <w:lang w:val="en-US"/>
                                </w:rPr>
                                <w:t>Step Identifier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8" name="Flèche droite à entaille 18"/>
                        <wps:cNvSpPr/>
                        <wps:spPr>
                          <a:xfrm>
                            <a:off x="3895725" y="485775"/>
                            <a:ext cx="1790700" cy="361950"/>
                          </a:xfrm>
                          <a:prstGeom prst="notchedRightArrow">
                            <a:avLst/>
                          </a:prstGeom>
                        </wps:spPr>
                        <wps:style>
                          <a:lnRef idx="1">
                            <a:schemeClr val="accent6"/>
                          </a:lnRef>
                          <a:fillRef idx="3">
                            <a:schemeClr val="accent6"/>
                          </a:fillRef>
                          <a:effectRef idx="2">
                            <a:schemeClr val="accent6"/>
                          </a:effectRef>
                          <a:fontRef idx="minor">
                            <a:schemeClr val="lt1"/>
                          </a:fontRef>
                        </wps:style>
                        <wps:txbx>
                          <w:txbxContent>
                            <w:p w14:paraId="42C620D0" w14:textId="77777777" w:rsidR="001C49CD" w:rsidRPr="003568A6" w:rsidRDefault="001C49CD" w:rsidP="00544A28">
                              <w:pPr>
                                <w:jc w:val="center"/>
                                <w:rPr>
                                  <w:lang w:val="en-US"/>
                                </w:rPr>
                              </w:pPr>
                              <w:r>
                                <w:rPr>
                                  <w:lang w:val="en-US"/>
                                </w:rPr>
                                <w:t>Executed cycle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 name="Flèche droite à entaille 19"/>
                        <wps:cNvSpPr/>
                        <wps:spPr>
                          <a:xfrm>
                            <a:off x="3886200" y="1064896"/>
                            <a:ext cx="1790700" cy="361950"/>
                          </a:xfrm>
                          <a:prstGeom prst="notchedRightArrow">
                            <a:avLst/>
                          </a:prstGeom>
                        </wps:spPr>
                        <wps:style>
                          <a:lnRef idx="1">
                            <a:schemeClr val="accent6"/>
                          </a:lnRef>
                          <a:fillRef idx="3">
                            <a:schemeClr val="accent6"/>
                          </a:fillRef>
                          <a:effectRef idx="2">
                            <a:schemeClr val="accent6"/>
                          </a:effectRef>
                          <a:fontRef idx="minor">
                            <a:schemeClr val="lt1"/>
                          </a:fontRef>
                        </wps:style>
                        <wps:txbx>
                          <w:txbxContent>
                            <w:p w14:paraId="16774D0D" w14:textId="77777777" w:rsidR="001C49CD" w:rsidRPr="003568A6" w:rsidRDefault="001C49CD" w:rsidP="00544A28">
                              <w:pPr>
                                <w:pStyle w:val="NormalWeb"/>
                                <w:spacing w:before="0" w:beforeAutospacing="0" w:after="0" w:afterAutospacing="0"/>
                                <w:jc w:val="center"/>
                                <w:rPr>
                                  <w:lang w:val="en-US"/>
                                </w:rPr>
                              </w:pPr>
                              <w:r>
                                <w:rPr>
                                  <w:rFonts w:ascii="Arial" w:eastAsia="Times New Roman" w:hAnsi="Arial"/>
                                  <w:sz w:val="20"/>
                                  <w:szCs w:val="20"/>
                                  <w:lang w:val="en-US"/>
                                </w:rPr>
                                <w:t>Executed step</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96" name="Pentagone 396"/>
                        <wps:cNvSpPr/>
                        <wps:spPr>
                          <a:xfrm>
                            <a:off x="285750" y="720090"/>
                            <a:ext cx="1809750" cy="180975"/>
                          </a:xfrm>
                          <a:prstGeom prst="homePlate">
                            <a:avLst/>
                          </a:prstGeom>
                        </wps:spPr>
                        <wps:style>
                          <a:lnRef idx="1">
                            <a:schemeClr val="accent4"/>
                          </a:lnRef>
                          <a:fillRef idx="2">
                            <a:schemeClr val="accent4"/>
                          </a:fillRef>
                          <a:effectRef idx="1">
                            <a:schemeClr val="accent4"/>
                          </a:effectRef>
                          <a:fontRef idx="minor">
                            <a:schemeClr val="dk1"/>
                          </a:fontRef>
                        </wps:style>
                        <wps:txbx>
                          <w:txbxContent>
                            <w:p w14:paraId="45672685" w14:textId="77777777" w:rsidR="001C49CD" w:rsidRPr="005316EE" w:rsidRDefault="001C49CD" w:rsidP="00544A28">
                              <w:pPr>
                                <w:jc w:val="center"/>
                                <w:rPr>
                                  <w:sz w:val="16"/>
                                  <w:szCs w:val="16"/>
                                  <w:lang w:val="en-US"/>
                                </w:rPr>
                              </w:pPr>
                              <w:r>
                                <w:rPr>
                                  <w:sz w:val="16"/>
                                  <w:szCs w:val="16"/>
                                  <w:lang w:val="en-US"/>
                                </w:rPr>
                                <w:t>Freewheeling state flag</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16" name="Pentagone 16"/>
                        <wps:cNvSpPr/>
                        <wps:spPr>
                          <a:xfrm>
                            <a:off x="285750" y="1552575"/>
                            <a:ext cx="1809750" cy="180975"/>
                          </a:xfrm>
                          <a:prstGeom prst="homePlate">
                            <a:avLst/>
                          </a:prstGeom>
                        </wps:spPr>
                        <wps:style>
                          <a:lnRef idx="1">
                            <a:schemeClr val="accent4"/>
                          </a:lnRef>
                          <a:fillRef idx="2">
                            <a:schemeClr val="accent4"/>
                          </a:fillRef>
                          <a:effectRef idx="1">
                            <a:schemeClr val="accent4"/>
                          </a:effectRef>
                          <a:fontRef idx="minor">
                            <a:schemeClr val="dk1"/>
                          </a:fontRef>
                        </wps:style>
                        <wps:txbx>
                          <w:txbxContent>
                            <w:p w14:paraId="5306CA95" w14:textId="77777777" w:rsidR="001C49CD" w:rsidRPr="005316EE" w:rsidRDefault="001C49CD" w:rsidP="00544A28">
                              <w:pPr>
                                <w:jc w:val="center"/>
                                <w:rPr>
                                  <w:sz w:val="16"/>
                                  <w:szCs w:val="16"/>
                                  <w:lang w:val="en-US"/>
                                </w:rPr>
                              </w:pPr>
                              <w:r>
                                <w:rPr>
                                  <w:sz w:val="16"/>
                                  <w:szCs w:val="16"/>
                                  <w:lang w:val="en-US"/>
                                </w:rPr>
                                <w:t>Previous Executed step</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17" name="Pentagone 16"/>
                        <wps:cNvSpPr/>
                        <wps:spPr>
                          <a:xfrm>
                            <a:off x="285750" y="1299210"/>
                            <a:ext cx="1809750" cy="180975"/>
                          </a:xfrm>
                          <a:prstGeom prst="homePlate">
                            <a:avLst/>
                          </a:prstGeom>
                        </wps:spPr>
                        <wps:style>
                          <a:lnRef idx="1">
                            <a:schemeClr val="accent4"/>
                          </a:lnRef>
                          <a:fillRef idx="2">
                            <a:schemeClr val="accent4"/>
                          </a:fillRef>
                          <a:effectRef idx="1">
                            <a:schemeClr val="accent4"/>
                          </a:effectRef>
                          <a:fontRef idx="minor">
                            <a:schemeClr val="dk1"/>
                          </a:fontRef>
                        </wps:style>
                        <wps:txbx>
                          <w:txbxContent>
                            <w:p w14:paraId="19013010" w14:textId="77777777" w:rsidR="001C49CD" w:rsidRPr="005316EE" w:rsidRDefault="001C49CD" w:rsidP="00544A28">
                              <w:pPr>
                                <w:jc w:val="center"/>
                                <w:rPr>
                                  <w:sz w:val="16"/>
                                  <w:szCs w:val="16"/>
                                  <w:lang w:val="en-US"/>
                                </w:rPr>
                              </w:pPr>
                              <w:r>
                                <w:rPr>
                                  <w:sz w:val="16"/>
                                  <w:szCs w:val="16"/>
                                  <w:lang w:val="en-US"/>
                                </w:rPr>
                                <w:t>Previous Executed cycle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18" name="Pentagone 396"/>
                        <wps:cNvSpPr/>
                        <wps:spPr>
                          <a:xfrm>
                            <a:off x="285750" y="965833"/>
                            <a:ext cx="1809750" cy="180975"/>
                          </a:xfrm>
                          <a:prstGeom prst="homePlate">
                            <a:avLst/>
                          </a:prstGeom>
                        </wps:spPr>
                        <wps:style>
                          <a:lnRef idx="1">
                            <a:schemeClr val="accent4"/>
                          </a:lnRef>
                          <a:fillRef idx="2">
                            <a:schemeClr val="accent4"/>
                          </a:fillRef>
                          <a:effectRef idx="1">
                            <a:schemeClr val="accent4"/>
                          </a:effectRef>
                          <a:fontRef idx="minor">
                            <a:schemeClr val="dk1"/>
                          </a:fontRef>
                        </wps:style>
                        <wps:txbx>
                          <w:txbxContent>
                            <w:p w14:paraId="0004A96C" w14:textId="77777777" w:rsidR="001C49CD" w:rsidRPr="005316EE" w:rsidRDefault="001C49CD" w:rsidP="00544A28">
                              <w:pPr>
                                <w:jc w:val="center"/>
                                <w:rPr>
                                  <w:sz w:val="16"/>
                                  <w:szCs w:val="16"/>
                                  <w:lang w:val="en-US"/>
                                </w:rPr>
                              </w:pPr>
                              <w:r>
                                <w:rPr>
                                  <w:sz w:val="16"/>
                                  <w:szCs w:val="16"/>
                                  <w:lang w:val="en-US"/>
                                </w:rPr>
                                <w:t>Step Validity status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 name="Curved Connector 12"/>
                        <wps:cNvCnPr>
                          <a:stCxn id="18" idx="3"/>
                          <a:endCxn id="517" idx="1"/>
                        </wps:cNvCnPr>
                        <wps:spPr>
                          <a:xfrm flipH="1">
                            <a:off x="285750" y="666750"/>
                            <a:ext cx="5400675" cy="722948"/>
                          </a:xfrm>
                          <a:prstGeom prst="curvedConnector5">
                            <a:avLst>
                              <a:gd name="adj1" fmla="val -5291"/>
                              <a:gd name="adj2" fmla="val 202503"/>
                              <a:gd name="adj3" fmla="val 104233"/>
                            </a:avLst>
                          </a:prstGeom>
                          <a:ln>
                            <a:solidFill>
                              <a:schemeClr val="tx1"/>
                            </a:solidFill>
                            <a:prstDash val="sysDot"/>
                            <a:tailEnd type="diamond"/>
                          </a:ln>
                        </wps:spPr>
                        <wps:style>
                          <a:lnRef idx="1">
                            <a:schemeClr val="accent1"/>
                          </a:lnRef>
                          <a:fillRef idx="0">
                            <a:schemeClr val="accent1"/>
                          </a:fillRef>
                          <a:effectRef idx="0">
                            <a:schemeClr val="accent1"/>
                          </a:effectRef>
                          <a:fontRef idx="minor">
                            <a:schemeClr val="tx1"/>
                          </a:fontRef>
                        </wps:style>
                        <wps:bodyPr/>
                      </wps:wsp>
                      <wps:wsp>
                        <wps:cNvPr id="22" name="Curved Connector 22"/>
                        <wps:cNvCnPr>
                          <a:stCxn id="19" idx="3"/>
                          <a:endCxn id="516" idx="1"/>
                        </wps:cNvCnPr>
                        <wps:spPr>
                          <a:xfrm flipH="1">
                            <a:off x="285750" y="1245871"/>
                            <a:ext cx="5391150" cy="397192"/>
                          </a:xfrm>
                          <a:prstGeom prst="curvedConnector5">
                            <a:avLst>
                              <a:gd name="adj1" fmla="val -1237"/>
                              <a:gd name="adj2" fmla="val 154918"/>
                              <a:gd name="adj3" fmla="val 101413"/>
                            </a:avLst>
                          </a:prstGeom>
                          <a:ln>
                            <a:solidFill>
                              <a:schemeClr val="tx1"/>
                            </a:solidFill>
                            <a:prstDash val="sysDot"/>
                            <a:tailEnd type="diamond"/>
                          </a:ln>
                        </wps:spPr>
                        <wps:style>
                          <a:lnRef idx="1">
                            <a:schemeClr val="accent1"/>
                          </a:lnRef>
                          <a:fillRef idx="0">
                            <a:schemeClr val="accent1"/>
                          </a:fillRef>
                          <a:effectRef idx="0">
                            <a:schemeClr val="accent1"/>
                          </a:effectRef>
                          <a:fontRef idx="minor">
                            <a:schemeClr val="tx1"/>
                          </a:fontRef>
                        </wps:style>
                        <wps:bodyPr/>
                      </wps:wsp>
                      <wps:wsp>
                        <wps:cNvPr id="520" name="Snip Single Corner Rectangle 520"/>
                        <wps:cNvSpPr/>
                        <wps:spPr>
                          <a:xfrm>
                            <a:off x="2108835" y="1559219"/>
                            <a:ext cx="824865" cy="232410"/>
                          </a:xfrm>
                          <a:prstGeom prst="snip1Rect">
                            <a:avLst>
                              <a:gd name="adj" fmla="val 13364"/>
                            </a:avLst>
                          </a:prstGeom>
                          <a:effectLst/>
                        </wps:spPr>
                        <wps:style>
                          <a:lnRef idx="1">
                            <a:schemeClr val="accent1"/>
                          </a:lnRef>
                          <a:fillRef idx="2">
                            <a:schemeClr val="accent1"/>
                          </a:fillRef>
                          <a:effectRef idx="1">
                            <a:schemeClr val="accent1"/>
                          </a:effectRef>
                          <a:fontRef idx="minor">
                            <a:schemeClr val="dk1"/>
                          </a:fontRef>
                        </wps:style>
                        <wps:txbx>
                          <w:txbxContent>
                            <w:p w14:paraId="470AC089" w14:textId="77777777" w:rsidR="001C49CD" w:rsidRDefault="001C49CD" w:rsidP="00CD2402">
                              <w:pPr>
                                <w:pStyle w:val="NormalWeb"/>
                                <w:spacing w:before="0" w:beforeAutospacing="0" w:after="0" w:afterAutospacing="0"/>
                                <w:jc w:val="both"/>
                              </w:pPr>
                              <w:r>
                                <w:rPr>
                                  <w:rFonts w:ascii="Arial" w:eastAsia="Times New Roman" w:hAnsi="Arial"/>
                                  <w:color w:val="000000"/>
                                  <w:sz w:val="18"/>
                                  <w:szCs w:val="18"/>
                                  <w:lang w:val="fr-FR"/>
                                </w:rPr>
                                <w:t>TF_G_111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2C5F250" id="Zone de dessin 26" o:spid="_x0000_s1476" editas="canvas" style="width:480pt;height:181.05pt;mso-position-horizontal-relative:char;mso-position-vertical-relative:line" coordsize="60960,22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">
                <v:shape id="_x0000_s1477" type="#_x0000_t75" style="position:absolute;width:60960;height:22993;visibility:visible;mso-wrap-style:square">
                  <v:fill o:detectmouseclick="t"/>
                  <v:path o:connecttype="none"/>
                </v:shape>
                <v:shape id="Zone de texte 14" o:spid="_x0000_s1478" type="#_x0000_t202" style="position:absolute;left:21031;top:876;width:17754;height:170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cesEA&#10;AADbAAAADwAAAGRycy9kb3ducmV2LnhtbERP3WrCMBS+H/gO4Qi7m6lFulGNIsJg4ATnfIBjc2yr&#10;zUlJ0tq9/SII3p2P7/csVoNpRE/O15YVTCcJCOLC6ppLBcffz7cPED4ga2wsk4I/8rBajl4WmGt7&#10;4x/qD6EUMYR9jgqqENpcSl9UZNBPbEscubN1BkOErpTa4S2Gm0amSZJJgzXHhgpb2lRUXA+dUdB/&#10;v3dum05P6a6j/e6yzprhnCn1Oh7WcxCBhvAUP9xfOs6fwf2XeIB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AXHrBAAAA2wAAAA8AAAAAAAAAAAAAAAAAmAIAAGRycy9kb3du&#10;cmV2LnhtbFBLBQYAAAAABAAEAPUAAACGAwAAAAA=&#10;" fillcolor="#a7bfde [1620]" strokecolor="#4579b8 [3044]">
                  <v:fill color2="#e4ecf5 [500]" rotate="t" angle="180" colors="0 #a3c4ff;22938f #bfd5ff;1 #e5eeff" focus="100%" type="gradient"/>
                  <v:shadow on="t" color="black" opacity="24903f" origin=",.5" offset="0,.55556mm"/>
                  <v:textbox inset="1mm,,1mm">
                    <w:txbxContent>
                      <w:p w14:paraId="24AF26FD" w14:textId="77777777" w:rsidR="001C49CD" w:rsidRPr="00C978BB" w:rsidRDefault="001C49CD" w:rsidP="00544A28">
                        <w:pPr>
                          <w:jc w:val="center"/>
                          <w:rPr>
                            <w:b/>
                            <w:sz w:val="18"/>
                            <w:lang w:val="en-US"/>
                          </w:rPr>
                        </w:pPr>
                        <w:r w:rsidRPr="00C978BB">
                          <w:rPr>
                            <w:b/>
                            <w:sz w:val="18"/>
                            <w:lang w:val="en-US"/>
                          </w:rPr>
                          <w:t>M_ProvideExecutedCycleStep</w:t>
                        </w:r>
                      </w:p>
                    </w:txbxContent>
                  </v:textbox>
                </v:shape>
                <v:shape id="Pentagone 15" o:spid="_x0000_s1479" type="#_x0000_t15" style="position:absolute;left:2762;top:1638;width:18097;height:1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Ha8MMA&#10;AADbAAAADwAAAGRycy9kb3ducmV2LnhtbERPS2vCQBC+F/oflil4q5uKlhJdpQ2IRnrx0XodstMk&#10;JDsbsmsS/70rCL3Nx/ecxWowteiodaVlBW/jCARxZnXJuYLTcf36AcJ5ZI21ZVJwJQer5fPTAmNt&#10;e95Td/C5CCHsYlRQeN/EUrqsIINubBviwP3Z1qAPsM2lbrEP4aaWkyh6lwZLDg0FNpQUlFWHi1Hw&#10;fcyn+2Q9TavdafNz/R3S89c2VWr0MnzOQXga/L/44d7qMH8G91/CAX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Ha8MMAAADbAAAADwAAAAAAAAAAAAAAAACYAgAAZHJzL2Rv&#10;d25yZXYueG1sUEsFBgAAAAAEAAQA9QAAAIgDAAAAAA==&#10;" adj="20520" fillcolor="#413253 [1639]" strokecolor="#795d9b [3047]">
                  <v:fill color2="#775c99 [3015]" rotate="t" angle="180" colors="0 #5d417e;52429f #7b58a6;1 #7b57a8" focus="100%" type="gradient">
                    <o:fill v:ext="view" type="gradientUnscaled"/>
                  </v:fill>
                  <v:shadow on="t" color="black" opacity="22937f" origin=",.5" offset="0,.63889mm"/>
                  <v:textbox inset="0,0,0,0">
                    <w:txbxContent>
                      <w:p w14:paraId="7BE2E722" w14:textId="77777777" w:rsidR="001C49CD" w:rsidRPr="005316EE" w:rsidRDefault="001C49CD" w:rsidP="00544A28">
                        <w:pPr>
                          <w:jc w:val="center"/>
                          <w:rPr>
                            <w:sz w:val="16"/>
                            <w:szCs w:val="16"/>
                            <w:lang w:val="en-US"/>
                          </w:rPr>
                        </w:pPr>
                        <w:r w:rsidRPr="005316EE">
                          <w:rPr>
                            <w:sz w:val="16"/>
                            <w:szCs w:val="16"/>
                            <w:lang w:val="en-US"/>
                          </w:rPr>
                          <w:t>Selected cycle Id</w:t>
                        </w:r>
                      </w:p>
                    </w:txbxContent>
                  </v:textbox>
                </v:shape>
                <v:shape id="Pentagone 16" o:spid="_x0000_s1480" type="#_x0000_t15" style="position:absolute;left:2762;top:4171;width:18097;height:1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KiN8EA&#10;AADbAAAADwAAAGRycy9kb3ducmV2LnhtbERPS27CMBDdV+IO1iB1VxwqPlHAIFpU0e5awgGGeEgi&#10;7HFkuxBuXyMhdTdP7zvLdW+NuJAPrWMF41EGgrhyuuVawaH8eMlBhIis0TgmBTcKsF4NnpZYaHfl&#10;H7rsYy1SCIcCFTQxdoWUoWrIYhi5jjhxJ+ctxgR9LbXHawq3Rr5m2UxabDk1NNjRe0PVef9rFZzb&#10;t+/5NjfTL59NdxNT5sdTmSv1POw3CxCR+vgvfrg/dZo/g/sv6Q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GCojfBAAAA2wAAAA8AAAAAAAAAAAAAAAAAmAIAAGRycy9kb3du&#10;cmV2LnhtbFBLBQYAAAAABAAEAPUAAACGAwAAAAA=&#10;" adj="20520" fillcolor="#bfb1d0 [1623]" strokecolor="#795d9b [3047]">
                  <v:fill color2="#ece7f1 [503]" rotate="t" angle="180" colors="0 #c9b5e8;22938f #d9cbee;1 #f0eaf9" focus="100%" type="gradient"/>
                  <v:shadow on="t" color="black" opacity="24903f" origin=",.5" offset="0,.55556mm"/>
                  <v:textbox inset="0,0,0,0">
                    <w:txbxContent>
                      <w:p w14:paraId="4461600A" w14:textId="77777777" w:rsidR="001C49CD" w:rsidRPr="005316EE" w:rsidRDefault="001C49CD" w:rsidP="00544A28">
                        <w:pPr>
                          <w:jc w:val="center"/>
                          <w:rPr>
                            <w:sz w:val="16"/>
                            <w:szCs w:val="16"/>
                            <w:lang w:val="en-US"/>
                          </w:rPr>
                        </w:pPr>
                        <w:r>
                          <w:rPr>
                            <w:sz w:val="16"/>
                            <w:szCs w:val="16"/>
                            <w:lang w:val="en-US"/>
                          </w:rPr>
                          <w:t>Step Identifier</w:t>
                        </w:r>
                      </w:p>
                    </w:txbxContent>
                  </v:textbox>
                </v:shape>
                <v:shape id="Flèche droite à entaille 18" o:spid="_x0000_s1481" type="#_x0000_t94" style="position:absolute;left:38957;top:4857;width:17907;height:3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yRlcIA&#10;AADbAAAADwAAAGRycy9kb3ducmV2LnhtbESPQW/CMAyF75P4D5GRdhspTJpYIaAJxAQ3xvgBVuK1&#10;3RqnJIF2/x4fJu1m6z2/93m5HnyrbhRTE9jAdFKAIrbBNVwZOH/unuagUkZ22AYmA7+UYL0aPSyx&#10;dKHnD7qdcqUkhFOJBuqcu1LrZGvymCahIxbtK0SPWdZYaRexl3Df6llRvGiPDUtDjR1tarI/p6s3&#10;EOdU7O3R5uPFfr/bw/S13z47Yx7Hw9sCVKYh/5v/rvdO8AVWfpEB9O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HJGVwgAAANsAAAAPAAAAAAAAAAAAAAAAAJgCAABkcnMvZG93&#10;bnJldi54bWxQSwUGAAAAAAQABAD1AAAAhwMAAAAA&#10;" adj="19417" fillcolor="#9a4906 [1641]" strokecolor="#f68c36 [3049]">
                  <v:fill color2="#f68a32 [3017]" rotate="t" angle="180" colors="0 #cb6c1d;52429f #ff8f2a;1 #ff8f26" focus="100%" type="gradient">
                    <o:fill v:ext="view" type="gradientUnscaled"/>
                  </v:fill>
                  <v:shadow on="t" color="black" opacity="22937f" origin=",.5" offset="0,.63889mm"/>
                  <v:textbox inset="0,0,0,0">
                    <w:txbxContent>
                      <w:p w14:paraId="42C620D0" w14:textId="77777777" w:rsidR="001C49CD" w:rsidRPr="003568A6" w:rsidRDefault="001C49CD" w:rsidP="00544A28">
                        <w:pPr>
                          <w:jc w:val="center"/>
                          <w:rPr>
                            <w:lang w:val="en-US"/>
                          </w:rPr>
                        </w:pPr>
                        <w:r>
                          <w:rPr>
                            <w:lang w:val="en-US"/>
                          </w:rPr>
                          <w:t>Executed cycle</w:t>
                        </w:r>
                      </w:p>
                    </w:txbxContent>
                  </v:textbox>
                </v:shape>
                <v:shape id="Flèche droite à entaille 19" o:spid="_x0000_s1482" type="#_x0000_t94" style="position:absolute;left:38862;top:10648;width:17907;height:3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A0DsAA&#10;AADbAAAADwAAAGRycy9kb3ducmV2LnhtbERP3WrCMBS+F/YO4Qy807QKQztjGRPF3bluD3BIztpq&#10;c1KTaLu3XwaD3Z2P7/dsytF24k4+tI4V5PMMBLF2puVawefHfrYCESKywc4xKfimAOX2YbLBwriB&#10;3+lexVqkEA4FKmhi7Aspg27IYpi7njhxX85bjAn6WhqPQwq3nVxk2ZO02HJqaLCn14b0pbpZBX5F&#10;2VGfdDxd9fmg3/L1sFsapaaP48sziEhj/Bf/uY8mzV/D7y/pALn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FA0DsAAAADbAAAADwAAAAAAAAAAAAAAAACYAgAAZHJzL2Rvd25y&#10;ZXYueG1sUEsFBgAAAAAEAAQA9QAAAIUDAAAAAA==&#10;" adj="19417" fillcolor="#9a4906 [1641]" strokecolor="#f68c36 [3049]">
                  <v:fill color2="#f68a32 [3017]" rotate="t" angle="180" colors="0 #cb6c1d;52429f #ff8f2a;1 #ff8f26" focus="100%" type="gradient">
                    <o:fill v:ext="view" type="gradientUnscaled"/>
                  </v:fill>
                  <v:shadow on="t" color="black" opacity="22937f" origin=",.5" offset="0,.63889mm"/>
                  <v:textbox inset="0,0,0,0">
                    <w:txbxContent>
                      <w:p w14:paraId="16774D0D" w14:textId="77777777" w:rsidR="001C49CD" w:rsidRPr="003568A6" w:rsidRDefault="001C49CD" w:rsidP="00544A28">
                        <w:pPr>
                          <w:pStyle w:val="NormalWeb"/>
                          <w:spacing w:before="0" w:beforeAutospacing="0" w:after="0" w:afterAutospacing="0"/>
                          <w:jc w:val="center"/>
                          <w:rPr>
                            <w:lang w:val="en-US"/>
                          </w:rPr>
                        </w:pPr>
                        <w:r>
                          <w:rPr>
                            <w:rFonts w:ascii="Arial" w:eastAsia="Times New Roman" w:hAnsi="Arial"/>
                            <w:sz w:val="20"/>
                            <w:szCs w:val="20"/>
                            <w:lang w:val="en-US"/>
                          </w:rPr>
                          <w:t>Executed step</w:t>
                        </w:r>
                      </w:p>
                    </w:txbxContent>
                  </v:textbox>
                </v:shape>
                <v:shape id="Pentagone 396" o:spid="_x0000_s1483" type="#_x0000_t15" style="position:absolute;left:2857;top:7200;width:18098;height:1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Dt8UA&#10;AADcAAAADwAAAGRycy9kb3ducmV2LnhtbESPwW7CMBBE70j8g7VIvYEDLTRNMailQqW3lvQDtvGS&#10;RNjryDYQ/r6uVInjaGbeaJbr3hpxJh9axwqmkwwEceV0y7WC73I7zkGEiKzROCYFVwqwXg0HSyy0&#10;u/AXnfexFgnCoUAFTYxdIWWoGrIYJq4jTt7BeYsxSV9L7fGS4NbIWZYtpMWW00KDHW0aqo77k1Vw&#10;bF8/H99yM//w2fz9wZT5z6HMlbob9S/PICL18Rb+b++0gvunBfydS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70O3xQAAANwAAAAPAAAAAAAAAAAAAAAAAJgCAABkcnMv&#10;ZG93bnJldi54bWxQSwUGAAAAAAQABAD1AAAAigMAAAAA&#10;" adj="20520" fillcolor="#bfb1d0 [1623]" strokecolor="#795d9b [3047]">
                  <v:fill color2="#ece7f1 [503]" rotate="t" angle="180" colors="0 #c9b5e8;22938f #d9cbee;1 #f0eaf9" focus="100%" type="gradient"/>
                  <v:shadow on="t" color="black" opacity="24903f" origin=",.5" offset="0,.55556mm"/>
                  <v:textbox inset="0,0,0,0">
                    <w:txbxContent>
                      <w:p w14:paraId="45672685" w14:textId="77777777" w:rsidR="001C49CD" w:rsidRPr="005316EE" w:rsidRDefault="001C49CD" w:rsidP="00544A28">
                        <w:pPr>
                          <w:jc w:val="center"/>
                          <w:rPr>
                            <w:sz w:val="16"/>
                            <w:szCs w:val="16"/>
                            <w:lang w:val="en-US"/>
                          </w:rPr>
                        </w:pPr>
                        <w:r>
                          <w:rPr>
                            <w:sz w:val="16"/>
                            <w:szCs w:val="16"/>
                            <w:lang w:val="en-US"/>
                          </w:rPr>
                          <w:t>Freewheeling state flag</w:t>
                        </w:r>
                      </w:p>
                    </w:txbxContent>
                  </v:textbox>
                </v:shape>
                <v:shape id="Pentagone 16" o:spid="_x0000_s1484" type="#_x0000_t15" style="position:absolute;left:2857;top:15525;width:18098;height:1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eCFcQA&#10;AADcAAAADwAAAGRycy9kb3ducmV2LnhtbESPwW7CMBBE75X6D9Yi9VYcUEOjgEGlVQW9UdIP2MZL&#10;EmGvI9uF8PcYCanH0cy80SxWgzXiRD50jhVMxhkI4trpjhsFP9XncwEiRGSNxjEpuFCA1fLxYYGl&#10;dmf+ptM+NiJBOJSooI2xL6UMdUsWw9j1xMk7OG8xJukbqT2eE9waOc2ymbTYcVposaf3lurj/s8q&#10;OHbr3etHYfIvn+WbF1MVv4eqUOppNLzNQUQa4n/43t5qBflkBrcz6Qj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3ghXEAAAA3AAAAA8AAAAAAAAAAAAAAAAAmAIAAGRycy9k&#10;b3ducmV2LnhtbFBLBQYAAAAABAAEAPUAAACJAwAAAAA=&#10;" adj="20520" fillcolor="#bfb1d0 [1623]" strokecolor="#795d9b [3047]">
                  <v:fill color2="#ece7f1 [503]" rotate="t" angle="180" colors="0 #c9b5e8;22938f #d9cbee;1 #f0eaf9" focus="100%" type="gradient"/>
                  <v:shadow on="t" color="black" opacity="24903f" origin=",.5" offset="0,.55556mm"/>
                  <v:textbox inset="0,0,0,0">
                    <w:txbxContent>
                      <w:p w14:paraId="5306CA95" w14:textId="77777777" w:rsidR="001C49CD" w:rsidRPr="005316EE" w:rsidRDefault="001C49CD" w:rsidP="00544A28">
                        <w:pPr>
                          <w:jc w:val="center"/>
                          <w:rPr>
                            <w:sz w:val="16"/>
                            <w:szCs w:val="16"/>
                            <w:lang w:val="en-US"/>
                          </w:rPr>
                        </w:pPr>
                        <w:r>
                          <w:rPr>
                            <w:sz w:val="16"/>
                            <w:szCs w:val="16"/>
                            <w:lang w:val="en-US"/>
                          </w:rPr>
                          <w:t>Previous Executed step</w:t>
                        </w:r>
                      </w:p>
                    </w:txbxContent>
                  </v:textbox>
                </v:shape>
                <v:shape id="Pentagone 16" o:spid="_x0000_s1485" type="#_x0000_t15" style="position:absolute;left:2857;top:12992;width:18098;height:18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snjsQA&#10;AADcAAAADwAAAGRycy9kb3ducmV2LnhtbESPwW7CMBBE75X6D9Yi9VYcUFOigEGlVQW9taQfsI2X&#10;JMJeR7YL4e8xEhLH0cy80SxWgzXiSD50jhVMxhkI4trpjhsFv9XncwEiRGSNxjEpOFOA1fLxYYGl&#10;dif+oeMuNiJBOJSooI2xL6UMdUsWw9j1xMnbO28xJukbqT2eEtwaOc2yV2mx47TQYk/vLdWH3b9V&#10;cOjW37OPwuRfPss3L6Yq/vZVodTTaHibg4g0xHv41t5qBflkBtcz6QjI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7J47EAAAA3AAAAA8AAAAAAAAAAAAAAAAAmAIAAGRycy9k&#10;b3ducmV2LnhtbFBLBQYAAAAABAAEAPUAAACJAwAAAAA=&#10;" adj="20520" fillcolor="#bfb1d0 [1623]" strokecolor="#795d9b [3047]">
                  <v:fill color2="#ece7f1 [503]" rotate="t" angle="180" colors="0 #c9b5e8;22938f #d9cbee;1 #f0eaf9" focus="100%" type="gradient"/>
                  <v:shadow on="t" color="black" opacity="24903f" origin=",.5" offset="0,.55556mm"/>
                  <v:textbox inset="0,0,0,0">
                    <w:txbxContent>
                      <w:p w14:paraId="19013010" w14:textId="77777777" w:rsidR="001C49CD" w:rsidRPr="005316EE" w:rsidRDefault="001C49CD" w:rsidP="00544A28">
                        <w:pPr>
                          <w:jc w:val="center"/>
                          <w:rPr>
                            <w:sz w:val="16"/>
                            <w:szCs w:val="16"/>
                            <w:lang w:val="en-US"/>
                          </w:rPr>
                        </w:pPr>
                        <w:r>
                          <w:rPr>
                            <w:sz w:val="16"/>
                            <w:szCs w:val="16"/>
                            <w:lang w:val="en-US"/>
                          </w:rPr>
                          <w:t>Previous Executed cycle</w:t>
                        </w:r>
                      </w:p>
                    </w:txbxContent>
                  </v:textbox>
                </v:shape>
                <v:shape id="Pentagone 396" o:spid="_x0000_s1486" type="#_x0000_t15" style="position:absolute;left:2857;top:9658;width:18098;height:1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Sz/MEA&#10;AADcAAAADwAAAGRycy9kb3ducmV2LnhtbERP3U7CMBS+J/EdmmPiHesgDJdJIQIxyh0yH+C4HraF&#10;9nRpC8y3txcmXn75/leb0RpxIx96xwpmWQ6CuHG651bBV/02LUGEiKzROCYFPxRgs36YrLDS7s6f&#10;dDvFVqQQDhUq6GIcKilD05HFkLmBOHFn5y3GBH0rtcd7CrdGzvN8KS32nBo6HGjXUXM5Xa2CS789&#10;Pu9LUxx8XrwvTF1+n+tSqafH8fUFRKQx/ov/3B9aQTFLa9OZdAT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6ks/zBAAAA3AAAAA8AAAAAAAAAAAAAAAAAmAIAAGRycy9kb3du&#10;cmV2LnhtbFBLBQYAAAAABAAEAPUAAACGAwAAAAA=&#10;" adj="20520" fillcolor="#bfb1d0 [1623]" strokecolor="#795d9b [3047]">
                  <v:fill color2="#ece7f1 [503]" rotate="t" angle="180" colors="0 #c9b5e8;22938f #d9cbee;1 #f0eaf9" focus="100%" type="gradient"/>
                  <v:shadow on="t" color="black" opacity="24903f" origin=",.5" offset="0,.55556mm"/>
                  <v:textbox inset="0,0,0,0">
                    <w:txbxContent>
                      <w:p w14:paraId="0004A96C" w14:textId="77777777" w:rsidR="001C49CD" w:rsidRPr="005316EE" w:rsidRDefault="001C49CD" w:rsidP="00544A28">
                        <w:pPr>
                          <w:jc w:val="center"/>
                          <w:rPr>
                            <w:sz w:val="16"/>
                            <w:szCs w:val="16"/>
                            <w:lang w:val="en-US"/>
                          </w:rPr>
                        </w:pPr>
                        <w:r>
                          <w:rPr>
                            <w:sz w:val="16"/>
                            <w:szCs w:val="16"/>
                            <w:lang w:val="en-US"/>
                          </w:rPr>
                          <w:t>Step Validity status</w:t>
                        </w:r>
                      </w:p>
                    </w:txbxContent>
                  </v:textbox>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Curved Connector 12" o:spid="_x0000_s1487" type="#_x0000_t40" style="position:absolute;left:2857;top:6667;width:54007;height:7229;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76/L4AAADbAAAADwAAAGRycy9kb3ducmV2LnhtbERPS4vCMBC+C/sfwix4s+kWVqRrFLEI&#10;Hlsf97GZbYrNpDRZ7f57Iwje5uN7znI92k7caPCtYwVfSQqCuHa65UbB6bibLUD4gKyxc0wK/snD&#10;evUxWWKu3Z0ruh1CI2II+xwVmBD6XEpfG7LoE9cTR+7XDRZDhEMj9YD3GG47maXpXFpsOTYY7Glr&#10;qL4e/qwC339fjC/OrroWxZhVXblwZanU9HPc/IAINIa3+OXe6zg/g+cv8QC5e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EDvr8vgAAANsAAAAPAAAAAAAAAAAAAAAAAKEC&#10;AABkcnMvZG93bnJldi54bWxQSwUGAAAAAAQABAD5AAAAjAMAAAAA&#10;" adj="-1143,43741,22514" strokecolor="black [3213]">
                  <v:stroke dashstyle="1 1" endarrow="diamond"/>
                </v:shape>
                <v:shape id="Curved Connector 22" o:spid="_x0000_s1488" type="#_x0000_t40" style="position:absolute;left:2857;top:12458;width:53912;height:3972;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YUoMUAAADbAAAADwAAAGRycy9kb3ducmV2LnhtbESPQWvCQBSE7wX/w/KE3urG2BaJrqIF&#10;pXrTSvH4yL4mobtvY3aN0V/fFYQeh5n5hpnOO2tES42vHCsYDhIQxLnTFRcKDl+rlzEIH5A1Gsek&#10;4Eoe5rPe0xQz7S68o3YfChEh7DNUUIZQZ1L6vCSLfuBq4uj9uMZiiLIppG7wEuHWyDRJ3qXFiuNC&#10;iTV9lJT/7s9WwetKb25mbbanw3I7Gr19747jtlPqud8tJiACdeE//Gh/agVpCvcv8QfI2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PYUoMUAAADbAAAADwAAAAAAAAAA&#10;AAAAAAChAgAAZHJzL2Rvd25yZXYueG1sUEsFBgAAAAAEAAQA+QAAAJMDAAAAAA==&#10;" adj="-267,33462,21905" strokecolor="black [3213]">
                  <v:stroke dashstyle="1 1" endarrow="diamond"/>
                </v:shape>
                <v:shape id="Snip Single Corner Rectangle 520" o:spid="_x0000_s1489" style="position:absolute;left:21088;top:15592;width:8249;height:2324;visibility:visible;mso-wrap-style:square;v-text-anchor:middle" coordsize="824865,2324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NGnsIA&#10;AADcAAAADwAAAGRycy9kb3ducmV2LnhtbERPTYvCMBC9L/gfwgje1lRBWapR1F2LsCBaPehtaMa2&#10;2ExKE2v99+awsMfH+54vO1OJlhpXWlYwGkYgiDOrS84VnE/bzy8QziNrrCyTghc5WC56H3OMtX3y&#10;kdrU5yKEsItRQeF9HUvpsoIMuqGtiQN3s41BH2CTS93gM4SbSo6jaCoNlhwaCqxpU1B2Tx9GQXLG&#10;xz657A/dtsXv9W91xZ/kqtSg361mIDx1/l/8595pBZNxmB/OhCM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Y0aewgAAANwAAAAPAAAAAAAAAAAAAAAAAJgCAABkcnMvZG93&#10;bnJldi54bWxQSwUGAAAAAAQABAD1AAAAhwMAAAAA&#10;" adj="-11796480,,5400" path="m,l793806,r31059,31059l824865,232410,,232410,,xe" fillcolor="#a7bfde [1620]" strokecolor="#4579b8 [3044]">
                  <v:fill color2="#e4ecf5 [500]" rotate="t" angle="180" colors="0 #a3c4ff;22938f #bfd5ff;1 #e5eeff" focus="100%" type="gradient"/>
                  <v:stroke joinstyle="miter"/>
                  <v:formulas/>
                  <v:path arrowok="t" o:connecttype="custom" o:connectlocs="0,0;793806,0;824865,31059;824865,232410;0,232410;0,0" o:connectangles="0,0,0,0,0,0" textboxrect="0,0,824865,232410"/>
                  <v:textbox>
                    <w:txbxContent>
                      <w:p w14:paraId="470AC089" w14:textId="77777777" w:rsidR="001C49CD" w:rsidRDefault="001C49CD" w:rsidP="00CD2402">
                        <w:pPr>
                          <w:pStyle w:val="NormalWeb"/>
                          <w:spacing w:before="0" w:beforeAutospacing="0" w:after="0" w:afterAutospacing="0"/>
                          <w:jc w:val="both"/>
                        </w:pPr>
                        <w:r>
                          <w:rPr>
                            <w:rFonts w:ascii="Arial" w:eastAsia="Times New Roman" w:hAnsi="Arial"/>
                            <w:color w:val="000000"/>
                            <w:sz w:val="18"/>
                            <w:szCs w:val="18"/>
                            <w:lang w:val="fr-FR"/>
                          </w:rPr>
                          <w:t>TF_G_111</w:t>
                        </w:r>
                      </w:p>
                    </w:txbxContent>
                  </v:textbox>
                </v:shape>
                <w10:anchorlock/>
              </v:group>
            </w:pict>
          </mc:Fallback>
        </mc:AlternateContent>
      </w:r>
    </w:p>
    <w:p w14:paraId="203E9878" w14:textId="77777777" w:rsidR="00544A28" w:rsidRDefault="00CD2402" w:rsidP="00CD2402">
      <w:pPr>
        <w:pStyle w:val="Caption"/>
        <w:jc w:val="center"/>
        <w:rPr>
          <w:b w:val="0"/>
        </w:rPr>
      </w:pPr>
      <w:r>
        <w:t xml:space="preserve">Figure </w:t>
      </w:r>
      <w:r>
        <w:fldChar w:fldCharType="begin"/>
      </w:r>
      <w:r>
        <w:instrText xml:space="preserve"> SEQ Figure \* ARABIC </w:instrText>
      </w:r>
      <w:r>
        <w:fldChar w:fldCharType="separate"/>
      </w:r>
      <w:r w:rsidR="00834BB3">
        <w:rPr>
          <w:noProof/>
        </w:rPr>
        <w:t>3</w:t>
      </w:r>
      <w:r>
        <w:fldChar w:fldCharType="end"/>
      </w:r>
      <w:r>
        <w:t xml:space="preserve"> M_ProvideExecutedCycleStep</w:t>
      </w:r>
      <w:r w:rsidR="006A7CC2">
        <w:t xml:space="preserve"> overview</w:t>
      </w:r>
    </w:p>
    <w:p w14:paraId="1C6C0771" w14:textId="77777777" w:rsidR="00544A28" w:rsidRDefault="00544A28" w:rsidP="00544A28">
      <w:pPr>
        <w:spacing w:before="40" w:after="40"/>
        <w:rPr>
          <w:b/>
        </w:rPr>
      </w:pPr>
    </w:p>
    <w:p w14:paraId="77663757" w14:textId="77777777" w:rsidR="007051D2" w:rsidRPr="007B5DD1" w:rsidRDefault="007051D2" w:rsidP="007051D2">
      <w:pPr>
        <w:spacing w:before="40" w:after="40"/>
        <w:ind w:left="780"/>
        <w:rPr>
          <w:rFonts w:cs="Arial"/>
        </w:rPr>
      </w:pPr>
      <w:r>
        <w:t xml:space="preserve">The selected cycle identifier is the input read thru </w:t>
      </w:r>
      <w:r w:rsidRPr="007B5DD1">
        <w:rPr>
          <w:rFonts w:cs="Arial"/>
          <w:b/>
        </w:rPr>
        <w:t>Rte_Read_prrSelectedCycle_u8CycleNumber</w:t>
      </w:r>
      <w:r>
        <w:rPr>
          <w:rFonts w:ascii="Consolas" w:hAnsi="Consolas" w:cs="Consolas"/>
        </w:rPr>
        <w:t xml:space="preserve"> </w:t>
      </w:r>
      <w:r>
        <w:rPr>
          <w:rFonts w:cs="Arial"/>
        </w:rPr>
        <w:t>service.</w:t>
      </w:r>
    </w:p>
    <w:p w14:paraId="2765F4C6" w14:textId="77777777" w:rsidR="007051D2" w:rsidRDefault="007051D2" w:rsidP="007051D2">
      <w:pPr>
        <w:ind w:left="72" w:firstLine="708"/>
      </w:pPr>
      <w:r>
        <w:t xml:space="preserve">The step identifier is the data provided by the </w:t>
      </w:r>
      <w:r w:rsidRPr="007051D2">
        <w:rPr>
          <w:i/>
        </w:rPr>
        <w:fldChar w:fldCharType="begin"/>
      </w:r>
      <w:r w:rsidRPr="007051D2">
        <w:rPr>
          <w:i/>
        </w:rPr>
        <w:instrText xml:space="preserve"> REF _Ref315076461 \h </w:instrText>
      </w:r>
      <w:r>
        <w:rPr>
          <w:i/>
        </w:rPr>
        <w:instrText xml:space="preserve"> \* MERGEFORMAT </w:instrText>
      </w:r>
      <w:r w:rsidRPr="007051D2">
        <w:rPr>
          <w:i/>
        </w:rPr>
      </w:r>
      <w:r w:rsidRPr="007051D2">
        <w:rPr>
          <w:i/>
        </w:rPr>
        <w:fldChar w:fldCharType="separate"/>
      </w:r>
      <w:r w:rsidR="00834BB3" w:rsidRPr="005070D3">
        <w:rPr>
          <w:i/>
        </w:rPr>
        <w:t>M_SelectStepId</w:t>
      </w:r>
      <w:r w:rsidRPr="007051D2">
        <w:rPr>
          <w:i/>
        </w:rPr>
        <w:fldChar w:fldCharType="end"/>
      </w:r>
      <w:r>
        <w:t xml:space="preserve"> function</w:t>
      </w:r>
      <w:r w:rsidR="00871F8F">
        <w:t>:</w:t>
      </w:r>
      <w:r>
        <w:t xml:space="preserve"> </w:t>
      </w:r>
      <w:r w:rsidRPr="007051D2">
        <w:rPr>
          <w:b/>
        </w:rPr>
        <w:t>u8StepToExecute</w:t>
      </w:r>
    </w:p>
    <w:p w14:paraId="0D6C26A0" w14:textId="77777777" w:rsidR="007051D2" w:rsidRDefault="007051D2" w:rsidP="007051D2">
      <w:pPr>
        <w:ind w:left="72" w:firstLine="708"/>
      </w:pPr>
      <w:r>
        <w:t xml:space="preserve">The previous </w:t>
      </w:r>
      <w:r w:rsidR="007376AD">
        <w:t>executed step</w:t>
      </w:r>
      <w:r>
        <w:t xml:space="preserve"> is read thru </w:t>
      </w:r>
      <w:r w:rsidRPr="00F64950">
        <w:rPr>
          <w:b/>
        </w:rPr>
        <w:t>u8PreviousExecute</w:t>
      </w:r>
      <w:r>
        <w:rPr>
          <w:b/>
        </w:rPr>
        <w:t>dStep</w:t>
      </w:r>
      <w:r>
        <w:t xml:space="preserve"> data.</w:t>
      </w:r>
    </w:p>
    <w:p w14:paraId="091281AC" w14:textId="77777777" w:rsidR="007051D2" w:rsidRDefault="007051D2" w:rsidP="007051D2">
      <w:pPr>
        <w:ind w:left="72" w:firstLine="708"/>
      </w:pPr>
      <w:r>
        <w:t xml:space="preserve">The previous executed cycle is read thru </w:t>
      </w:r>
      <w:r w:rsidRPr="007051D2">
        <w:rPr>
          <w:b/>
        </w:rPr>
        <w:t>u8PreviousExecutedFunction</w:t>
      </w:r>
      <w:r>
        <w:rPr>
          <w:b/>
        </w:rPr>
        <w:t xml:space="preserve"> </w:t>
      </w:r>
      <w:r>
        <w:t>data.</w:t>
      </w:r>
    </w:p>
    <w:p w14:paraId="26056A25" w14:textId="77777777" w:rsidR="007051D2" w:rsidRDefault="007051D2" w:rsidP="00FA5BBE">
      <w:pPr>
        <w:ind w:left="780"/>
      </w:pPr>
      <w:r>
        <w:t xml:space="preserve">The step validity status is the data provided by the </w:t>
      </w:r>
      <w:r w:rsidR="00FA5BBE" w:rsidRPr="009D4F19">
        <w:rPr>
          <w:i/>
        </w:rPr>
        <w:fldChar w:fldCharType="begin"/>
      </w:r>
      <w:r w:rsidR="00FA5BBE" w:rsidRPr="009D4F19">
        <w:rPr>
          <w:i/>
        </w:rPr>
        <w:instrText xml:space="preserve"> REF _Ref360523001 \h </w:instrText>
      </w:r>
      <w:r w:rsidR="009D4F19">
        <w:rPr>
          <w:i/>
        </w:rPr>
        <w:instrText xml:space="preserve"> \* MERGEFORMAT </w:instrText>
      </w:r>
      <w:r w:rsidR="00FA5BBE" w:rsidRPr="009D4F19">
        <w:rPr>
          <w:i/>
        </w:rPr>
      </w:r>
      <w:r w:rsidR="00FA5BBE" w:rsidRPr="009D4F19">
        <w:rPr>
          <w:i/>
        </w:rPr>
        <w:fldChar w:fldCharType="separate"/>
      </w:r>
      <w:r w:rsidR="00834BB3" w:rsidRPr="005070D3">
        <w:rPr>
          <w:i/>
        </w:rPr>
        <w:t>M_ExtractStepParameters</w:t>
      </w:r>
      <w:r w:rsidR="00FA5BBE" w:rsidRPr="009D4F19">
        <w:rPr>
          <w:i/>
        </w:rPr>
        <w:fldChar w:fldCharType="end"/>
      </w:r>
      <w:r w:rsidR="00FA5BBE">
        <w:t xml:space="preserve"> </w:t>
      </w:r>
      <w:r>
        <w:t>function</w:t>
      </w:r>
      <w:r w:rsidR="00871F8F">
        <w:t>:</w:t>
      </w:r>
      <w:r>
        <w:t xml:space="preserve"> </w:t>
      </w:r>
      <w:r w:rsidRPr="007051D2">
        <w:rPr>
          <w:b/>
        </w:rPr>
        <w:t>eStepValidity</w:t>
      </w:r>
      <w:r>
        <w:t xml:space="preserve"> data.</w:t>
      </w:r>
    </w:p>
    <w:p w14:paraId="38C5CBEF" w14:textId="77777777" w:rsidR="007376AD" w:rsidRDefault="007376AD" w:rsidP="007376AD">
      <w:pPr>
        <w:ind w:left="780"/>
      </w:pPr>
      <w:r>
        <w:lastRenderedPageBreak/>
        <w:t xml:space="preserve">The freewheeling state flag is provided by the </w:t>
      </w:r>
      <w:r w:rsidR="00FA5BBE" w:rsidRPr="009D4F19">
        <w:rPr>
          <w:i/>
        </w:rPr>
        <w:fldChar w:fldCharType="begin"/>
      </w:r>
      <w:r w:rsidR="00FA5BBE" w:rsidRPr="009D4F19">
        <w:rPr>
          <w:i/>
        </w:rPr>
        <w:instrText xml:space="preserve"> REF _Ref360538815 \h </w:instrText>
      </w:r>
      <w:r w:rsidR="009D4F19">
        <w:rPr>
          <w:i/>
        </w:rPr>
        <w:instrText xml:space="preserve"> \* MERGEFORMAT </w:instrText>
      </w:r>
      <w:r w:rsidR="00FA5BBE" w:rsidRPr="009D4F19">
        <w:rPr>
          <w:i/>
        </w:rPr>
      </w:r>
      <w:r w:rsidR="00FA5BBE" w:rsidRPr="009D4F19">
        <w:rPr>
          <w:i/>
        </w:rPr>
        <w:fldChar w:fldCharType="separate"/>
      </w:r>
      <w:r w:rsidR="00834BB3" w:rsidRPr="005070D3">
        <w:rPr>
          <w:i/>
        </w:rPr>
        <w:t>M_ControlStepExecution</w:t>
      </w:r>
      <w:r w:rsidR="00FA5BBE" w:rsidRPr="009D4F19">
        <w:rPr>
          <w:i/>
        </w:rPr>
        <w:fldChar w:fldCharType="end"/>
      </w:r>
      <w:r w:rsidR="00FA5BBE">
        <w:t xml:space="preserve"> </w:t>
      </w:r>
      <w:r>
        <w:t>function</w:t>
      </w:r>
      <w:r w:rsidR="00871F8F">
        <w:t>:</w:t>
      </w:r>
      <w:r>
        <w:t xml:space="preserve"> </w:t>
      </w:r>
      <w:r w:rsidRPr="007376AD">
        <w:rPr>
          <w:b/>
          <w:highlight w:val="red"/>
        </w:rPr>
        <w:t>bIsStepFrozen</w:t>
      </w:r>
      <w:r>
        <w:t xml:space="preserve"> data. </w:t>
      </w:r>
      <w:r w:rsidRPr="007376AD">
        <w:rPr>
          <w:color w:val="FFFFFF" w:themeColor="background1"/>
          <w:highlight w:val="red"/>
        </w:rPr>
        <w:t>(to be renamed)</w:t>
      </w:r>
    </w:p>
    <w:p w14:paraId="172D5609" w14:textId="77777777" w:rsidR="007051D2" w:rsidRPr="007051D2" w:rsidRDefault="007051D2" w:rsidP="007051D2">
      <w:pPr>
        <w:ind w:left="72" w:firstLine="708"/>
      </w:pPr>
    </w:p>
    <w:p w14:paraId="414A5250" w14:textId="77777777" w:rsidR="007376AD" w:rsidRPr="009A1501" w:rsidRDefault="007376AD" w:rsidP="007376AD">
      <w:pPr>
        <w:pStyle w:val="ListParagraph"/>
        <w:ind w:left="780"/>
        <w:rPr>
          <w:rFonts w:ascii="Consolas" w:hAnsi="Consolas" w:cs="Consolas"/>
        </w:rPr>
      </w:pPr>
      <w:r>
        <w:t>The executed cycle output shall be provided to the rest of the application by using the following API</w:t>
      </w:r>
      <w:r w:rsidR="00871F8F">
        <w:t>:</w:t>
      </w:r>
      <w:r>
        <w:t xml:space="preserve"> </w:t>
      </w:r>
      <w:r w:rsidRPr="009A1501">
        <w:rPr>
          <w:rFonts w:ascii="Consolas" w:hAnsi="Consolas" w:cs="Consolas"/>
        </w:rPr>
        <w:t>Rte_Write_psrExecutedCycle_u8CycleNumber( uint8 u8ExecutedCycle )</w:t>
      </w:r>
    </w:p>
    <w:p w14:paraId="5B44A5FF" w14:textId="77777777" w:rsidR="007376AD" w:rsidRPr="009A1501" w:rsidRDefault="007376AD" w:rsidP="007376AD">
      <w:pPr>
        <w:pStyle w:val="ListParagraph"/>
        <w:ind w:left="780"/>
        <w:rPr>
          <w:rFonts w:ascii="Consolas" w:hAnsi="Consolas" w:cs="Consolas"/>
        </w:rPr>
      </w:pPr>
      <w:r>
        <w:t>The executed step output shall be provided to the rest of the application by using the following API</w:t>
      </w:r>
      <w:r w:rsidR="00871F8F">
        <w:t>:</w:t>
      </w:r>
      <w:r>
        <w:t xml:space="preserve"> </w:t>
      </w:r>
      <w:r w:rsidRPr="009A1501">
        <w:rPr>
          <w:rFonts w:ascii="Consolas" w:hAnsi="Consolas" w:cs="Consolas"/>
        </w:rPr>
        <w:t>Rte_Write_psrExecutedStep_u8StepNumber( uint8 u8ExecutedStep )</w:t>
      </w:r>
    </w:p>
    <w:p w14:paraId="73A106CB" w14:textId="77777777" w:rsidR="008C2B5A" w:rsidRDefault="008C2B5A" w:rsidP="00544A28">
      <w:pPr>
        <w:spacing w:before="40" w:after="40"/>
        <w:rPr>
          <w:b/>
        </w:rPr>
      </w:pPr>
    </w:p>
    <w:p w14:paraId="038E8DD0" w14:textId="77777777" w:rsidR="00835E48" w:rsidRDefault="00835E48" w:rsidP="00835E48">
      <w:pPr>
        <w:pStyle w:val="ListParagraph"/>
        <w:spacing w:before="40" w:after="40"/>
        <w:ind w:left="780"/>
      </w:pPr>
      <w:r>
        <w:t>According to these interfaces:</w:t>
      </w:r>
    </w:p>
    <w:p w14:paraId="0EE325FA" w14:textId="77777777" w:rsidR="00835E48" w:rsidRPr="00E5707D" w:rsidRDefault="00835E48" w:rsidP="00835E48">
      <w:pPr>
        <w:pStyle w:val="RequirementID"/>
        <w:ind w:left="780"/>
      </w:pPr>
      <w:r>
        <w:t>DSG_BFE_</w:t>
      </w:r>
      <w:r w:rsidR="00176BEA">
        <w:t>00131</w:t>
      </w:r>
      <w:r>
        <w:t>:</w:t>
      </w:r>
    </w:p>
    <w:p w14:paraId="3B34B140" w14:textId="77777777" w:rsidR="00835E48" w:rsidRDefault="00835E48" w:rsidP="00835E48">
      <w:pPr>
        <w:pStyle w:val="ListParagraph"/>
        <w:ind w:left="780"/>
      </w:pPr>
      <w:r>
        <w:t>If the selected cycle is NO_CYCLE:</w:t>
      </w:r>
    </w:p>
    <w:p w14:paraId="6F80BE63" w14:textId="77777777" w:rsidR="00835E48" w:rsidRDefault="00835E48" w:rsidP="00835E48">
      <w:pPr>
        <w:pStyle w:val="ListParagraph"/>
        <w:ind w:left="780" w:firstLine="636"/>
      </w:pPr>
      <w:r>
        <w:sym w:font="Wingdings" w:char="F0E8"/>
      </w:r>
      <w:r>
        <w:t>Executed cycle shall be KU8_NO_BELT_FUNCTION</w:t>
      </w:r>
    </w:p>
    <w:p w14:paraId="3914C983" w14:textId="77777777" w:rsidR="00835E48" w:rsidRDefault="00835E48" w:rsidP="00835E48">
      <w:pPr>
        <w:pStyle w:val="ListParagraph"/>
        <w:ind w:left="780" w:firstLine="636"/>
      </w:pPr>
      <w:r>
        <w:sym w:font="Wingdings" w:char="F0E8"/>
      </w:r>
      <w:r>
        <w:t>Executed step shall be KU8_UNDEFINED_STEP</w:t>
      </w:r>
    </w:p>
    <w:p w14:paraId="6D836FA4" w14:textId="77777777" w:rsidR="00835E48" w:rsidRPr="00B7625F" w:rsidRDefault="00835E48" w:rsidP="00835E48">
      <w:pPr>
        <w:ind w:left="72" w:firstLine="708"/>
        <w:rPr>
          <w:lang w:val="fr-FR"/>
        </w:rPr>
      </w:pPr>
      <w:r w:rsidRPr="00B7625F">
        <w:rPr>
          <w:lang w:val="fr-FR"/>
        </w:rPr>
        <w:t>[COVERS: DES_TF_G_826, DES_TF_G_843]</w:t>
      </w:r>
    </w:p>
    <w:p w14:paraId="665EEA9A" w14:textId="77777777" w:rsidR="00835E48" w:rsidRPr="00B7625F" w:rsidRDefault="00835E48" w:rsidP="00835E48">
      <w:pPr>
        <w:pStyle w:val="ListParagraph"/>
        <w:spacing w:before="40" w:after="40"/>
        <w:ind w:left="780"/>
        <w:rPr>
          <w:lang w:val="fr-FR"/>
        </w:rPr>
      </w:pPr>
    </w:p>
    <w:p w14:paraId="625AF1E1" w14:textId="77777777" w:rsidR="00835E48" w:rsidRPr="00E5707D" w:rsidRDefault="00835E48" w:rsidP="00835E48">
      <w:pPr>
        <w:pStyle w:val="RequirementID"/>
        <w:ind w:left="780"/>
      </w:pPr>
      <w:r>
        <w:t>DSG_BFE_</w:t>
      </w:r>
      <w:r w:rsidR="00176BEA">
        <w:t>00132</w:t>
      </w:r>
      <w:r>
        <w:t>:</w:t>
      </w:r>
    </w:p>
    <w:p w14:paraId="55FE4012" w14:textId="77777777" w:rsidR="00835E48" w:rsidRDefault="00835E48" w:rsidP="00835E48">
      <w:pPr>
        <w:pStyle w:val="ListParagraph"/>
        <w:ind w:left="780"/>
      </w:pPr>
      <w:r>
        <w:t>If the step identifier is KU8_UNDEFINED_STEP (means that end of cycle has been reached whatever the reason: 8</w:t>
      </w:r>
      <w:r w:rsidRPr="004509A0">
        <w:rPr>
          <w:vertAlign w:val="superscript"/>
        </w:rPr>
        <w:t>th</w:t>
      </w:r>
      <w:r>
        <w:t xml:space="preserve"> step or invalid step reference or etc…):</w:t>
      </w:r>
    </w:p>
    <w:p w14:paraId="15ECCBA2" w14:textId="77777777" w:rsidR="00835E48" w:rsidRDefault="00835E48" w:rsidP="00835E48">
      <w:pPr>
        <w:pStyle w:val="ListParagraph"/>
        <w:ind w:left="780" w:firstLine="636"/>
      </w:pPr>
      <w:r>
        <w:sym w:font="Wingdings" w:char="F0E8"/>
      </w:r>
      <w:r>
        <w:t>Executed cycle shall be KU8_NO_BELT_FUNCTION</w:t>
      </w:r>
    </w:p>
    <w:p w14:paraId="384CB834" w14:textId="77777777" w:rsidR="00835E48" w:rsidRDefault="00835E48" w:rsidP="00835E48">
      <w:pPr>
        <w:pStyle w:val="ListParagraph"/>
        <w:ind w:left="780" w:firstLine="636"/>
      </w:pPr>
      <w:r>
        <w:sym w:font="Wingdings" w:char="F0E8"/>
      </w:r>
      <w:r>
        <w:t>Executed step shall be KU8_UNDEFINED_STEP</w:t>
      </w:r>
    </w:p>
    <w:p w14:paraId="72437F20" w14:textId="77777777" w:rsidR="00835E48" w:rsidRPr="00B7625F" w:rsidRDefault="00835E48" w:rsidP="00835E48">
      <w:pPr>
        <w:ind w:left="72" w:firstLine="708"/>
        <w:rPr>
          <w:lang w:val="fr-FR"/>
        </w:rPr>
      </w:pPr>
      <w:r w:rsidRPr="00B7625F">
        <w:rPr>
          <w:lang w:val="fr-FR"/>
        </w:rPr>
        <w:t>[COVERS: DES_TF_G_848, DES_TF_G_846, DES_TF_G_831]</w:t>
      </w:r>
    </w:p>
    <w:p w14:paraId="2270DF78" w14:textId="77777777" w:rsidR="00835E48" w:rsidRPr="00B7625F" w:rsidRDefault="00835E48" w:rsidP="00835E48">
      <w:pPr>
        <w:pStyle w:val="ListParagraph"/>
        <w:spacing w:before="40" w:after="40"/>
        <w:ind w:left="780"/>
        <w:rPr>
          <w:lang w:val="fr-FR"/>
        </w:rPr>
      </w:pPr>
    </w:p>
    <w:p w14:paraId="5F39C759" w14:textId="77777777" w:rsidR="00835E48" w:rsidRPr="00E5707D" w:rsidRDefault="00835E48" w:rsidP="00835E48">
      <w:pPr>
        <w:pStyle w:val="RequirementID"/>
        <w:ind w:left="780"/>
      </w:pPr>
      <w:r>
        <w:t>DSG_BFE_</w:t>
      </w:r>
      <w:r w:rsidR="00176BEA">
        <w:t>00133</w:t>
      </w:r>
      <w:r>
        <w:t>:</w:t>
      </w:r>
    </w:p>
    <w:p w14:paraId="46A1897B" w14:textId="77777777" w:rsidR="00835E48" w:rsidRDefault="00835E48" w:rsidP="00835E48">
      <w:pPr>
        <w:pStyle w:val="ListParagraph"/>
        <w:ind w:left="780"/>
      </w:pPr>
      <w:r>
        <w:t>If the step validity status is invalid, the step shall not be executed, then the cycle will be aborted:</w:t>
      </w:r>
    </w:p>
    <w:p w14:paraId="3E241FF5" w14:textId="77777777" w:rsidR="00835E48" w:rsidRDefault="00835E48" w:rsidP="00835E48">
      <w:pPr>
        <w:pStyle w:val="ListParagraph"/>
        <w:ind w:left="780" w:firstLine="636"/>
      </w:pPr>
      <w:r>
        <w:sym w:font="Wingdings" w:char="F0E8"/>
      </w:r>
      <w:r>
        <w:t>Executed cycle shall be KU8_NO_BELT_FUNCTION</w:t>
      </w:r>
    </w:p>
    <w:p w14:paraId="0AEABF8A" w14:textId="77777777" w:rsidR="00835E48" w:rsidRDefault="00835E48" w:rsidP="00835E48">
      <w:pPr>
        <w:pStyle w:val="ListParagraph"/>
        <w:ind w:left="780" w:firstLine="636"/>
      </w:pPr>
      <w:r>
        <w:sym w:font="Wingdings" w:char="F0E8"/>
      </w:r>
      <w:r>
        <w:t>Executed step shall be KU8_UNDEFINED_STEP</w:t>
      </w:r>
    </w:p>
    <w:p w14:paraId="6AC2DA30" w14:textId="77777777" w:rsidR="00835E48" w:rsidRPr="00B7625F" w:rsidRDefault="00835E48" w:rsidP="00835E48">
      <w:pPr>
        <w:ind w:left="72" w:firstLine="708"/>
        <w:rPr>
          <w:lang w:val="fr-FR"/>
        </w:rPr>
      </w:pPr>
      <w:r w:rsidRPr="00B7625F">
        <w:rPr>
          <w:lang w:val="fr-FR"/>
        </w:rPr>
        <w:t>[COVERS: DES_TF_G_848, DES_TF_G_846, DES_TF_G_831]</w:t>
      </w:r>
    </w:p>
    <w:p w14:paraId="50394119" w14:textId="77777777" w:rsidR="00835E48" w:rsidRPr="00B7625F" w:rsidRDefault="00835E48" w:rsidP="00835E48">
      <w:pPr>
        <w:pStyle w:val="ListParagraph"/>
        <w:spacing w:before="40" w:after="40"/>
        <w:ind w:left="780"/>
        <w:rPr>
          <w:lang w:val="fr-FR"/>
        </w:rPr>
      </w:pPr>
    </w:p>
    <w:p w14:paraId="3F8337DF" w14:textId="77777777" w:rsidR="00835E48" w:rsidRPr="00E5707D" w:rsidRDefault="00835E48" w:rsidP="00835E48">
      <w:pPr>
        <w:pStyle w:val="RequirementID"/>
        <w:ind w:left="780"/>
      </w:pPr>
      <w:r>
        <w:t>DSG_BFE_</w:t>
      </w:r>
      <w:r w:rsidR="00176BEA">
        <w:t>00134</w:t>
      </w:r>
      <w:r>
        <w:t>:</w:t>
      </w:r>
    </w:p>
    <w:p w14:paraId="28032D0C" w14:textId="77777777" w:rsidR="00835E48" w:rsidRDefault="00835E48" w:rsidP="00835E48">
      <w:pPr>
        <w:pStyle w:val="ListParagraph"/>
        <w:ind w:left="780"/>
      </w:pPr>
      <w:r>
        <w:t>If a free</w:t>
      </w:r>
      <w:r w:rsidR="00191C51">
        <w:t>-</w:t>
      </w:r>
      <w:r>
        <w:t>wheeling phase has been started (due to motor rotation direction inversion detected):</w:t>
      </w:r>
    </w:p>
    <w:p w14:paraId="1CE3E055" w14:textId="77777777" w:rsidR="00835E48" w:rsidRDefault="00835E48" w:rsidP="00835E48">
      <w:pPr>
        <w:pStyle w:val="ListParagraph"/>
        <w:ind w:left="780" w:firstLine="636"/>
      </w:pPr>
      <w:r>
        <w:sym w:font="Wingdings" w:char="F0E8"/>
      </w:r>
      <w:r>
        <w:t>Executed cycle shall keep his last value</w:t>
      </w:r>
    </w:p>
    <w:p w14:paraId="6D21CE7B" w14:textId="77777777" w:rsidR="00835E48" w:rsidRDefault="00835E48" w:rsidP="00835E48">
      <w:pPr>
        <w:pStyle w:val="ListParagraph"/>
        <w:ind w:left="780" w:firstLine="636"/>
      </w:pPr>
      <w:r>
        <w:sym w:font="Wingdings" w:char="F0E8"/>
      </w:r>
      <w:r>
        <w:t>Executed step shall keep his last value</w:t>
      </w:r>
    </w:p>
    <w:p w14:paraId="44FB27F7" w14:textId="77777777" w:rsidR="00835E48" w:rsidRDefault="00835E48" w:rsidP="00835E48">
      <w:pPr>
        <w:ind w:left="72" w:firstLine="708"/>
      </w:pPr>
      <w:r w:rsidRPr="00835E48">
        <w:rPr>
          <w:highlight w:val="red"/>
        </w:rPr>
        <w:t>[COVERS: XXXX]</w:t>
      </w:r>
    </w:p>
    <w:p w14:paraId="7238FC21" w14:textId="77777777" w:rsidR="00835E48" w:rsidRDefault="00835E48" w:rsidP="00835E48">
      <w:pPr>
        <w:pStyle w:val="ListParagraph"/>
        <w:spacing w:before="40" w:after="40"/>
        <w:ind w:left="780"/>
      </w:pPr>
    </w:p>
    <w:p w14:paraId="0F2D702F" w14:textId="77777777" w:rsidR="00835E48" w:rsidRDefault="00835E48" w:rsidP="00835E48">
      <w:pPr>
        <w:pStyle w:val="ListParagraph"/>
        <w:spacing w:before="40" w:after="40"/>
        <w:ind w:left="780"/>
      </w:pPr>
      <w:r>
        <w:t xml:space="preserve">In all other cases: </w:t>
      </w:r>
    </w:p>
    <w:p w14:paraId="5D3567A8" w14:textId="77777777" w:rsidR="00835E48" w:rsidRDefault="00835E48" w:rsidP="00835E48">
      <w:pPr>
        <w:pStyle w:val="ListParagraph"/>
        <w:ind w:left="780" w:firstLine="636"/>
      </w:pPr>
      <w:r>
        <w:sym w:font="Wingdings" w:char="F0E8"/>
      </w:r>
      <w:r>
        <w:t>Executed cycle shall take the Selected cycle value</w:t>
      </w:r>
    </w:p>
    <w:p w14:paraId="64D674CA" w14:textId="77777777" w:rsidR="00835E48" w:rsidRDefault="00835E48" w:rsidP="00835E48">
      <w:pPr>
        <w:pStyle w:val="ListParagraph"/>
        <w:ind w:left="780" w:firstLine="636"/>
      </w:pPr>
      <w:r>
        <w:sym w:font="Wingdings" w:char="F0E8"/>
      </w:r>
      <w:r>
        <w:t>Executed step shall take the Step identifier value</w:t>
      </w:r>
    </w:p>
    <w:p w14:paraId="124B64A5" w14:textId="77777777" w:rsidR="00835E48" w:rsidRPr="00544A28" w:rsidRDefault="00835E48" w:rsidP="00544A28">
      <w:pPr>
        <w:spacing w:before="40" w:after="40"/>
        <w:rPr>
          <w:b/>
        </w:rPr>
      </w:pPr>
    </w:p>
    <w:p w14:paraId="7160B9B2" w14:textId="77777777" w:rsidR="003427A0" w:rsidRDefault="003427A0" w:rsidP="00B347F8">
      <w:pPr>
        <w:pStyle w:val="ListParagraph"/>
        <w:numPr>
          <w:ilvl w:val="0"/>
          <w:numId w:val="23"/>
        </w:numPr>
        <w:spacing w:before="40" w:after="40"/>
        <w:rPr>
          <w:b/>
        </w:rPr>
      </w:pPr>
      <w:r w:rsidRPr="00B347F8">
        <w:rPr>
          <w:b/>
        </w:rPr>
        <w:t>Returned values</w:t>
      </w:r>
      <w:r w:rsidR="00871F8F">
        <w:rPr>
          <w:b/>
        </w:rPr>
        <w:t>:</w:t>
      </w:r>
    </w:p>
    <w:p w14:paraId="26C0E4DE" w14:textId="77777777" w:rsidR="000F1A5B" w:rsidRDefault="000F1A5B" w:rsidP="000F1A5B">
      <w:pPr>
        <w:pStyle w:val="ListParagraph"/>
        <w:spacing w:before="40" w:after="40"/>
        <w:ind w:left="780"/>
      </w:pPr>
      <w:r>
        <w:t>None.</w:t>
      </w:r>
    </w:p>
    <w:p w14:paraId="5118CE39" w14:textId="77777777" w:rsidR="003427A0" w:rsidRDefault="003427A0" w:rsidP="006B59B2"/>
    <w:p w14:paraId="3FAC35AD" w14:textId="77777777" w:rsidR="00375C79" w:rsidRDefault="00375C79">
      <w:pPr>
        <w:jc w:val="left"/>
        <w:rPr>
          <w:rFonts w:ascii="Arial (W1)" w:hAnsi="Arial (W1)"/>
          <w:b/>
        </w:rPr>
      </w:pPr>
      <w:r>
        <w:br w:type="page"/>
      </w:r>
    </w:p>
    <w:p w14:paraId="4C9406F0" w14:textId="77777777" w:rsidR="006664DB" w:rsidRDefault="006664DB" w:rsidP="006664DB">
      <w:pPr>
        <w:pStyle w:val="Heading4"/>
      </w:pPr>
      <w:bookmarkStart w:id="188" w:name="_Ref359856965"/>
      <w:bookmarkStart w:id="189" w:name="_Toc396742528"/>
      <w:bookmarkStart w:id="190" w:name="_Ref359930441"/>
      <w:r>
        <w:lastRenderedPageBreak/>
        <w:t>M_ManageStep</w:t>
      </w:r>
      <w:bookmarkEnd w:id="188"/>
      <w:r>
        <w:t>Events</w:t>
      </w:r>
      <w:bookmarkEnd w:id="189"/>
    </w:p>
    <w:p w14:paraId="65DAFDE7" w14:textId="77777777" w:rsidR="006664DB" w:rsidRDefault="006664DB" w:rsidP="006664DB">
      <w:pPr>
        <w:pStyle w:val="ListParagraph"/>
        <w:numPr>
          <w:ilvl w:val="0"/>
          <w:numId w:val="23"/>
        </w:numPr>
        <w:spacing w:before="40" w:after="40"/>
        <w:rPr>
          <w:b/>
        </w:rPr>
      </w:pPr>
      <w:r w:rsidRPr="00B347F8">
        <w:rPr>
          <w:b/>
        </w:rPr>
        <w:t>Its finality</w:t>
      </w:r>
      <w:r w:rsidR="00871F8F">
        <w:rPr>
          <w:b/>
        </w:rPr>
        <w:t>:</w:t>
      </w:r>
    </w:p>
    <w:p w14:paraId="1D4B6328" w14:textId="77777777" w:rsidR="006664DB" w:rsidRDefault="006664DB" w:rsidP="006664DB">
      <w:pPr>
        <w:pStyle w:val="ListParagraph"/>
        <w:spacing w:before="40" w:after="40"/>
        <w:ind w:left="780"/>
      </w:pPr>
      <w:r>
        <w:t xml:space="preserve">The aim of this function is to provide the </w:t>
      </w:r>
      <w:r w:rsidRPr="00461AC9">
        <w:rPr>
          <w:i/>
        </w:rPr>
        <w:t>bIsStepFinished</w:t>
      </w:r>
      <w:r w:rsidRPr="00461AC9">
        <w:t xml:space="preserve"> </w:t>
      </w:r>
      <w:r>
        <w:t>status that will be taken into account 10ms later to stop the current executed step (if required).</w:t>
      </w:r>
    </w:p>
    <w:p w14:paraId="7027C002" w14:textId="77777777" w:rsidR="006664DB" w:rsidRDefault="006664DB" w:rsidP="006664DB">
      <w:pPr>
        <w:pStyle w:val="ListParagraph"/>
        <w:spacing w:before="40" w:after="40"/>
        <w:ind w:left="780"/>
      </w:pPr>
    </w:p>
    <w:p w14:paraId="3FFDFBB2" w14:textId="77777777" w:rsidR="006664DB" w:rsidRPr="00BB38CB" w:rsidRDefault="006664DB" w:rsidP="006664DB">
      <w:pPr>
        <w:pStyle w:val="ListParagraph"/>
        <w:spacing w:before="40" w:after="40"/>
        <w:ind w:left="780"/>
      </w:pPr>
      <w:r>
        <w:t xml:space="preserve">This function is in charge of the part of TF_G12 that defines how and when an executed step shall be stopped (“Steps constraints management”). The </w:t>
      </w:r>
      <w:r w:rsidRPr="0090302A">
        <w:rPr>
          <w:b/>
        </w:rPr>
        <w:t>Step ending flag</w:t>
      </w:r>
      <w:r>
        <w:t xml:space="preserve"> that is computed by this function will be internally used by the BFE in the </w:t>
      </w:r>
      <w:r w:rsidRPr="0090302A">
        <w:rPr>
          <w:i/>
        </w:rPr>
        <w:fldChar w:fldCharType="begin"/>
      </w:r>
      <w:r w:rsidRPr="0090302A">
        <w:rPr>
          <w:i/>
        </w:rPr>
        <w:instrText xml:space="preserve"> REF _Ref315076461 \h </w:instrText>
      </w:r>
      <w:r>
        <w:rPr>
          <w:i/>
        </w:rPr>
        <w:instrText xml:space="preserve"> \* MERGEFORMAT </w:instrText>
      </w:r>
      <w:r w:rsidRPr="0090302A">
        <w:rPr>
          <w:i/>
        </w:rPr>
      </w:r>
      <w:r w:rsidRPr="0090302A">
        <w:rPr>
          <w:i/>
        </w:rPr>
        <w:fldChar w:fldCharType="separate"/>
      </w:r>
      <w:r w:rsidR="00834BB3" w:rsidRPr="005070D3">
        <w:rPr>
          <w:i/>
        </w:rPr>
        <w:t>M_SelectStepId</w:t>
      </w:r>
      <w:r w:rsidRPr="0090302A">
        <w:rPr>
          <w:i/>
        </w:rPr>
        <w:fldChar w:fldCharType="end"/>
      </w:r>
      <w:r>
        <w:t xml:space="preserve"> function.</w:t>
      </w:r>
    </w:p>
    <w:p w14:paraId="0DADB5F5" w14:textId="77777777" w:rsidR="006664DB" w:rsidRDefault="006664DB" w:rsidP="006664DB">
      <w:pPr>
        <w:pStyle w:val="ListParagraph"/>
        <w:numPr>
          <w:ilvl w:val="0"/>
          <w:numId w:val="23"/>
        </w:numPr>
        <w:spacing w:before="40" w:after="40"/>
        <w:rPr>
          <w:b/>
        </w:rPr>
      </w:pPr>
      <w:r w:rsidRPr="00B347F8">
        <w:rPr>
          <w:b/>
        </w:rPr>
        <w:t>Exported functions used</w:t>
      </w:r>
      <w:r w:rsidR="00871F8F">
        <w:rPr>
          <w:b/>
        </w:rPr>
        <w:t>:</w:t>
      </w:r>
    </w:p>
    <w:p w14:paraId="5C2A26C2" w14:textId="77777777" w:rsidR="006664DB" w:rsidRPr="00BB38CB" w:rsidRDefault="006664DB" w:rsidP="006664DB">
      <w:pPr>
        <w:pStyle w:val="ListParagraph"/>
        <w:spacing w:before="40" w:after="40"/>
        <w:ind w:left="780"/>
      </w:pPr>
      <w:r>
        <w:t>None.</w:t>
      </w:r>
    </w:p>
    <w:p w14:paraId="581DC780" w14:textId="77777777" w:rsidR="006664DB" w:rsidRDefault="006664DB" w:rsidP="006664DB">
      <w:pPr>
        <w:pStyle w:val="ListParagraph"/>
        <w:numPr>
          <w:ilvl w:val="0"/>
          <w:numId w:val="23"/>
        </w:numPr>
        <w:spacing w:before="40" w:after="40"/>
        <w:rPr>
          <w:b/>
        </w:rPr>
      </w:pPr>
      <w:r w:rsidRPr="00B347F8">
        <w:rPr>
          <w:b/>
        </w:rPr>
        <w:t>Exported variables used</w:t>
      </w:r>
      <w:r w:rsidR="00871F8F">
        <w:rPr>
          <w:b/>
        </w:rPr>
        <w:t>:</w:t>
      </w:r>
    </w:p>
    <w:p w14:paraId="097B7057" w14:textId="77777777" w:rsidR="006664DB" w:rsidRPr="00BB38CB" w:rsidRDefault="006664DB" w:rsidP="006664DB">
      <w:pPr>
        <w:pStyle w:val="ListParagraph"/>
        <w:spacing w:before="40" w:after="40"/>
        <w:ind w:left="780"/>
      </w:pPr>
      <w:r>
        <w:t>None.</w:t>
      </w:r>
    </w:p>
    <w:p w14:paraId="5F91703A" w14:textId="77777777" w:rsidR="006664DB" w:rsidRDefault="006664DB" w:rsidP="006664DB">
      <w:pPr>
        <w:pStyle w:val="ListParagraph"/>
        <w:numPr>
          <w:ilvl w:val="0"/>
          <w:numId w:val="23"/>
        </w:numPr>
        <w:spacing w:before="40" w:after="40"/>
        <w:rPr>
          <w:b/>
        </w:rPr>
      </w:pPr>
      <w:r w:rsidRPr="00B347F8">
        <w:rPr>
          <w:b/>
        </w:rPr>
        <w:t>Object</w:t>
      </w:r>
      <w:r w:rsidR="00871F8F">
        <w:rPr>
          <w:b/>
        </w:rPr>
        <w:t>:</w:t>
      </w:r>
    </w:p>
    <w:p w14:paraId="698B4ADE" w14:textId="77777777" w:rsidR="006664DB" w:rsidRDefault="006664DB" w:rsidP="006664DB">
      <w:pPr>
        <w:pStyle w:val="ListParagraph"/>
        <w:spacing w:before="40" w:after="40"/>
        <w:ind w:left="780"/>
      </w:pPr>
      <w:r>
        <w:t>This function evaluates the step constraints in function of the step parameters and the ECU state or the vehicle state.</w:t>
      </w:r>
    </w:p>
    <w:p w14:paraId="1FC412C6" w14:textId="77777777" w:rsidR="006664DB" w:rsidRDefault="006664DB" w:rsidP="006664DB">
      <w:pPr>
        <w:pStyle w:val="ListParagraph"/>
        <w:spacing w:before="40" w:after="40"/>
        <w:ind w:left="780"/>
      </w:pPr>
      <w:r>
        <w:t>This flag shall be refreshed at each function call even if there are no step in progress.</w:t>
      </w:r>
    </w:p>
    <w:p w14:paraId="4010ED87" w14:textId="77777777" w:rsidR="006664DB" w:rsidRDefault="006664DB" w:rsidP="006664DB">
      <w:pPr>
        <w:pStyle w:val="ListParagraph"/>
        <w:spacing w:before="40" w:after="40"/>
        <w:ind w:left="780"/>
      </w:pPr>
    </w:p>
    <w:p w14:paraId="64752557" w14:textId="77777777" w:rsidR="006664DB" w:rsidRDefault="006664DB" w:rsidP="006664DB">
      <w:pPr>
        <w:pStyle w:val="RequirementID"/>
        <w:ind w:left="780"/>
      </w:pPr>
      <w:r>
        <w:t>DSG_BFE_</w:t>
      </w:r>
      <w:r w:rsidR="00176BEA">
        <w:t>00135</w:t>
      </w:r>
      <w:r>
        <w:t>:</w:t>
      </w:r>
    </w:p>
    <w:p w14:paraId="7D265783" w14:textId="77777777" w:rsidR="006664DB" w:rsidRDefault="006664DB" w:rsidP="006664DB">
      <w:pPr>
        <w:ind w:left="72" w:firstLine="708"/>
      </w:pPr>
      <w:r>
        <w:t xml:space="preserve">If no step is in progress, the step ending flag shall be set to TRUE. </w:t>
      </w:r>
    </w:p>
    <w:p w14:paraId="42F845C9" w14:textId="77777777" w:rsidR="006664DB" w:rsidRPr="00E5707D" w:rsidRDefault="006664DB" w:rsidP="006664DB">
      <w:pPr>
        <w:ind w:left="72" w:firstLine="708"/>
      </w:pPr>
      <w:r>
        <w:t>This is a design choice since we have no requirements.</w:t>
      </w:r>
    </w:p>
    <w:p w14:paraId="4999F9F9" w14:textId="77777777" w:rsidR="006664DB" w:rsidRDefault="006664DB" w:rsidP="006664DB">
      <w:pPr>
        <w:ind w:left="72" w:firstLine="708"/>
      </w:pPr>
      <w:r>
        <w:t>[COVERS:]</w:t>
      </w:r>
    </w:p>
    <w:p w14:paraId="3317AA03" w14:textId="77777777" w:rsidR="006664DB" w:rsidRDefault="006664DB" w:rsidP="006664DB">
      <w:pPr>
        <w:pStyle w:val="ListParagraph"/>
        <w:spacing w:before="40" w:after="40"/>
        <w:ind w:left="780"/>
      </w:pPr>
    </w:p>
    <w:p w14:paraId="2DE205CA" w14:textId="77777777" w:rsidR="006664DB" w:rsidRDefault="006664DB" w:rsidP="006664DB">
      <w:pPr>
        <w:pStyle w:val="ListParagraph"/>
        <w:spacing w:before="40" w:after="40"/>
        <w:ind w:left="780"/>
      </w:pPr>
      <w:r>
        <w:t>In the other case (i.e. a step is in progress) all conditions that could lead to the step stop shall be evaluated one by one. Only one condition is sufficient to stop the current executed step.</w:t>
      </w:r>
    </w:p>
    <w:p w14:paraId="5304E1E9" w14:textId="77777777" w:rsidR="006664DB" w:rsidRDefault="006664DB" w:rsidP="006664DB">
      <w:pPr>
        <w:pStyle w:val="ListParagraph"/>
        <w:spacing w:before="40" w:after="40"/>
        <w:ind w:left="780"/>
      </w:pPr>
    </w:p>
    <w:p w14:paraId="7D5B8514" w14:textId="77777777" w:rsidR="006664DB" w:rsidRDefault="006664DB" w:rsidP="006664DB">
      <w:pPr>
        <w:pStyle w:val="ListParagraph"/>
        <w:spacing w:before="40" w:after="40"/>
        <w:ind w:left="780"/>
      </w:pPr>
      <w:r>
        <w:t xml:space="preserve">Among all possible conditions available, only the step duration shall be checked unconditionally. </w:t>
      </w:r>
    </w:p>
    <w:p w14:paraId="3B0D3D83" w14:textId="77777777" w:rsidR="006664DB" w:rsidRDefault="006664DB" w:rsidP="006664DB">
      <w:pPr>
        <w:pStyle w:val="RequirementID"/>
        <w:ind w:left="780"/>
      </w:pPr>
      <w:r>
        <w:t>DSG_BFE_</w:t>
      </w:r>
      <w:r w:rsidR="00176BEA">
        <w:t>00136</w:t>
      </w:r>
      <w:r>
        <w:t>:</w:t>
      </w:r>
    </w:p>
    <w:p w14:paraId="05FD9E24" w14:textId="77777777" w:rsidR="006664DB" w:rsidRDefault="006664DB" w:rsidP="006664DB">
      <w:pPr>
        <w:ind w:left="780"/>
      </w:pPr>
      <w:r>
        <w:t>If the step timer has reached the limit configured in the step parameters.</w:t>
      </w:r>
    </w:p>
    <w:p w14:paraId="6DA86C7E" w14:textId="77777777" w:rsidR="006664DB" w:rsidRDefault="006664DB" w:rsidP="006664DB">
      <w:pPr>
        <w:ind w:left="780" w:firstLine="636"/>
      </w:pPr>
      <w:r>
        <w:sym w:font="Wingdings" w:char="F0E8"/>
      </w:r>
      <w:r>
        <w:t xml:space="preserve"> </w:t>
      </w:r>
      <w:r w:rsidRPr="00102C7D">
        <w:rPr>
          <w:b/>
        </w:rPr>
        <w:t>bIsTimerElapsed</w:t>
      </w:r>
      <w:r>
        <w:rPr>
          <w:b/>
        </w:rPr>
        <w:t xml:space="preserve"> </w:t>
      </w:r>
      <w:r>
        <w:t xml:space="preserve">is set to </w:t>
      </w:r>
      <w:r w:rsidRPr="00AA098A">
        <w:rPr>
          <w:i/>
        </w:rPr>
        <w:t>TRUE</w:t>
      </w:r>
    </w:p>
    <w:p w14:paraId="71571E6C" w14:textId="77777777" w:rsidR="006664DB" w:rsidRPr="00AA098A" w:rsidRDefault="006664DB" w:rsidP="006664DB">
      <w:pPr>
        <w:ind w:left="72" w:firstLine="708"/>
      </w:pPr>
      <w:r>
        <w:t xml:space="preserve">Then the </w:t>
      </w:r>
      <w:r w:rsidRPr="00AA098A">
        <w:rPr>
          <w:b/>
        </w:rPr>
        <w:t>step ending flag</w:t>
      </w:r>
      <w:r>
        <w:t xml:space="preserve"> shall be fixed to </w:t>
      </w:r>
      <w:r w:rsidRPr="00AA098A">
        <w:rPr>
          <w:i/>
        </w:rPr>
        <w:t>TRUE</w:t>
      </w:r>
    </w:p>
    <w:p w14:paraId="363710CB" w14:textId="77777777" w:rsidR="006664DB" w:rsidRDefault="006664DB" w:rsidP="006664DB">
      <w:pPr>
        <w:ind w:left="72" w:firstLine="708"/>
      </w:pPr>
      <w:r>
        <w:t>[COVERS: DES_TF_G_1310]</w:t>
      </w:r>
    </w:p>
    <w:p w14:paraId="798C0373" w14:textId="77777777" w:rsidR="006664DB" w:rsidRDefault="006664DB" w:rsidP="006664DB">
      <w:pPr>
        <w:pStyle w:val="ListParagraph"/>
        <w:spacing w:before="40" w:after="40"/>
        <w:ind w:left="780"/>
      </w:pPr>
    </w:p>
    <w:p w14:paraId="0B6D4C77" w14:textId="77777777" w:rsidR="006664DB" w:rsidRDefault="006664DB" w:rsidP="006664DB">
      <w:pPr>
        <w:pStyle w:val="ListParagraph"/>
        <w:spacing w:before="40" w:after="40"/>
        <w:ind w:left="780"/>
      </w:pPr>
      <w:r>
        <w:t>All other conditions shall only be evaluated if the related option is configured in the step parameters:</w:t>
      </w:r>
    </w:p>
    <w:p w14:paraId="7B1B241A" w14:textId="77777777" w:rsidR="006664DB" w:rsidRPr="007F6562" w:rsidRDefault="006664DB" w:rsidP="006664DB">
      <w:pPr>
        <w:pStyle w:val="ListParagraph"/>
        <w:spacing w:before="40" w:after="40"/>
        <w:ind w:left="780"/>
        <w:rPr>
          <w:u w:val="single"/>
        </w:rPr>
      </w:pPr>
      <w:r w:rsidRPr="007F6562">
        <w:rPr>
          <w:u w:val="single"/>
        </w:rPr>
        <w:t xml:space="preserve">End of pre-pretensioning situation: </w:t>
      </w:r>
    </w:p>
    <w:p w14:paraId="5B450676" w14:textId="77777777" w:rsidR="006664DB" w:rsidRDefault="006664DB" w:rsidP="006664DB">
      <w:pPr>
        <w:pStyle w:val="RequirementID"/>
        <w:ind w:left="780"/>
      </w:pPr>
      <w:r>
        <w:t>DSG_BFE_</w:t>
      </w:r>
      <w:r w:rsidR="00176BEA">
        <w:t>00137</w:t>
      </w:r>
      <w:r>
        <w:t>:</w:t>
      </w:r>
    </w:p>
    <w:p w14:paraId="0215B104" w14:textId="77777777" w:rsidR="006664DB" w:rsidRDefault="006664DB" w:rsidP="006664DB">
      <w:pPr>
        <w:ind w:left="780"/>
      </w:pPr>
      <w:r>
        <w:t>If the step is configured with the trigger Off option and the pre-pretensionning situation is no more present.</w:t>
      </w:r>
    </w:p>
    <w:p w14:paraId="15349942" w14:textId="77777777" w:rsidR="006664DB" w:rsidRDefault="006664DB" w:rsidP="006664DB">
      <w:pPr>
        <w:ind w:left="72" w:firstLine="708"/>
        <w:rPr>
          <w:i/>
        </w:rPr>
      </w:pPr>
      <w:r>
        <w:t xml:space="preserve">Then the </w:t>
      </w:r>
      <w:r w:rsidRPr="00AA098A">
        <w:rPr>
          <w:b/>
        </w:rPr>
        <w:t>step ending flag</w:t>
      </w:r>
      <w:r>
        <w:t xml:space="preserve"> shall be fixed to </w:t>
      </w:r>
      <w:r w:rsidRPr="00AA098A">
        <w:rPr>
          <w:i/>
        </w:rPr>
        <w:t>TRUE</w:t>
      </w:r>
    </w:p>
    <w:p w14:paraId="1DE8324D" w14:textId="77777777" w:rsidR="006664DB" w:rsidRDefault="006664DB" w:rsidP="006664DB">
      <w:pPr>
        <w:ind w:left="72" w:firstLine="708"/>
      </w:pPr>
      <w:r>
        <w:t>[COVERS: DES_TF_G_111]</w:t>
      </w:r>
    </w:p>
    <w:p w14:paraId="6FDE7CBA" w14:textId="77777777" w:rsidR="006664DB" w:rsidRDefault="006664DB" w:rsidP="006664DB">
      <w:pPr>
        <w:pStyle w:val="ListParagraph"/>
        <w:spacing w:before="40" w:after="40"/>
        <w:ind w:left="780"/>
      </w:pPr>
    </w:p>
    <w:p w14:paraId="4563D3B8" w14:textId="77777777" w:rsidR="006664DB" w:rsidRPr="007F6562" w:rsidRDefault="006664DB" w:rsidP="006664DB">
      <w:pPr>
        <w:pStyle w:val="ListParagraph"/>
        <w:spacing w:before="40" w:after="40"/>
        <w:ind w:left="780"/>
        <w:rPr>
          <w:u w:val="single"/>
        </w:rPr>
      </w:pPr>
      <w:r w:rsidRPr="007F6562">
        <w:rPr>
          <w:u w:val="single"/>
        </w:rPr>
        <w:t>Belt blocked:</w:t>
      </w:r>
    </w:p>
    <w:p w14:paraId="21BE2644" w14:textId="77777777" w:rsidR="006664DB" w:rsidRPr="001077B1" w:rsidRDefault="006664DB" w:rsidP="006664DB">
      <w:pPr>
        <w:pStyle w:val="RequirementID"/>
        <w:ind w:left="780"/>
        <w:rPr>
          <w:highlight w:val="yellow"/>
        </w:rPr>
      </w:pPr>
      <w:r w:rsidRPr="001077B1">
        <w:rPr>
          <w:highlight w:val="yellow"/>
        </w:rPr>
        <w:t>DSG_BFE_</w:t>
      </w:r>
      <w:r w:rsidR="00176BEA">
        <w:rPr>
          <w:highlight w:val="yellow"/>
        </w:rPr>
        <w:t>00138</w:t>
      </w:r>
      <w:r w:rsidRPr="001077B1">
        <w:rPr>
          <w:highlight w:val="yellow"/>
        </w:rPr>
        <w:t>:</w:t>
      </w:r>
    </w:p>
    <w:p w14:paraId="16CED22D" w14:textId="77777777" w:rsidR="006664DB" w:rsidRPr="001077B1" w:rsidRDefault="006664DB" w:rsidP="006664DB">
      <w:pPr>
        <w:ind w:left="780"/>
        <w:rPr>
          <w:highlight w:val="yellow"/>
        </w:rPr>
      </w:pPr>
      <w:r w:rsidRPr="001077B1">
        <w:rPr>
          <w:highlight w:val="yellow"/>
        </w:rPr>
        <w:t>If the step is configured with the belt blocked detection option and if the belt speed is lower than the specified speed threshold for a specific time.</w:t>
      </w:r>
    </w:p>
    <w:p w14:paraId="1761C92A" w14:textId="77777777" w:rsidR="006664DB" w:rsidRPr="001077B1" w:rsidRDefault="006664DB" w:rsidP="006664DB">
      <w:pPr>
        <w:ind w:left="72" w:firstLine="708"/>
        <w:rPr>
          <w:i/>
          <w:highlight w:val="yellow"/>
        </w:rPr>
      </w:pPr>
      <w:r w:rsidRPr="001077B1">
        <w:rPr>
          <w:highlight w:val="yellow"/>
        </w:rPr>
        <w:t xml:space="preserve">Then the </w:t>
      </w:r>
      <w:r w:rsidRPr="001077B1">
        <w:rPr>
          <w:b/>
          <w:highlight w:val="yellow"/>
        </w:rPr>
        <w:t>step ending flag</w:t>
      </w:r>
      <w:r w:rsidRPr="001077B1">
        <w:rPr>
          <w:highlight w:val="yellow"/>
        </w:rPr>
        <w:t xml:space="preserve"> shall be fixed to </w:t>
      </w:r>
      <w:r w:rsidRPr="001077B1">
        <w:rPr>
          <w:i/>
          <w:highlight w:val="yellow"/>
        </w:rPr>
        <w:t>TRUE</w:t>
      </w:r>
    </w:p>
    <w:p w14:paraId="1D6F084E" w14:textId="77777777" w:rsidR="006664DB" w:rsidRPr="001077B1" w:rsidRDefault="006664DB" w:rsidP="006664DB">
      <w:pPr>
        <w:ind w:left="72" w:firstLine="708"/>
        <w:rPr>
          <w:highlight w:val="yellow"/>
        </w:rPr>
      </w:pPr>
      <w:r w:rsidRPr="001077B1">
        <w:rPr>
          <w:highlight w:val="yellow"/>
        </w:rPr>
        <w:t>[COVERS:]</w:t>
      </w:r>
    </w:p>
    <w:p w14:paraId="479E6D14" w14:textId="77777777" w:rsidR="006664DB" w:rsidRPr="001077B1" w:rsidRDefault="006664DB" w:rsidP="006664DB">
      <w:pPr>
        <w:pStyle w:val="ListParagraph"/>
        <w:spacing w:before="40" w:after="40"/>
        <w:ind w:left="780"/>
        <w:rPr>
          <w:highlight w:val="yellow"/>
        </w:rPr>
      </w:pPr>
    </w:p>
    <w:p w14:paraId="23CB82D1" w14:textId="77777777" w:rsidR="006664DB" w:rsidRDefault="006664DB" w:rsidP="006664DB">
      <w:pPr>
        <w:pStyle w:val="ListParagraph"/>
        <w:spacing w:before="40" w:after="40"/>
        <w:ind w:left="780"/>
      </w:pPr>
      <w:r w:rsidRPr="001077B1">
        <w:rPr>
          <w:highlight w:val="yellow"/>
        </w:rPr>
        <w:t>Note</w:t>
      </w:r>
      <w:r w:rsidR="00871F8F">
        <w:rPr>
          <w:highlight w:val="yellow"/>
        </w:rPr>
        <w:t>:</w:t>
      </w:r>
      <w:r w:rsidRPr="001077B1">
        <w:rPr>
          <w:highlight w:val="yellow"/>
        </w:rPr>
        <w:t xml:space="preserve"> the speed threshold is equal to 0 and the time to confirm the belt blocked situation is fixed to 10ms.</w:t>
      </w:r>
    </w:p>
    <w:p w14:paraId="51664AA4" w14:textId="77777777" w:rsidR="006664DB" w:rsidRDefault="006664DB" w:rsidP="006664DB">
      <w:pPr>
        <w:pStyle w:val="ListParagraph"/>
        <w:spacing w:before="40" w:after="40"/>
        <w:ind w:left="780"/>
      </w:pPr>
    </w:p>
    <w:p w14:paraId="5C4A50B1" w14:textId="77777777" w:rsidR="006664DB" w:rsidRPr="007F6562" w:rsidRDefault="006664DB" w:rsidP="006664DB">
      <w:pPr>
        <w:pStyle w:val="ListParagraph"/>
        <w:spacing w:before="40" w:after="40"/>
        <w:ind w:left="780"/>
        <w:rPr>
          <w:u w:val="single"/>
        </w:rPr>
      </w:pPr>
      <w:r w:rsidRPr="007F6562">
        <w:rPr>
          <w:u w:val="single"/>
        </w:rPr>
        <w:t>Motor blocked:</w:t>
      </w:r>
    </w:p>
    <w:p w14:paraId="2A066B59" w14:textId="77777777" w:rsidR="006664DB" w:rsidRDefault="006664DB" w:rsidP="006664DB">
      <w:pPr>
        <w:pStyle w:val="ListParagraph"/>
        <w:spacing w:before="40" w:after="40"/>
        <w:ind w:left="780"/>
      </w:pPr>
    </w:p>
    <w:p w14:paraId="5350EF07" w14:textId="77777777" w:rsidR="006664DB" w:rsidRPr="007F6562" w:rsidRDefault="006664DB" w:rsidP="006664DB">
      <w:pPr>
        <w:pStyle w:val="ListParagraph"/>
        <w:spacing w:before="40" w:after="40"/>
        <w:ind w:left="780"/>
        <w:rPr>
          <w:u w:val="single"/>
        </w:rPr>
      </w:pPr>
      <w:r w:rsidRPr="007F6562">
        <w:rPr>
          <w:u w:val="single"/>
        </w:rPr>
        <w:lastRenderedPageBreak/>
        <w:t>Belt movement detection:</w:t>
      </w:r>
    </w:p>
    <w:p w14:paraId="62EEB423" w14:textId="77777777" w:rsidR="006664DB" w:rsidRDefault="006664DB" w:rsidP="006664DB">
      <w:pPr>
        <w:pStyle w:val="RequirementID"/>
        <w:ind w:left="780"/>
      </w:pPr>
      <w:r>
        <w:t>DSG_BFE_</w:t>
      </w:r>
      <w:r w:rsidR="00176BEA">
        <w:t>00139</w:t>
      </w:r>
      <w:r>
        <w:t>:</w:t>
      </w:r>
    </w:p>
    <w:p w14:paraId="7A817F53" w14:textId="77777777" w:rsidR="006664DB" w:rsidRDefault="006664DB" w:rsidP="006664DB">
      <w:pPr>
        <w:ind w:left="780"/>
      </w:pPr>
      <w:r>
        <w:t>If the step is configured with the Belt movement detection option and the belt is moving (i.e. belt speed different from 0).</w:t>
      </w:r>
    </w:p>
    <w:p w14:paraId="54FE8079" w14:textId="77777777" w:rsidR="006664DB" w:rsidRDefault="006664DB" w:rsidP="006664DB">
      <w:pPr>
        <w:ind w:left="72" w:firstLine="708"/>
        <w:rPr>
          <w:i/>
        </w:rPr>
      </w:pPr>
      <w:r>
        <w:t xml:space="preserve">Then the </w:t>
      </w:r>
      <w:r w:rsidRPr="00AA098A">
        <w:rPr>
          <w:b/>
        </w:rPr>
        <w:t>step ending flag</w:t>
      </w:r>
      <w:r>
        <w:t xml:space="preserve"> shall be fixed to </w:t>
      </w:r>
      <w:r w:rsidRPr="00AA098A">
        <w:rPr>
          <w:i/>
        </w:rPr>
        <w:t>TRUE</w:t>
      </w:r>
    </w:p>
    <w:p w14:paraId="42937C65" w14:textId="77777777" w:rsidR="006664DB" w:rsidRDefault="006664DB" w:rsidP="006664DB">
      <w:pPr>
        <w:ind w:left="72" w:firstLine="708"/>
      </w:pPr>
      <w:r>
        <w:t>[COVERS: DES_TF_G_107]</w:t>
      </w:r>
    </w:p>
    <w:p w14:paraId="2F1811BF" w14:textId="77777777" w:rsidR="006664DB" w:rsidRDefault="006664DB" w:rsidP="006664DB">
      <w:pPr>
        <w:pStyle w:val="ListParagraph"/>
        <w:spacing w:before="40" w:after="40"/>
        <w:ind w:left="780"/>
      </w:pPr>
    </w:p>
    <w:p w14:paraId="496DAB2C" w14:textId="77777777" w:rsidR="006664DB" w:rsidRPr="007F6562" w:rsidRDefault="006664DB" w:rsidP="006664DB">
      <w:pPr>
        <w:pStyle w:val="ListParagraph"/>
        <w:spacing w:before="40" w:after="40"/>
        <w:ind w:left="780"/>
        <w:rPr>
          <w:u w:val="single"/>
        </w:rPr>
      </w:pPr>
      <w:r w:rsidRPr="007F6562">
        <w:rPr>
          <w:u w:val="single"/>
        </w:rPr>
        <w:t>Adaptive current limit reached:</w:t>
      </w:r>
    </w:p>
    <w:p w14:paraId="0F4C8836" w14:textId="77777777" w:rsidR="006664DB" w:rsidRDefault="006664DB" w:rsidP="006664DB">
      <w:pPr>
        <w:ind w:left="780"/>
      </w:pPr>
      <w:r>
        <w:t>This constraint is used for comfort  belt functions in order to abort the step execution if the motor current overtakes a given limit. This current limit is configurable in the step parameters.</w:t>
      </w:r>
    </w:p>
    <w:p w14:paraId="06122F33" w14:textId="77777777" w:rsidR="006664DB" w:rsidRDefault="006664DB" w:rsidP="006664DB">
      <w:pPr>
        <w:ind w:left="780"/>
      </w:pPr>
    </w:p>
    <w:p w14:paraId="02A9781F" w14:textId="77777777" w:rsidR="006664DB" w:rsidRDefault="006664DB" w:rsidP="006664DB">
      <w:pPr>
        <w:ind w:left="780"/>
      </w:pPr>
      <w:r>
        <w:t>An array of 64 elements provide all available current limits values. Inside step parameters, 6 bits are allocated to configure an index. The association of this index and the array gives the nominal current limit value at 25°C.</w:t>
      </w:r>
    </w:p>
    <w:p w14:paraId="3A71E067" w14:textId="77777777" w:rsidR="006664DB" w:rsidRDefault="006664DB" w:rsidP="006664DB">
      <w:pPr>
        <w:ind w:left="780"/>
      </w:pPr>
      <w:r>
        <w:t xml:space="preserve">The array to be considered is </w:t>
      </w:r>
      <w:r w:rsidRPr="0085506A">
        <w:rPr>
          <w:b/>
        </w:rPr>
        <w:t>KAU16_ADAPTATIVE_CURRENT_LIMIT</w:t>
      </w:r>
      <w:r>
        <w:t>.</w:t>
      </w:r>
    </w:p>
    <w:p w14:paraId="3DBAB087" w14:textId="77777777" w:rsidR="006664DB" w:rsidRDefault="006664DB" w:rsidP="006664DB">
      <w:pPr>
        <w:ind w:left="780"/>
      </w:pPr>
      <w:r>
        <w:t>Note: the array element values resolution is</w:t>
      </w:r>
      <w:r w:rsidR="00871F8F">
        <w:t>:</w:t>
      </w:r>
      <w:r>
        <w:t xml:space="preserve"> 1lsb = 0.1A</w:t>
      </w:r>
    </w:p>
    <w:p w14:paraId="3E13051B" w14:textId="77777777" w:rsidR="006664DB" w:rsidRDefault="006664DB" w:rsidP="006664DB">
      <w:pPr>
        <w:ind w:left="780"/>
      </w:pPr>
    </w:p>
    <w:p w14:paraId="7AB7C362" w14:textId="77777777" w:rsidR="006664DB" w:rsidRDefault="006664DB" w:rsidP="006664DB">
      <w:pPr>
        <w:ind w:left="780"/>
      </w:pPr>
      <w:r>
        <w:t>Then this current limit shall be slightly corrected with a factor calculated by a lookup table in function of the temperature.</w:t>
      </w:r>
    </w:p>
    <w:p w14:paraId="76CF79FD" w14:textId="77777777" w:rsidR="006664DB" w:rsidRDefault="006664DB" w:rsidP="006664DB">
      <w:pPr>
        <w:ind w:left="780"/>
      </w:pPr>
      <w:r>
        <w:t>The lookup table takes the temperature as input and provides the correction factor as output.</w:t>
      </w:r>
    </w:p>
    <w:p w14:paraId="1087D4A0" w14:textId="77777777" w:rsidR="006664DB" w:rsidRDefault="006664DB" w:rsidP="006664DB">
      <w:pPr>
        <w:ind w:left="780"/>
      </w:pPr>
      <w:r>
        <w:t xml:space="preserve">The temperature references points are listed in the </w:t>
      </w:r>
      <w:r w:rsidRPr="00BC2D3C">
        <w:rPr>
          <w:b/>
        </w:rPr>
        <w:t>NVP_au16AdaptCurrentLimitTempIdx</w:t>
      </w:r>
      <w:r>
        <w:t xml:space="preserve"> data.</w:t>
      </w:r>
    </w:p>
    <w:p w14:paraId="45F4BF63" w14:textId="77777777" w:rsidR="006664DB" w:rsidRDefault="006664DB" w:rsidP="006664DB">
      <w:pPr>
        <w:ind w:left="780"/>
      </w:pPr>
      <w:r>
        <w:t xml:space="preserve">The correction factors references points are listed in the </w:t>
      </w:r>
      <w:r w:rsidRPr="00A916DA">
        <w:rPr>
          <w:b/>
        </w:rPr>
        <w:t>NVP_</w:t>
      </w:r>
      <w:r w:rsidRPr="00BC2D3C">
        <w:rPr>
          <w:b/>
        </w:rPr>
        <w:t>au8AdaptCurrentLimitFactors</w:t>
      </w:r>
      <w:r>
        <w:t xml:space="preserve"> data.</w:t>
      </w:r>
    </w:p>
    <w:p w14:paraId="595F1AD2" w14:textId="77777777" w:rsidR="006664DB" w:rsidRDefault="006664DB" w:rsidP="006664DB">
      <w:pPr>
        <w:ind w:left="780"/>
      </w:pPr>
    </w:p>
    <w:p w14:paraId="3094CCAC" w14:textId="77777777" w:rsidR="006664DB" w:rsidRDefault="006664DB" w:rsidP="006664DB">
      <w:pPr>
        <w:ind w:left="780"/>
      </w:pPr>
      <w:r>
        <w:t>To avoid unnecessary rescaling operations the following resolutions shall be used</w:t>
      </w:r>
      <w:r w:rsidR="00871F8F">
        <w:t>:</w:t>
      </w:r>
    </w:p>
    <w:p w14:paraId="577CA8EA" w14:textId="77777777" w:rsidR="006664DB" w:rsidRDefault="006664DB" w:rsidP="006664DB">
      <w:pPr>
        <w:ind w:left="780"/>
      </w:pPr>
      <w:r>
        <w:t>For temperature points</w:t>
      </w:r>
      <w:r w:rsidR="00871F8F">
        <w:t>:</w:t>
      </w:r>
      <w:r>
        <w:t xml:space="preserve"> the same resolution than the temperature read from RTE service. These values shall be coded on unsigned 16 bits data length.</w:t>
      </w:r>
    </w:p>
    <w:p w14:paraId="64690F51" w14:textId="77777777" w:rsidR="006664DB" w:rsidRDefault="006664DB" w:rsidP="006664DB">
      <w:pPr>
        <w:ind w:left="780"/>
      </w:pPr>
      <w:r>
        <w:t>For correction factors</w:t>
      </w:r>
      <w:r w:rsidR="00871F8F">
        <w:t>:</w:t>
      </w:r>
      <w:r>
        <w:t xml:space="preserve"> 1 lsb = 1%, the values shall be coded on unsigned 8 bits data length.</w:t>
      </w:r>
    </w:p>
    <w:p w14:paraId="2D7D8F5D" w14:textId="77777777" w:rsidR="006664DB" w:rsidRDefault="006664DB" w:rsidP="006664DB">
      <w:pPr>
        <w:ind w:left="780"/>
      </w:pPr>
    </w:p>
    <w:p w14:paraId="44F19CB4" w14:textId="77777777" w:rsidR="006664DB" w:rsidRDefault="006664DB" w:rsidP="006664DB">
      <w:pPr>
        <w:ind w:left="780"/>
      </w:pPr>
      <w:r>
        <w:t>Finally the motor current threshold is defined as below</w:t>
      </w:r>
      <w:r w:rsidR="00871F8F">
        <w:t>:</w:t>
      </w:r>
    </w:p>
    <w:p w14:paraId="04158EE5" w14:textId="77777777" w:rsidR="006664DB" w:rsidRPr="000C3D14" w:rsidRDefault="006664DB" w:rsidP="006664DB">
      <w:pPr>
        <w:ind w:left="780"/>
        <w:rPr>
          <w:i/>
        </w:rPr>
      </w:pPr>
      <m:oMathPara>
        <m:oMathParaPr>
          <m:jc m:val="left"/>
        </m:oMathParaPr>
        <m:oMath>
          <m:r>
            <w:rPr>
              <w:rFonts w:ascii="Cambria Math" w:hAnsi="Cambria Math"/>
            </w:rPr>
            <m:t>MotorCurrentThrs=KAU16_ADAPTATIVE_CURRENT_LIMIT[Index]×CorrectionFactor</m:t>
          </m:r>
        </m:oMath>
      </m:oMathPara>
    </w:p>
    <w:p w14:paraId="4A179113" w14:textId="77777777" w:rsidR="006664DB" w:rsidRDefault="006664DB" w:rsidP="006664DB">
      <w:pPr>
        <w:ind w:left="780"/>
      </w:pPr>
      <w:r>
        <w:t xml:space="preserve">Due to the scaling of the 2 data involved in the multiplication, the </w:t>
      </w:r>
      <w:r w:rsidRPr="000C3D14">
        <w:rPr>
          <w:i/>
        </w:rPr>
        <w:t>MotorCurrentThrs</w:t>
      </w:r>
      <w:r>
        <w:t xml:space="preserve"> resolution is 1lsb=1mA </w:t>
      </w:r>
      <w:r>
        <w:sym w:font="Wingdings" w:char="F0E8"/>
      </w:r>
      <w:r>
        <w:t xml:space="preserve"> This threshold can be directly compared with the measured motor current.</w:t>
      </w:r>
    </w:p>
    <w:p w14:paraId="0525745A" w14:textId="77777777" w:rsidR="006664DB" w:rsidRDefault="006664DB" w:rsidP="006664DB">
      <w:pPr>
        <w:ind w:left="780"/>
      </w:pPr>
    </w:p>
    <w:p w14:paraId="08ED4A22" w14:textId="77777777" w:rsidR="006664DB" w:rsidRPr="000C3D14" w:rsidRDefault="006664DB" w:rsidP="006664DB">
      <w:pPr>
        <w:ind w:left="780"/>
      </w:pPr>
      <w:r>
        <w:t>Note: if the Index read out from step parameters is 0, it means that the Adaptive current limit option shall not be taken into account to stop the current executed step.</w:t>
      </w:r>
    </w:p>
    <w:p w14:paraId="1241BEFD" w14:textId="77777777" w:rsidR="006664DB" w:rsidRDefault="006664DB" w:rsidP="006664DB">
      <w:pPr>
        <w:ind w:left="780"/>
      </w:pPr>
    </w:p>
    <w:p w14:paraId="7F48B211" w14:textId="77777777" w:rsidR="006664DB" w:rsidRDefault="006664DB" w:rsidP="006664DB">
      <w:pPr>
        <w:pStyle w:val="RequirementID"/>
        <w:ind w:left="780"/>
      </w:pPr>
      <w:r>
        <w:t>DSG_BFE_</w:t>
      </w:r>
      <w:r w:rsidR="00176BEA">
        <w:t>00140</w:t>
      </w:r>
      <w:r>
        <w:t>:</w:t>
      </w:r>
    </w:p>
    <w:p w14:paraId="22E4454A" w14:textId="77777777" w:rsidR="006664DB" w:rsidRDefault="006664DB" w:rsidP="006664DB">
      <w:pPr>
        <w:ind w:left="780"/>
      </w:pPr>
      <w:r>
        <w:t>If the step is configured with an index different from 0 and if the motor current measured overtakes the given motor current threshold (after temperature correction).</w:t>
      </w:r>
    </w:p>
    <w:p w14:paraId="2A42FF53" w14:textId="77777777" w:rsidR="006664DB" w:rsidRPr="007275B1" w:rsidRDefault="006664DB" w:rsidP="006664DB">
      <w:pPr>
        <w:ind w:left="72" w:firstLine="708"/>
        <w:rPr>
          <w:i/>
        </w:rPr>
      </w:pPr>
      <w:r>
        <w:t xml:space="preserve">Then the </w:t>
      </w:r>
      <w:r w:rsidRPr="00AA098A">
        <w:rPr>
          <w:b/>
        </w:rPr>
        <w:t>step ending flag</w:t>
      </w:r>
      <w:r>
        <w:t xml:space="preserve"> shall be fixed to </w:t>
      </w:r>
      <w:r w:rsidRPr="00AA098A">
        <w:rPr>
          <w:i/>
        </w:rPr>
        <w:t>TRUE</w:t>
      </w:r>
    </w:p>
    <w:p w14:paraId="6749EC04" w14:textId="77777777" w:rsidR="006664DB" w:rsidRDefault="006664DB" w:rsidP="006664DB">
      <w:pPr>
        <w:ind w:left="72" w:firstLine="708"/>
      </w:pPr>
      <w:r>
        <w:t>[COVERS:]</w:t>
      </w:r>
    </w:p>
    <w:p w14:paraId="19F03FA1" w14:textId="77777777" w:rsidR="00027DB9" w:rsidRDefault="00027DB9" w:rsidP="006664DB">
      <w:pPr>
        <w:ind w:left="72" w:firstLine="708"/>
      </w:pPr>
    </w:p>
    <w:p w14:paraId="30C5C5BA" w14:textId="77777777" w:rsidR="00027DB9" w:rsidRPr="007F6562" w:rsidRDefault="00027DB9" w:rsidP="00027DB9">
      <w:pPr>
        <w:pStyle w:val="ListParagraph"/>
        <w:spacing w:before="40" w:after="40"/>
        <w:ind w:left="780"/>
        <w:rPr>
          <w:u w:val="single"/>
        </w:rPr>
      </w:pPr>
      <w:r>
        <w:rPr>
          <w:u w:val="single"/>
        </w:rPr>
        <w:t>1</w:t>
      </w:r>
      <w:r w:rsidRPr="00A02ACC">
        <w:rPr>
          <w:u w:val="single"/>
          <w:vertAlign w:val="superscript"/>
        </w:rPr>
        <w:t>st</w:t>
      </w:r>
      <w:r>
        <w:rPr>
          <w:u w:val="single"/>
        </w:rPr>
        <w:t xml:space="preserve"> Low </w:t>
      </w:r>
      <w:r w:rsidRPr="007F6562">
        <w:rPr>
          <w:u w:val="single"/>
        </w:rPr>
        <w:t xml:space="preserve">Belt </w:t>
      </w:r>
      <w:r>
        <w:rPr>
          <w:u w:val="single"/>
        </w:rPr>
        <w:t>Payout</w:t>
      </w:r>
      <w:r w:rsidRPr="007F6562">
        <w:rPr>
          <w:u w:val="single"/>
        </w:rPr>
        <w:t xml:space="preserve"> </w:t>
      </w:r>
      <w:r>
        <w:rPr>
          <w:u w:val="single"/>
        </w:rPr>
        <w:t>abortion</w:t>
      </w:r>
      <w:r w:rsidRPr="007F6562">
        <w:rPr>
          <w:u w:val="single"/>
        </w:rPr>
        <w:t>:</w:t>
      </w:r>
    </w:p>
    <w:p w14:paraId="2E3F39ED" w14:textId="77777777" w:rsidR="00027DB9" w:rsidRDefault="00027DB9" w:rsidP="00027DB9">
      <w:pPr>
        <w:pStyle w:val="RequirementID"/>
        <w:ind w:left="780"/>
      </w:pPr>
      <w:r>
        <w:t>DSG_BFE_00</w:t>
      </w:r>
      <w:r w:rsidR="0070591E">
        <w:t>170</w:t>
      </w:r>
      <w:r>
        <w:t>:</w:t>
      </w:r>
    </w:p>
    <w:p w14:paraId="4A9E0C45" w14:textId="77777777" w:rsidR="00027DB9" w:rsidRDefault="00027DB9" w:rsidP="00027DB9">
      <w:pPr>
        <w:ind w:left="780"/>
      </w:pPr>
      <w:r>
        <w:t>If the step is configured with the “Belt payout abortion by 1</w:t>
      </w:r>
      <w:r w:rsidRPr="00A02ACC">
        <w:rPr>
          <w:vertAlign w:val="superscript"/>
        </w:rPr>
        <w:t>st</w:t>
      </w:r>
      <w:r>
        <w:t xml:space="preserve"> threshold” option and the compensated belt payout is lower than  1</w:t>
      </w:r>
      <w:r w:rsidRPr="00A02ACC">
        <w:rPr>
          <w:vertAlign w:val="superscript"/>
        </w:rPr>
        <w:t>st</w:t>
      </w:r>
      <w:r>
        <w:t xml:space="preserve"> NVP threshold </w:t>
      </w:r>
      <w:r w:rsidRPr="00A02ACC">
        <w:rPr>
          <w:rFonts w:ascii="Consolas" w:eastAsia="MS Mincho" w:hAnsi="Consolas" w:cs="Consolas"/>
          <w:i/>
          <w:color w:val="000000"/>
          <w:lang w:val="en-US" w:eastAsia="en-US"/>
        </w:rPr>
        <w:t>NVP_u16BeltPayoutAbortThrs1</w:t>
      </w:r>
      <w:r>
        <w:t>.</w:t>
      </w:r>
    </w:p>
    <w:p w14:paraId="2C497E5F" w14:textId="77777777" w:rsidR="00027DB9" w:rsidRDefault="00027DB9" w:rsidP="00027DB9">
      <w:pPr>
        <w:ind w:left="72" w:firstLine="708"/>
        <w:rPr>
          <w:i/>
        </w:rPr>
      </w:pPr>
      <w:r>
        <w:t xml:space="preserve">Then the </w:t>
      </w:r>
      <w:r w:rsidRPr="00AA098A">
        <w:rPr>
          <w:b/>
        </w:rPr>
        <w:t>step ending flag</w:t>
      </w:r>
      <w:r>
        <w:t xml:space="preserve"> shall be fixed to </w:t>
      </w:r>
      <w:r w:rsidRPr="00AA098A">
        <w:rPr>
          <w:i/>
        </w:rPr>
        <w:t>TRUE</w:t>
      </w:r>
    </w:p>
    <w:p w14:paraId="1A81CB0B" w14:textId="77777777" w:rsidR="00027DB9" w:rsidRDefault="00027DB9" w:rsidP="00027DB9">
      <w:pPr>
        <w:ind w:left="72" w:firstLine="708"/>
      </w:pPr>
      <w:r>
        <w:t>[COVERS: DES_TF_G_</w:t>
      </w:r>
      <w:r w:rsidR="00DD57CB">
        <w:t>1424</w:t>
      </w:r>
      <w:r>
        <w:t>]</w:t>
      </w:r>
    </w:p>
    <w:p w14:paraId="0057383F" w14:textId="77777777" w:rsidR="00027DB9" w:rsidRDefault="00027DB9" w:rsidP="00027DB9">
      <w:pPr>
        <w:ind w:left="72" w:firstLine="708"/>
      </w:pPr>
    </w:p>
    <w:p w14:paraId="2D1574CC" w14:textId="77777777" w:rsidR="00027DB9" w:rsidRPr="007F6562" w:rsidRDefault="00027DB9" w:rsidP="00027DB9">
      <w:pPr>
        <w:pStyle w:val="ListParagraph"/>
        <w:spacing w:before="40" w:after="40"/>
        <w:ind w:left="780"/>
        <w:rPr>
          <w:u w:val="single"/>
        </w:rPr>
      </w:pPr>
      <w:r>
        <w:rPr>
          <w:u w:val="single"/>
        </w:rPr>
        <w:t>2</w:t>
      </w:r>
      <w:r w:rsidRPr="00A02ACC">
        <w:rPr>
          <w:u w:val="single"/>
          <w:vertAlign w:val="superscript"/>
        </w:rPr>
        <w:t>nd</w:t>
      </w:r>
      <w:r>
        <w:rPr>
          <w:u w:val="single"/>
        </w:rPr>
        <w:t xml:space="preserve"> Low </w:t>
      </w:r>
      <w:r w:rsidRPr="007F6562">
        <w:rPr>
          <w:u w:val="single"/>
        </w:rPr>
        <w:t xml:space="preserve">Belt </w:t>
      </w:r>
      <w:r>
        <w:rPr>
          <w:u w:val="single"/>
        </w:rPr>
        <w:t>Payout</w:t>
      </w:r>
      <w:r w:rsidRPr="007F6562">
        <w:rPr>
          <w:u w:val="single"/>
        </w:rPr>
        <w:t xml:space="preserve"> </w:t>
      </w:r>
      <w:r>
        <w:rPr>
          <w:u w:val="single"/>
        </w:rPr>
        <w:t>abortion</w:t>
      </w:r>
      <w:r w:rsidRPr="007F6562">
        <w:rPr>
          <w:u w:val="single"/>
        </w:rPr>
        <w:t>:</w:t>
      </w:r>
    </w:p>
    <w:p w14:paraId="2B2E7A86" w14:textId="77777777" w:rsidR="00027DB9" w:rsidRDefault="00027DB9" w:rsidP="00027DB9">
      <w:pPr>
        <w:pStyle w:val="RequirementID"/>
        <w:ind w:left="780"/>
      </w:pPr>
      <w:r>
        <w:t>DSG_BFE_00</w:t>
      </w:r>
      <w:r w:rsidR="0070591E">
        <w:t>171</w:t>
      </w:r>
      <w:r>
        <w:t>:</w:t>
      </w:r>
    </w:p>
    <w:p w14:paraId="311F2253" w14:textId="77777777" w:rsidR="00027DB9" w:rsidRDefault="00027DB9" w:rsidP="00027DB9">
      <w:pPr>
        <w:ind w:left="780"/>
      </w:pPr>
      <w:r>
        <w:t>If the step is configured with the “Belt payout abortion by 2</w:t>
      </w:r>
      <w:r w:rsidRPr="00A02ACC">
        <w:rPr>
          <w:vertAlign w:val="superscript"/>
        </w:rPr>
        <w:t>nd</w:t>
      </w:r>
      <w:r>
        <w:t xml:space="preserve"> threshold” option and the compensated belt payout is lower than  2</w:t>
      </w:r>
      <w:r w:rsidRPr="00A02ACC">
        <w:rPr>
          <w:vertAlign w:val="superscript"/>
        </w:rPr>
        <w:t>nd</w:t>
      </w:r>
      <w:r>
        <w:t xml:space="preserve"> NVP threshold </w:t>
      </w:r>
      <w:r w:rsidRPr="00237964">
        <w:rPr>
          <w:rFonts w:ascii="Consolas" w:eastAsia="MS Mincho" w:hAnsi="Consolas" w:cs="Consolas"/>
          <w:i/>
          <w:color w:val="000000"/>
          <w:lang w:val="en-US" w:eastAsia="en-US"/>
        </w:rPr>
        <w:t>NVP_u16BeltPayoutAbortThrs</w:t>
      </w:r>
      <w:r>
        <w:rPr>
          <w:rFonts w:ascii="Consolas" w:eastAsia="MS Mincho" w:hAnsi="Consolas" w:cs="Consolas"/>
          <w:i/>
          <w:color w:val="000000"/>
          <w:lang w:val="en-US" w:eastAsia="en-US"/>
        </w:rPr>
        <w:t>2</w:t>
      </w:r>
      <w:r>
        <w:t>.</w:t>
      </w:r>
    </w:p>
    <w:p w14:paraId="1274941C" w14:textId="77777777" w:rsidR="00027DB9" w:rsidRDefault="00027DB9" w:rsidP="00027DB9">
      <w:pPr>
        <w:ind w:left="72" w:firstLine="708"/>
        <w:rPr>
          <w:i/>
        </w:rPr>
      </w:pPr>
      <w:r>
        <w:t xml:space="preserve">Then the </w:t>
      </w:r>
      <w:r w:rsidRPr="00AA098A">
        <w:rPr>
          <w:b/>
        </w:rPr>
        <w:t>step ending flag</w:t>
      </w:r>
      <w:r>
        <w:t xml:space="preserve"> shall be fixed to </w:t>
      </w:r>
      <w:r w:rsidRPr="00AA098A">
        <w:rPr>
          <w:i/>
        </w:rPr>
        <w:t>TRUE</w:t>
      </w:r>
    </w:p>
    <w:p w14:paraId="1D62B45D" w14:textId="77777777" w:rsidR="00027DB9" w:rsidRDefault="00027DB9" w:rsidP="00027DB9">
      <w:pPr>
        <w:ind w:left="72" w:firstLine="708"/>
      </w:pPr>
      <w:r>
        <w:t>[COVERS: DES_TF_G_</w:t>
      </w:r>
      <w:r w:rsidR="00DD57CB">
        <w:t>1425</w:t>
      </w:r>
      <w:r>
        <w:t>]</w:t>
      </w:r>
    </w:p>
    <w:p w14:paraId="6EAE247B" w14:textId="77777777" w:rsidR="00027DB9" w:rsidRDefault="00027DB9" w:rsidP="00027DB9">
      <w:pPr>
        <w:ind w:left="72" w:firstLine="708"/>
      </w:pPr>
    </w:p>
    <w:p w14:paraId="29BA7494" w14:textId="77777777" w:rsidR="00027DB9" w:rsidRDefault="00027DB9" w:rsidP="006664DB">
      <w:pPr>
        <w:ind w:left="72" w:firstLine="708"/>
      </w:pPr>
    </w:p>
    <w:p w14:paraId="711708D6" w14:textId="77777777" w:rsidR="006664DB" w:rsidRPr="00A80717" w:rsidRDefault="006664DB" w:rsidP="006664DB">
      <w:pPr>
        <w:spacing w:before="40" w:after="40"/>
      </w:pPr>
    </w:p>
    <w:p w14:paraId="1BBAE6FD" w14:textId="77777777" w:rsidR="006664DB" w:rsidRDefault="006664DB" w:rsidP="006664DB">
      <w:pPr>
        <w:pStyle w:val="ListParagraph"/>
        <w:numPr>
          <w:ilvl w:val="0"/>
          <w:numId w:val="23"/>
        </w:numPr>
        <w:spacing w:before="40" w:after="40"/>
        <w:rPr>
          <w:b/>
        </w:rPr>
      </w:pPr>
      <w:r w:rsidRPr="00B347F8">
        <w:rPr>
          <w:b/>
        </w:rPr>
        <w:t>Entering and outgoing parameters</w:t>
      </w:r>
      <w:r w:rsidR="00871F8F">
        <w:rPr>
          <w:b/>
        </w:rPr>
        <w:t>:</w:t>
      </w:r>
    </w:p>
    <w:p w14:paraId="6C3C4B74" w14:textId="77777777" w:rsidR="006664DB" w:rsidRPr="00BB38CB" w:rsidRDefault="006664DB" w:rsidP="006664DB">
      <w:pPr>
        <w:pStyle w:val="ListParagraph"/>
        <w:spacing w:before="40" w:after="40"/>
        <w:ind w:left="780"/>
      </w:pPr>
      <w:r>
        <w:t>None.</w:t>
      </w:r>
    </w:p>
    <w:p w14:paraId="60278F49" w14:textId="77777777" w:rsidR="006664DB" w:rsidRDefault="006664DB" w:rsidP="006664DB">
      <w:pPr>
        <w:pStyle w:val="ListParagraph"/>
        <w:numPr>
          <w:ilvl w:val="0"/>
          <w:numId w:val="23"/>
        </w:numPr>
        <w:spacing w:before="40" w:after="40"/>
        <w:rPr>
          <w:b/>
        </w:rPr>
      </w:pPr>
      <w:r w:rsidRPr="00B347F8">
        <w:rPr>
          <w:b/>
        </w:rPr>
        <w:t>Period</w:t>
      </w:r>
      <w:r w:rsidR="00871F8F">
        <w:rPr>
          <w:b/>
        </w:rPr>
        <w:t>:</w:t>
      </w:r>
    </w:p>
    <w:p w14:paraId="68B0BDF5" w14:textId="77777777" w:rsidR="006664DB" w:rsidRPr="00BB38CB" w:rsidRDefault="006664DB" w:rsidP="006664DB">
      <w:pPr>
        <w:pStyle w:val="ListParagraph"/>
        <w:spacing w:before="40" w:after="40"/>
        <w:ind w:left="780"/>
      </w:pPr>
      <w:r w:rsidRPr="001E01F8">
        <w:t>This function shall be called every 10ms.</w:t>
      </w:r>
    </w:p>
    <w:p w14:paraId="5F74430F" w14:textId="77777777" w:rsidR="006664DB" w:rsidRDefault="006664DB" w:rsidP="006664DB">
      <w:pPr>
        <w:pStyle w:val="ListParagraph"/>
        <w:numPr>
          <w:ilvl w:val="0"/>
          <w:numId w:val="23"/>
        </w:numPr>
        <w:spacing w:before="40" w:after="40"/>
        <w:rPr>
          <w:b/>
        </w:rPr>
      </w:pPr>
      <w:r w:rsidRPr="00B347F8">
        <w:rPr>
          <w:b/>
        </w:rPr>
        <w:t>Who</w:t>
      </w:r>
      <w:r w:rsidR="00871F8F">
        <w:rPr>
          <w:b/>
        </w:rPr>
        <w:t>:</w:t>
      </w:r>
    </w:p>
    <w:p w14:paraId="0A3D753D" w14:textId="77777777" w:rsidR="006664DB" w:rsidRPr="00BB38CB" w:rsidRDefault="006664DB" w:rsidP="006664DB">
      <w:pPr>
        <w:pStyle w:val="ListParagraph"/>
        <w:spacing w:before="40" w:after="40"/>
        <w:ind w:left="780"/>
        <w:rPr>
          <w:b/>
        </w:rPr>
      </w:pPr>
      <w:r>
        <w:t xml:space="preserve">This function is called by the exported function in charge of the step scheduling (See </w:t>
      </w:r>
      <w:r>
        <w:fldChar w:fldCharType="begin"/>
      </w:r>
      <w:r>
        <w:instrText xml:space="preserve"> REF _Ref314736287 \w \h </w:instrText>
      </w:r>
      <w:r>
        <w:fldChar w:fldCharType="separate"/>
      </w:r>
      <w:r w:rsidR="00834BB3">
        <w:t>3.2.1</w:t>
      </w:r>
      <w:r>
        <w:fldChar w:fldCharType="end"/>
      </w:r>
      <w:r>
        <w:t xml:space="preserve"> </w:t>
      </w:r>
      <w:r>
        <w:fldChar w:fldCharType="begin"/>
      </w:r>
      <w:r>
        <w:instrText xml:space="preserve"> REF _Ref359490423 \h </w:instrText>
      </w:r>
      <w:r>
        <w:fldChar w:fldCharType="separate"/>
      </w:r>
      <w:r w:rsidR="00834BB3">
        <w:t xml:space="preserve">Function </w:t>
      </w:r>
      <w:r w:rsidR="00834BB3">
        <w:rPr>
          <w:i/>
        </w:rPr>
        <w:t>BFE_runScheduleStep</w:t>
      </w:r>
      <w:r>
        <w:fldChar w:fldCharType="end"/>
      </w:r>
      <w:r>
        <w:t>)</w:t>
      </w:r>
    </w:p>
    <w:p w14:paraId="72C75004" w14:textId="77777777" w:rsidR="006664DB" w:rsidRDefault="006664DB" w:rsidP="006664DB">
      <w:pPr>
        <w:pStyle w:val="ListParagraph"/>
        <w:numPr>
          <w:ilvl w:val="0"/>
          <w:numId w:val="23"/>
        </w:numPr>
        <w:spacing w:before="40" w:after="40"/>
        <w:rPr>
          <w:b/>
        </w:rPr>
      </w:pPr>
      <w:r w:rsidRPr="00B347F8">
        <w:rPr>
          <w:b/>
        </w:rPr>
        <w:t>Items used</w:t>
      </w:r>
      <w:r w:rsidR="00871F8F">
        <w:rPr>
          <w:b/>
        </w:rPr>
        <w:t>:</w:t>
      </w:r>
    </w:p>
    <w:p w14:paraId="6355A5C2" w14:textId="77777777" w:rsidR="006664DB" w:rsidRDefault="006664DB" w:rsidP="006664DB">
      <w:pPr>
        <w:spacing w:before="40" w:after="40"/>
        <w:rPr>
          <w:b/>
        </w:rPr>
      </w:pPr>
    </w:p>
    <w:p w14:paraId="67C4EA80" w14:textId="77777777" w:rsidR="006664DB" w:rsidRDefault="006664DB" w:rsidP="006664DB">
      <w:pPr>
        <w:keepNext/>
        <w:spacing w:before="40" w:after="40"/>
      </w:pPr>
      <w:r>
        <w:rPr>
          <w:noProof/>
          <w:lang w:val="fr-FR" w:eastAsia="fr-FR"/>
        </w:rPr>
        <mc:AlternateContent>
          <mc:Choice Requires="wpc">
            <w:drawing>
              <wp:inline distT="0" distB="0" distL="0" distR="0" wp14:anchorId="2E4B3AEA" wp14:editId="171FFBF3">
                <wp:extent cx="6092456" cy="3939717"/>
                <wp:effectExtent l="0" t="0" r="0" b="3810"/>
                <wp:docPr id="20" name="Zone de dessin 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Zone de texte 7"/>
                        <wps:cNvSpPr txBox="1"/>
                        <wps:spPr>
                          <a:xfrm>
                            <a:off x="2103028" y="87621"/>
                            <a:ext cx="1775460" cy="277266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622E8B97" w14:textId="77777777" w:rsidR="001C49CD" w:rsidRPr="003568A6" w:rsidRDefault="001C49CD" w:rsidP="006664DB">
                              <w:pPr>
                                <w:jc w:val="center"/>
                                <w:rPr>
                                  <w:b/>
                                  <w:lang w:val="en-US"/>
                                </w:rPr>
                              </w:pPr>
                              <w:r>
                                <w:rPr>
                                  <w:b/>
                                  <w:lang w:val="en-US"/>
                                </w:rPr>
                                <w:t>M_</w:t>
                              </w:r>
                              <w:r w:rsidRPr="00461AC9">
                                <w:rPr>
                                  <w:b/>
                                  <w:lang w:val="en-US"/>
                                </w:rPr>
                                <w:t>ManageStepEvents</w:t>
                              </w:r>
                            </w:p>
                          </w:txbxContent>
                        </wps:txbx>
                        <wps:bodyPr rot="0" spcFirstLastPara="0" vertOverflow="overflow" horzOverflow="overflow" vert="horz" wrap="square" lIns="36000" tIns="45720" rIns="36000" bIns="45720" numCol="1" spcCol="0" rtlCol="0" fromWordArt="0" anchor="ctr" anchorCtr="0" forceAA="0" compatLnSpc="1">
                          <a:prstTxWarp prst="textNoShape">
                            <a:avLst/>
                          </a:prstTxWarp>
                          <a:noAutofit/>
                        </wps:bodyPr>
                      </wps:wsp>
                      <wps:wsp>
                        <wps:cNvPr id="8" name="Pentagone 8"/>
                        <wps:cNvSpPr/>
                        <wps:spPr>
                          <a:xfrm>
                            <a:off x="285738" y="177153"/>
                            <a:ext cx="1809750" cy="346677"/>
                          </a:xfrm>
                          <a:prstGeom prst="homePlate">
                            <a:avLst/>
                          </a:prstGeom>
                        </wps:spPr>
                        <wps:style>
                          <a:lnRef idx="1">
                            <a:schemeClr val="accent4"/>
                          </a:lnRef>
                          <a:fillRef idx="3">
                            <a:schemeClr val="accent4"/>
                          </a:fillRef>
                          <a:effectRef idx="2">
                            <a:schemeClr val="accent4"/>
                          </a:effectRef>
                          <a:fontRef idx="minor">
                            <a:schemeClr val="lt1"/>
                          </a:fontRef>
                        </wps:style>
                        <wps:txbx>
                          <w:txbxContent>
                            <w:p w14:paraId="6855F087" w14:textId="77777777" w:rsidR="001C49CD" w:rsidRPr="005316EE" w:rsidRDefault="001C49CD" w:rsidP="006664DB">
                              <w:pPr>
                                <w:jc w:val="center"/>
                                <w:rPr>
                                  <w:sz w:val="16"/>
                                  <w:szCs w:val="16"/>
                                  <w:lang w:val="en-US"/>
                                </w:rPr>
                              </w:pPr>
                              <w:r>
                                <w:rPr>
                                  <w:sz w:val="16"/>
                                  <w:szCs w:val="16"/>
                                  <w:lang w:val="en-US"/>
                                </w:rPr>
                                <w:t>End of pretensioning situation</w:t>
                              </w:r>
                              <w:r>
                                <w:rPr>
                                  <w:sz w:val="16"/>
                                  <w:szCs w:val="16"/>
                                  <w:lang w:val="en-US"/>
                                </w:rPr>
                                <w:br/>
                                <w:t>aka ‘Trigger Off’</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 name="Pentagone 9"/>
                        <wps:cNvSpPr/>
                        <wps:spPr>
                          <a:xfrm>
                            <a:off x="285750" y="2385060"/>
                            <a:ext cx="1809750" cy="180975"/>
                          </a:xfrm>
                          <a:prstGeom prst="homePlate">
                            <a:avLst/>
                          </a:prstGeom>
                        </wps:spPr>
                        <wps:style>
                          <a:lnRef idx="1">
                            <a:schemeClr val="accent4"/>
                          </a:lnRef>
                          <a:fillRef idx="2">
                            <a:schemeClr val="accent4"/>
                          </a:fillRef>
                          <a:effectRef idx="1">
                            <a:schemeClr val="accent4"/>
                          </a:effectRef>
                          <a:fontRef idx="minor">
                            <a:schemeClr val="dk1"/>
                          </a:fontRef>
                        </wps:style>
                        <wps:txbx>
                          <w:txbxContent>
                            <w:p w14:paraId="510D3325" w14:textId="77777777" w:rsidR="001C49CD" w:rsidRPr="005316EE" w:rsidRDefault="001C49CD" w:rsidP="006664DB">
                              <w:pPr>
                                <w:jc w:val="center"/>
                                <w:rPr>
                                  <w:sz w:val="16"/>
                                  <w:szCs w:val="16"/>
                                  <w:lang w:val="en-US"/>
                                </w:rPr>
                              </w:pPr>
                              <w:r>
                                <w:rPr>
                                  <w:sz w:val="16"/>
                                  <w:szCs w:val="16"/>
                                  <w:lang w:val="en-US"/>
                                </w:rPr>
                                <w:t>Step status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 name="Flèche droite à entaille 10"/>
                        <wps:cNvSpPr/>
                        <wps:spPr>
                          <a:xfrm>
                            <a:off x="3895725" y="1299210"/>
                            <a:ext cx="1790700" cy="361950"/>
                          </a:xfrm>
                          <a:prstGeom prst="notchedRightArrow">
                            <a:avLst/>
                          </a:prstGeom>
                        </wps:spPr>
                        <wps:style>
                          <a:lnRef idx="1">
                            <a:schemeClr val="accent6"/>
                          </a:lnRef>
                          <a:fillRef idx="2">
                            <a:schemeClr val="accent6"/>
                          </a:fillRef>
                          <a:effectRef idx="1">
                            <a:schemeClr val="accent6"/>
                          </a:effectRef>
                          <a:fontRef idx="minor">
                            <a:schemeClr val="dk1"/>
                          </a:fontRef>
                        </wps:style>
                        <wps:txbx>
                          <w:txbxContent>
                            <w:p w14:paraId="1E37F042" w14:textId="77777777" w:rsidR="001C49CD" w:rsidRPr="003568A6" w:rsidRDefault="001C49CD" w:rsidP="006664DB">
                              <w:pPr>
                                <w:jc w:val="center"/>
                                <w:rPr>
                                  <w:lang w:val="en-US"/>
                                </w:rPr>
                              </w:pPr>
                              <w:r>
                                <w:rPr>
                                  <w:lang w:val="en-US"/>
                                </w:rPr>
                                <w:t>Step ending flag</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7" name="Pentagone 17"/>
                        <wps:cNvSpPr/>
                        <wps:spPr>
                          <a:xfrm>
                            <a:off x="285750" y="2638425"/>
                            <a:ext cx="1809750" cy="180975"/>
                          </a:xfrm>
                          <a:prstGeom prst="homePlate">
                            <a:avLst/>
                          </a:prstGeom>
                        </wps:spPr>
                        <wps:style>
                          <a:lnRef idx="1">
                            <a:schemeClr val="accent4"/>
                          </a:lnRef>
                          <a:fillRef idx="2">
                            <a:schemeClr val="accent4"/>
                          </a:fillRef>
                          <a:effectRef idx="1">
                            <a:schemeClr val="accent4"/>
                          </a:effectRef>
                          <a:fontRef idx="minor">
                            <a:schemeClr val="dk1"/>
                          </a:fontRef>
                        </wps:style>
                        <wps:txbx>
                          <w:txbxContent>
                            <w:p w14:paraId="63850E0E" w14:textId="77777777" w:rsidR="001C49CD" w:rsidRPr="005316EE" w:rsidRDefault="001C49CD" w:rsidP="006664DB">
                              <w:pPr>
                                <w:jc w:val="center"/>
                                <w:rPr>
                                  <w:sz w:val="16"/>
                                  <w:szCs w:val="16"/>
                                  <w:lang w:val="en-US"/>
                                </w:rPr>
                              </w:pPr>
                              <w:r>
                                <w:rPr>
                                  <w:sz w:val="16"/>
                                  <w:szCs w:val="16"/>
                                  <w:lang w:val="en-US"/>
                                </w:rPr>
                                <w:t>Step duration time out flag</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97" name="Pentagone 397"/>
                        <wps:cNvSpPr/>
                        <wps:spPr>
                          <a:xfrm>
                            <a:off x="284332" y="611505"/>
                            <a:ext cx="1809750" cy="180975"/>
                          </a:xfrm>
                          <a:prstGeom prst="homePlate">
                            <a:avLst/>
                          </a:prstGeom>
                        </wps:spPr>
                        <wps:style>
                          <a:lnRef idx="1">
                            <a:schemeClr val="accent4"/>
                          </a:lnRef>
                          <a:fillRef idx="3">
                            <a:schemeClr val="accent4"/>
                          </a:fillRef>
                          <a:effectRef idx="2">
                            <a:schemeClr val="accent4"/>
                          </a:effectRef>
                          <a:fontRef idx="minor">
                            <a:schemeClr val="lt1"/>
                          </a:fontRef>
                        </wps:style>
                        <wps:txbx>
                          <w:txbxContent>
                            <w:p w14:paraId="7A1B8976" w14:textId="77777777" w:rsidR="001C49CD" w:rsidRPr="005316EE" w:rsidRDefault="001C49CD" w:rsidP="006664DB">
                              <w:pPr>
                                <w:jc w:val="center"/>
                                <w:rPr>
                                  <w:sz w:val="16"/>
                                  <w:szCs w:val="16"/>
                                  <w:lang w:val="en-US"/>
                                </w:rPr>
                              </w:pPr>
                              <w:r>
                                <w:rPr>
                                  <w:sz w:val="16"/>
                                  <w:szCs w:val="16"/>
                                  <w:lang w:val="en-US"/>
                                </w:rPr>
                                <w:t>Internal temperature sensor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15" name="Pentagone 415"/>
                        <wps:cNvSpPr/>
                        <wps:spPr>
                          <a:xfrm>
                            <a:off x="284332" y="864870"/>
                            <a:ext cx="1809750" cy="180975"/>
                          </a:xfrm>
                          <a:prstGeom prst="homePlate">
                            <a:avLst/>
                          </a:prstGeom>
                        </wps:spPr>
                        <wps:style>
                          <a:lnRef idx="1">
                            <a:schemeClr val="accent4"/>
                          </a:lnRef>
                          <a:fillRef idx="3">
                            <a:schemeClr val="accent4"/>
                          </a:fillRef>
                          <a:effectRef idx="2">
                            <a:schemeClr val="accent4"/>
                          </a:effectRef>
                          <a:fontRef idx="minor">
                            <a:schemeClr val="lt1"/>
                          </a:fontRef>
                        </wps:style>
                        <wps:txbx>
                          <w:txbxContent>
                            <w:p w14:paraId="6EA7D724" w14:textId="77777777" w:rsidR="001C49CD" w:rsidRPr="005316EE" w:rsidRDefault="001C49CD" w:rsidP="006664DB">
                              <w:pPr>
                                <w:jc w:val="center"/>
                                <w:rPr>
                                  <w:sz w:val="16"/>
                                  <w:szCs w:val="16"/>
                                  <w:lang w:val="en-US"/>
                                </w:rPr>
                              </w:pPr>
                              <w:r>
                                <w:rPr>
                                  <w:sz w:val="16"/>
                                  <w:szCs w:val="16"/>
                                  <w:lang w:val="en-US"/>
                                </w:rPr>
                                <w:t>Motor current measured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16" name="Pentagone 416"/>
                        <wps:cNvSpPr/>
                        <wps:spPr>
                          <a:xfrm>
                            <a:off x="284332" y="1118235"/>
                            <a:ext cx="1809750" cy="180975"/>
                          </a:xfrm>
                          <a:prstGeom prst="homePlate">
                            <a:avLst/>
                          </a:prstGeom>
                        </wps:spPr>
                        <wps:style>
                          <a:lnRef idx="1">
                            <a:schemeClr val="accent4"/>
                          </a:lnRef>
                          <a:fillRef idx="3">
                            <a:schemeClr val="accent4"/>
                          </a:fillRef>
                          <a:effectRef idx="2">
                            <a:schemeClr val="accent4"/>
                          </a:effectRef>
                          <a:fontRef idx="minor">
                            <a:schemeClr val="lt1"/>
                          </a:fontRef>
                        </wps:style>
                        <wps:txbx>
                          <w:txbxContent>
                            <w:p w14:paraId="5B7BB30D" w14:textId="77777777" w:rsidR="001C49CD" w:rsidRPr="005316EE" w:rsidRDefault="001C49CD" w:rsidP="006664DB">
                              <w:pPr>
                                <w:jc w:val="center"/>
                                <w:rPr>
                                  <w:sz w:val="16"/>
                                  <w:szCs w:val="16"/>
                                  <w:lang w:val="en-US"/>
                                </w:rPr>
                              </w:pPr>
                              <w:r>
                                <w:rPr>
                                  <w:sz w:val="16"/>
                                  <w:szCs w:val="16"/>
                                  <w:lang w:val="en-US"/>
                                </w:rPr>
                                <w:t>Battery voltage measured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17" name="Pentagone 417"/>
                        <wps:cNvSpPr/>
                        <wps:spPr>
                          <a:xfrm>
                            <a:off x="285750" y="2131695"/>
                            <a:ext cx="1809750" cy="180975"/>
                          </a:xfrm>
                          <a:prstGeom prst="homePlate">
                            <a:avLst/>
                          </a:prstGeom>
                        </wps:spPr>
                        <wps:style>
                          <a:lnRef idx="1">
                            <a:schemeClr val="accent4"/>
                          </a:lnRef>
                          <a:fillRef idx="2">
                            <a:schemeClr val="accent4"/>
                          </a:fillRef>
                          <a:effectRef idx="1">
                            <a:schemeClr val="accent4"/>
                          </a:effectRef>
                          <a:fontRef idx="minor">
                            <a:schemeClr val="dk1"/>
                          </a:fontRef>
                        </wps:style>
                        <wps:txbx>
                          <w:txbxContent>
                            <w:p w14:paraId="553F366D" w14:textId="77777777" w:rsidR="001C49CD" w:rsidRPr="005316EE" w:rsidRDefault="001C49CD" w:rsidP="006664DB">
                              <w:pPr>
                                <w:jc w:val="center"/>
                                <w:rPr>
                                  <w:sz w:val="16"/>
                                  <w:szCs w:val="16"/>
                                  <w:lang w:val="en-US"/>
                                </w:rPr>
                              </w:pPr>
                              <w:r>
                                <w:rPr>
                                  <w:sz w:val="16"/>
                                  <w:szCs w:val="16"/>
                                  <w:lang w:val="en-US"/>
                                </w:rPr>
                                <w:t>Step parameters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18" name="Pentagone 418"/>
                        <wps:cNvSpPr/>
                        <wps:spPr>
                          <a:xfrm>
                            <a:off x="285750" y="1872463"/>
                            <a:ext cx="1809750" cy="180975"/>
                          </a:xfrm>
                          <a:prstGeom prst="homePlate">
                            <a:avLst/>
                          </a:prstGeom>
                        </wps:spPr>
                        <wps:style>
                          <a:lnRef idx="1">
                            <a:schemeClr val="accent4"/>
                          </a:lnRef>
                          <a:fillRef idx="3">
                            <a:schemeClr val="accent4"/>
                          </a:fillRef>
                          <a:effectRef idx="2">
                            <a:schemeClr val="accent4"/>
                          </a:effectRef>
                          <a:fontRef idx="minor">
                            <a:schemeClr val="lt1"/>
                          </a:fontRef>
                        </wps:style>
                        <wps:txbx>
                          <w:txbxContent>
                            <w:p w14:paraId="2C36FE9D" w14:textId="77777777" w:rsidR="001C49CD" w:rsidRPr="005316EE" w:rsidRDefault="001C49CD" w:rsidP="006664DB">
                              <w:pPr>
                                <w:jc w:val="center"/>
                                <w:rPr>
                                  <w:sz w:val="16"/>
                                  <w:szCs w:val="16"/>
                                  <w:lang w:val="en-US"/>
                                </w:rPr>
                              </w:pPr>
                              <w:r>
                                <w:rPr>
                                  <w:sz w:val="16"/>
                                  <w:szCs w:val="16"/>
                                  <w:lang w:val="en-US"/>
                                </w:rPr>
                                <w:t>Belt speed measured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19" name="Rectangle avec flèche vers le haut 419"/>
                        <wps:cNvSpPr/>
                        <wps:spPr>
                          <a:xfrm>
                            <a:off x="2084370" y="2859843"/>
                            <a:ext cx="1792605" cy="996053"/>
                          </a:xfrm>
                          <a:prstGeom prst="upArrowCallout">
                            <a:avLst>
                              <a:gd name="adj1" fmla="val 5700"/>
                              <a:gd name="adj2" fmla="val 6577"/>
                              <a:gd name="adj3" fmla="val 9145"/>
                              <a:gd name="adj4" fmla="val 81652"/>
                            </a:avLst>
                          </a:prstGeom>
                        </wps:spPr>
                        <wps:style>
                          <a:lnRef idx="1">
                            <a:schemeClr val="dk1"/>
                          </a:lnRef>
                          <a:fillRef idx="2">
                            <a:schemeClr val="dk1"/>
                          </a:fillRef>
                          <a:effectRef idx="1">
                            <a:schemeClr val="dk1"/>
                          </a:effectRef>
                          <a:fontRef idx="minor">
                            <a:schemeClr val="dk1"/>
                          </a:fontRef>
                        </wps:style>
                        <wps:txbx>
                          <w:txbxContent>
                            <w:p w14:paraId="2C875D05" w14:textId="77777777" w:rsidR="001C49CD" w:rsidRDefault="001C49CD" w:rsidP="006664DB">
                              <w:pPr>
                                <w:pStyle w:val="NormalWeb"/>
                                <w:spacing w:before="0" w:beforeAutospacing="0" w:after="0" w:afterAutospacing="0"/>
                                <w:jc w:val="center"/>
                                <w:rPr>
                                  <w:rFonts w:ascii="Arial" w:eastAsia="Times New Roman" w:hAnsi="Arial"/>
                                  <w:sz w:val="20"/>
                                  <w:szCs w:val="20"/>
                                  <w:lang w:val="en-US"/>
                                </w:rPr>
                              </w:pPr>
                              <w:r w:rsidRPr="00D9207A">
                                <w:rPr>
                                  <w:rFonts w:ascii="Arial" w:eastAsia="Times New Roman" w:hAnsi="Arial"/>
                                  <w:sz w:val="20"/>
                                  <w:szCs w:val="20"/>
                                  <w:lang w:val="en-US"/>
                                </w:rPr>
                                <w:t>Motor resistance table</w:t>
                              </w:r>
                              <w:r>
                                <w:rPr>
                                  <w:rFonts w:ascii="Arial" w:eastAsia="Times New Roman" w:hAnsi="Arial"/>
                                  <w:sz w:val="20"/>
                                  <w:szCs w:val="20"/>
                                  <w:lang w:val="en-US"/>
                                </w:rPr>
                                <w:br/>
                                <w:t>Adaptive current interruption point</w:t>
                              </w:r>
                            </w:p>
                            <w:p w14:paraId="60084FEC" w14:textId="77777777" w:rsidR="001C49CD" w:rsidRPr="00D9207A" w:rsidRDefault="001C49CD" w:rsidP="006664DB">
                              <w:pPr>
                                <w:pStyle w:val="NormalWeb"/>
                                <w:spacing w:before="0" w:beforeAutospacing="0" w:after="0" w:afterAutospacing="0"/>
                                <w:jc w:val="center"/>
                                <w:rPr>
                                  <w:lang w:val="en-US"/>
                                </w:rPr>
                              </w:pPr>
                              <w:r>
                                <w:rPr>
                                  <w:rFonts w:ascii="Arial" w:eastAsia="Times New Roman" w:hAnsi="Arial"/>
                                  <w:sz w:val="20"/>
                                  <w:szCs w:val="20"/>
                                  <w:lang w:val="en-US"/>
                                </w:rPr>
                                <w:t>Lookup table for temperature correction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0" name="Pentagone 420"/>
                        <wps:cNvSpPr/>
                        <wps:spPr>
                          <a:xfrm>
                            <a:off x="285750" y="1371622"/>
                            <a:ext cx="1809750" cy="180975"/>
                          </a:xfrm>
                          <a:prstGeom prst="homePlate">
                            <a:avLst/>
                          </a:prstGeom>
                        </wps:spPr>
                        <wps:style>
                          <a:lnRef idx="1">
                            <a:schemeClr val="accent4"/>
                          </a:lnRef>
                          <a:fillRef idx="3">
                            <a:schemeClr val="accent4"/>
                          </a:fillRef>
                          <a:effectRef idx="2">
                            <a:schemeClr val="accent4"/>
                          </a:effectRef>
                          <a:fontRef idx="minor">
                            <a:schemeClr val="lt1"/>
                          </a:fontRef>
                        </wps:style>
                        <wps:txbx>
                          <w:txbxContent>
                            <w:p w14:paraId="1FD4A21E" w14:textId="77777777" w:rsidR="001C49CD" w:rsidRPr="005316EE" w:rsidRDefault="001C49CD" w:rsidP="006664DB">
                              <w:pPr>
                                <w:jc w:val="center"/>
                                <w:rPr>
                                  <w:sz w:val="16"/>
                                  <w:szCs w:val="16"/>
                                  <w:lang w:val="en-US"/>
                                </w:rPr>
                              </w:pPr>
                              <w:r>
                                <w:rPr>
                                  <w:sz w:val="16"/>
                                  <w:szCs w:val="16"/>
                                  <w:lang w:val="en-US"/>
                                </w:rPr>
                                <w:t>Motor power order applied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23" name="Snip Single Corner Rectangle 523"/>
                        <wps:cNvSpPr/>
                        <wps:spPr>
                          <a:xfrm>
                            <a:off x="2102944" y="2627587"/>
                            <a:ext cx="824865" cy="232410"/>
                          </a:xfrm>
                          <a:prstGeom prst="snip1Rect">
                            <a:avLst>
                              <a:gd name="adj" fmla="val 13364"/>
                            </a:avLst>
                          </a:prstGeom>
                          <a:effectLst/>
                        </wps:spPr>
                        <wps:style>
                          <a:lnRef idx="1">
                            <a:schemeClr val="accent1"/>
                          </a:lnRef>
                          <a:fillRef idx="2">
                            <a:schemeClr val="accent1"/>
                          </a:fillRef>
                          <a:effectRef idx="1">
                            <a:schemeClr val="accent1"/>
                          </a:effectRef>
                          <a:fontRef idx="minor">
                            <a:schemeClr val="dk1"/>
                          </a:fontRef>
                        </wps:style>
                        <wps:txbx>
                          <w:txbxContent>
                            <w:p w14:paraId="56CC1F9B" w14:textId="77777777" w:rsidR="001C49CD" w:rsidRDefault="001C49CD" w:rsidP="006664DB">
                              <w:pPr>
                                <w:pStyle w:val="NormalWeb"/>
                                <w:spacing w:before="0" w:beforeAutospacing="0" w:after="0" w:afterAutospacing="0"/>
                                <w:jc w:val="both"/>
                              </w:pPr>
                              <w:r>
                                <w:rPr>
                                  <w:rFonts w:ascii="Arial" w:eastAsia="Times New Roman" w:hAnsi="Arial"/>
                                  <w:color w:val="000000"/>
                                  <w:sz w:val="18"/>
                                  <w:szCs w:val="18"/>
                                  <w:lang w:val="fr-FR"/>
                                </w:rPr>
                                <w:t>TF_G_12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4" name="Pentagone 418"/>
                        <wps:cNvSpPr/>
                        <wps:spPr>
                          <a:xfrm>
                            <a:off x="285750" y="1624965"/>
                            <a:ext cx="1809750" cy="180975"/>
                          </a:xfrm>
                          <a:prstGeom prst="homePlate">
                            <a:avLst/>
                          </a:prstGeom>
                        </wps:spPr>
                        <wps:style>
                          <a:lnRef idx="1">
                            <a:schemeClr val="accent4"/>
                          </a:lnRef>
                          <a:fillRef idx="3">
                            <a:schemeClr val="accent4"/>
                          </a:fillRef>
                          <a:effectRef idx="2">
                            <a:schemeClr val="accent4"/>
                          </a:effectRef>
                          <a:fontRef idx="minor">
                            <a:schemeClr val="lt1"/>
                          </a:fontRef>
                        </wps:style>
                        <wps:txbx>
                          <w:txbxContent>
                            <w:p w14:paraId="4BD1840A" w14:textId="77777777" w:rsidR="001C49CD" w:rsidRPr="005316EE" w:rsidRDefault="001C49CD" w:rsidP="006664DB">
                              <w:pPr>
                                <w:jc w:val="center"/>
                                <w:rPr>
                                  <w:sz w:val="16"/>
                                  <w:szCs w:val="16"/>
                                  <w:lang w:val="en-US"/>
                                </w:rPr>
                              </w:pPr>
                              <w:r>
                                <w:rPr>
                                  <w:sz w:val="16"/>
                                  <w:szCs w:val="16"/>
                                  <w:lang w:val="en-US"/>
                                </w:rPr>
                                <w:t>Belt pay out measured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E4B3AEA" id="Zone de dessin 20" o:spid="_x0000_s1490" editas="canvas" style="width:479.7pt;height:310.2pt;mso-position-horizontal-relative:char;mso-position-vertical-relative:line" coordsize="60921,39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">
                <v:shape id="_x0000_s1491" type="#_x0000_t75" style="position:absolute;width:60921;height:39395;visibility:visible;mso-wrap-style:square">
                  <v:fill o:detectmouseclick="t"/>
                  <v:path o:connecttype="none"/>
                </v:shape>
                <v:shape id="Zone de texte 7" o:spid="_x0000_s1492" type="#_x0000_t202" style="position:absolute;left:21030;top:876;width:17754;height:27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rSWsMA&#10;AADaAAAADwAAAGRycy9kb3ducmV2LnhtbESP3WrCQBSE7wu+w3KE3tWNuYgluooIgmCF+vMAx+wx&#10;iWbPht1NTN++WxB6OczMN8xiNZhG9OR8bVnBdJKAIC6srrlUcDlvPz5B+ICssbFMCn7Iw2o5eltg&#10;ru2Tj9SfQikihH2OCqoQ2lxKX1Rk0E9sSxy9m3UGQ5SulNrhM8JNI9MkyaTBmuNChS1tKioep84o&#10;6L9mndun02t66Oj7cF9nzXDLlHofD+s5iEBD+A+/2jutYAZ/V+INk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rSWsMAAADa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inset="1mm,,1mm">
                    <w:txbxContent>
                      <w:p w14:paraId="622E8B97" w14:textId="77777777" w:rsidR="001C49CD" w:rsidRPr="003568A6" w:rsidRDefault="001C49CD" w:rsidP="006664DB">
                        <w:pPr>
                          <w:jc w:val="center"/>
                          <w:rPr>
                            <w:b/>
                            <w:lang w:val="en-US"/>
                          </w:rPr>
                        </w:pPr>
                        <w:r>
                          <w:rPr>
                            <w:b/>
                            <w:lang w:val="en-US"/>
                          </w:rPr>
                          <w:t>M_</w:t>
                        </w:r>
                        <w:r w:rsidRPr="00461AC9">
                          <w:rPr>
                            <w:b/>
                            <w:lang w:val="en-US"/>
                          </w:rPr>
                          <w:t>ManageStepEvents</w:t>
                        </w:r>
                      </w:p>
                    </w:txbxContent>
                  </v:textbox>
                </v:shape>
                <v:shape id="Pentagone 8" o:spid="_x0000_s1493" type="#_x0000_t15" style="position:absolute;left:2857;top:1771;width:18097;height:34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OdGsAA&#10;AADaAAAADwAAAGRycy9kb3ducmV2LnhtbERPu27CMBTdK/UfrFuJpQInUPFIMahCAsEI7cJ2iW/j&#10;iPg6tQ2Ev8cDUsej854vO9uIK/lQO1aQDzIQxKXTNVcKfr7X/SmIEJE1No5JwZ0CLBevL3MstLvx&#10;nq6HWIkUwqFABSbGtpAylIYshoFriRP367zFmKCvpPZ4S+G2kcMsG0uLNacGgy2tDJXnw8UqoL/R&#10;ZHfPc7M5fczO73RcGx9ypXpv3dcniEhd/Bc/3VutIG1NV9INkI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AOdGsAAAADaAAAADwAAAAAAAAAAAAAAAACYAgAAZHJzL2Rvd25y&#10;ZXYueG1sUEsFBgAAAAAEAAQA9QAAAIUDAAAAAA==&#10;" adj="19531" fillcolor="#413253 [1639]" strokecolor="#795d9b [3047]">
                  <v:fill color2="#775c99 [3015]" rotate="t" angle="180" colors="0 #5d417e;52429f #7b58a6;1 #7b57a8" focus="100%" type="gradient">
                    <o:fill v:ext="view" type="gradientUnscaled"/>
                  </v:fill>
                  <v:shadow on="t" color="black" opacity="22937f" origin=",.5" offset="0,.63889mm"/>
                  <v:textbox inset="0,0,0,0">
                    <w:txbxContent>
                      <w:p w14:paraId="6855F087" w14:textId="77777777" w:rsidR="001C49CD" w:rsidRPr="005316EE" w:rsidRDefault="001C49CD" w:rsidP="006664DB">
                        <w:pPr>
                          <w:jc w:val="center"/>
                          <w:rPr>
                            <w:sz w:val="16"/>
                            <w:szCs w:val="16"/>
                            <w:lang w:val="en-US"/>
                          </w:rPr>
                        </w:pPr>
                        <w:r>
                          <w:rPr>
                            <w:sz w:val="16"/>
                            <w:szCs w:val="16"/>
                            <w:lang w:val="en-US"/>
                          </w:rPr>
                          <w:t>End of pretensioning situation</w:t>
                        </w:r>
                        <w:r>
                          <w:rPr>
                            <w:sz w:val="16"/>
                            <w:szCs w:val="16"/>
                            <w:lang w:val="en-US"/>
                          </w:rPr>
                          <w:br/>
                          <w:t>aka ‘Trigger Off’</w:t>
                        </w:r>
                      </w:p>
                    </w:txbxContent>
                  </v:textbox>
                </v:shape>
                <v:shape id="Pentagone 9" o:spid="_x0000_s1494" type="#_x0000_t15" style="position:absolute;left:2857;top:23850;width:18098;height:1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9sp8MA&#10;AADaAAAADwAAAGRycy9kb3ducmV2LnhtbESPwW7CMBBE75X6D9ZW4lacImjTgEGFqqLcKOkHLPGS&#10;RNjryDYQ/h4jVepxNDNvNLNFb404kw+tYwUvwwwEceV0y7WC3/LrOQcRIrJG45gUXCnAYv74MMNC&#10;uwv/0HkXa5EgHApU0MTYFVKGqiGLYeg64uQdnLcYk/S11B4vCW6NHGXZq7TYclposKNVQ9Vxd7IK&#10;ju1y+/aZm8nGZ5P12JT5/lDmSg2e+o8piEh9/A//tb+1gne4X0k3QM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G9sp8MAAADaAAAADwAAAAAAAAAAAAAAAACYAgAAZHJzL2Rv&#10;d25yZXYueG1sUEsFBgAAAAAEAAQA9QAAAIgDAAAAAA==&#10;" adj="20520" fillcolor="#bfb1d0 [1623]" strokecolor="#795d9b [3047]">
                  <v:fill color2="#ece7f1 [503]" rotate="t" angle="180" colors="0 #c9b5e8;22938f #d9cbee;1 #f0eaf9" focus="100%" type="gradient"/>
                  <v:shadow on="t" color="black" opacity="24903f" origin=",.5" offset="0,.55556mm"/>
                  <v:textbox inset="0,0,0,0">
                    <w:txbxContent>
                      <w:p w14:paraId="510D3325" w14:textId="77777777" w:rsidR="001C49CD" w:rsidRPr="005316EE" w:rsidRDefault="001C49CD" w:rsidP="006664DB">
                        <w:pPr>
                          <w:jc w:val="center"/>
                          <w:rPr>
                            <w:sz w:val="16"/>
                            <w:szCs w:val="16"/>
                            <w:lang w:val="en-US"/>
                          </w:rPr>
                        </w:pPr>
                        <w:r>
                          <w:rPr>
                            <w:sz w:val="16"/>
                            <w:szCs w:val="16"/>
                            <w:lang w:val="en-US"/>
                          </w:rPr>
                          <w:t>Step status</w:t>
                        </w:r>
                      </w:p>
                    </w:txbxContent>
                  </v:textbox>
                </v:shape>
                <v:shape id="Flèche droite à entaille 10" o:spid="_x0000_s1495" type="#_x0000_t94" style="position:absolute;left:38957;top:12992;width:17907;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qA4MYA&#10;AADbAAAADwAAAGRycy9kb3ducmV2LnhtbESPT0vDQBDF74LfYRnBm92oIDbttohQtCUI/XPocZqd&#10;JqHZ2bi7Nsm3dw6Ctxnem/d+M18OrlVXCrHxbOBxkoEiLr1tuDJw2K8eXkHFhGyx9UwGRoqwXNze&#10;zDG3vuctXXepUhLCMUcDdUpdrnUsa3IYJ74jFu3sg8Mka6i0DdhLuGv1U5a9aIcNS0ONHb3XVF52&#10;P85AEb6eV+Nxs+5x+lF043gqvvuTMfd3w9sMVKIh/Zv/rj+t4Au9/CID6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wqA4MYAAADbAAAADwAAAAAAAAAAAAAAAACYAgAAZHJz&#10;L2Rvd25yZXYueG1sUEsFBgAAAAAEAAQA9QAAAIsDAAAAAA==&#10;" adj="19417" fillcolor="#fbcaa2 [1625]" strokecolor="#f68c36 [3049]">
                  <v:fill color2="#fdefe3 [505]" rotate="t" angle="180" colors="0 #ffbe86;22938f #ffd0aa;1 #ffebdb" focus="100%" type="gradient"/>
                  <v:shadow on="t" color="black" opacity="24903f" origin=",.5" offset="0,.55556mm"/>
                  <v:textbox inset="0,0,0,0">
                    <w:txbxContent>
                      <w:p w14:paraId="1E37F042" w14:textId="77777777" w:rsidR="001C49CD" w:rsidRPr="003568A6" w:rsidRDefault="001C49CD" w:rsidP="006664DB">
                        <w:pPr>
                          <w:jc w:val="center"/>
                          <w:rPr>
                            <w:lang w:val="en-US"/>
                          </w:rPr>
                        </w:pPr>
                        <w:r>
                          <w:rPr>
                            <w:lang w:val="en-US"/>
                          </w:rPr>
                          <w:t>Step ending flag</w:t>
                        </w:r>
                      </w:p>
                    </w:txbxContent>
                  </v:textbox>
                </v:shape>
                <v:shape id="Pentagone 17" o:spid="_x0000_s1496" type="#_x0000_t15" style="position:absolute;left:2857;top:26384;width:18098;height:1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4HrMEA&#10;AADbAAAADwAAAGRycy9kb3ducmV2LnhtbERPzWoCMRC+F3yHMEJvNWvRuqxGsZVie6uuDzBuxt3F&#10;ZLIkqa5v3whCb/Px/c5i1VsjLuRD61jBeJSBIK6cbrlWcCg/X3IQISJrNI5JwY0CrJaDpwUW2l15&#10;R5d9rEUK4VCggibGrpAyVA1ZDCPXESfu5LzFmKCvpfZ4TeHWyNcse5MWW04NDXb00VB13v9aBef2&#10;/We2yc3022fT7cSU+fFU5ko9D/v1HESkPv6LH+4vnebP4P5LOkA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7OB6zBAAAA2wAAAA8AAAAAAAAAAAAAAAAAmAIAAGRycy9kb3du&#10;cmV2LnhtbFBLBQYAAAAABAAEAPUAAACGAwAAAAA=&#10;" adj="20520" fillcolor="#bfb1d0 [1623]" strokecolor="#795d9b [3047]">
                  <v:fill color2="#ece7f1 [503]" rotate="t" angle="180" colors="0 #c9b5e8;22938f #d9cbee;1 #f0eaf9" focus="100%" type="gradient"/>
                  <v:shadow on="t" color="black" opacity="24903f" origin=",.5" offset="0,.55556mm"/>
                  <v:textbox inset="0,0,0,0">
                    <w:txbxContent>
                      <w:p w14:paraId="63850E0E" w14:textId="77777777" w:rsidR="001C49CD" w:rsidRPr="005316EE" w:rsidRDefault="001C49CD" w:rsidP="006664DB">
                        <w:pPr>
                          <w:jc w:val="center"/>
                          <w:rPr>
                            <w:sz w:val="16"/>
                            <w:szCs w:val="16"/>
                            <w:lang w:val="en-US"/>
                          </w:rPr>
                        </w:pPr>
                        <w:r>
                          <w:rPr>
                            <w:sz w:val="16"/>
                            <w:szCs w:val="16"/>
                            <w:lang w:val="en-US"/>
                          </w:rPr>
                          <w:t>Step duration time out flag</w:t>
                        </w:r>
                      </w:p>
                    </w:txbxContent>
                  </v:textbox>
                </v:shape>
                <v:shape id="Pentagone 397" o:spid="_x0000_s1497" type="#_x0000_t15" style="position:absolute;left:2843;top:6115;width:18097;height:18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1UBMcA&#10;AADcAAAADwAAAGRycy9kb3ducmV2LnhtbESPW2vCQBSE3wv9D8sp+FY3Xqhtmo2oIBrxxUvb10P2&#10;mASzZ0N21fjv3UKhj8PMfMMk087U4kqtqywrGPQjEMS51RUXCo6H5es7COeRNdaWScGdHEzT56cE&#10;Y21vvKPr3hciQNjFqKD0vomldHlJBl3fNsTBO9nWoA+yLaRu8RbgppbDKHqTBisOCyU2tCgpP+8v&#10;RsH2UIx3i+U4O2+Oq6/7d5f9zNeZUr2XbvYJwlPn/8N/7bVWMPqYwO+ZcARk+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9VATHAAAA3AAAAA8AAAAAAAAAAAAAAAAAmAIAAGRy&#10;cy9kb3ducmV2LnhtbFBLBQYAAAAABAAEAPUAAACMAwAAAAA=&#10;" adj="20520" fillcolor="#413253 [1639]" strokecolor="#795d9b [3047]">
                  <v:fill color2="#775c99 [3015]" rotate="t" angle="180" colors="0 #5d417e;52429f #7b58a6;1 #7b57a8" focus="100%" type="gradient">
                    <o:fill v:ext="view" type="gradientUnscaled"/>
                  </v:fill>
                  <v:shadow on="t" color="black" opacity="22937f" origin=",.5" offset="0,.63889mm"/>
                  <v:textbox inset="0,0,0,0">
                    <w:txbxContent>
                      <w:p w14:paraId="7A1B8976" w14:textId="77777777" w:rsidR="001C49CD" w:rsidRPr="005316EE" w:rsidRDefault="001C49CD" w:rsidP="006664DB">
                        <w:pPr>
                          <w:jc w:val="center"/>
                          <w:rPr>
                            <w:sz w:val="16"/>
                            <w:szCs w:val="16"/>
                            <w:lang w:val="en-US"/>
                          </w:rPr>
                        </w:pPr>
                        <w:r>
                          <w:rPr>
                            <w:sz w:val="16"/>
                            <w:szCs w:val="16"/>
                            <w:lang w:val="en-US"/>
                          </w:rPr>
                          <w:t>Internal temperature sensor</w:t>
                        </w:r>
                      </w:p>
                    </w:txbxContent>
                  </v:textbox>
                </v:shape>
                <v:shape id="Pentagone 415" o:spid="_x0000_s1498" type="#_x0000_t15" style="position:absolute;left:2843;top:8648;width:18097;height:1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qh18YA&#10;AADcAAAADwAAAGRycy9kb3ducmV2LnhtbESPQWvCQBSE74X+h+UJ3pqNJZYSXcUKUlN6iVp7fWRf&#10;k2D2bciuJvn3bqHQ4zAz3zDL9WAacaPO1ZYVzKIYBHFhdc2lgtNx9/QKwnlkjY1lUjCSg/Xq8WGJ&#10;qbY953Q7+FIECLsUFVTet6mUrqjIoItsSxy8H9sZ9EF2pdQd9gFuGvkcxy/SYM1hocKWthUVl8PV&#10;KPg8lkm+3SXZ5eP0/jWeh+z7bZ8pNZ0MmwUIT4P/D/+191pBMpvD75lwBOTq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Rqh18YAAADcAAAADwAAAAAAAAAAAAAAAACYAgAAZHJz&#10;L2Rvd25yZXYueG1sUEsFBgAAAAAEAAQA9QAAAIsDAAAAAA==&#10;" adj="20520" fillcolor="#413253 [1639]" strokecolor="#795d9b [3047]">
                  <v:fill color2="#775c99 [3015]" rotate="t" angle="180" colors="0 #5d417e;52429f #7b58a6;1 #7b57a8" focus="100%" type="gradient">
                    <o:fill v:ext="view" type="gradientUnscaled"/>
                  </v:fill>
                  <v:shadow on="t" color="black" opacity="22937f" origin=",.5" offset="0,.63889mm"/>
                  <v:textbox inset="0,0,0,0">
                    <w:txbxContent>
                      <w:p w14:paraId="6EA7D724" w14:textId="77777777" w:rsidR="001C49CD" w:rsidRPr="005316EE" w:rsidRDefault="001C49CD" w:rsidP="006664DB">
                        <w:pPr>
                          <w:jc w:val="center"/>
                          <w:rPr>
                            <w:sz w:val="16"/>
                            <w:szCs w:val="16"/>
                            <w:lang w:val="en-US"/>
                          </w:rPr>
                        </w:pPr>
                        <w:r>
                          <w:rPr>
                            <w:sz w:val="16"/>
                            <w:szCs w:val="16"/>
                            <w:lang w:val="en-US"/>
                          </w:rPr>
                          <w:t>Motor current measured</w:t>
                        </w:r>
                      </w:p>
                    </w:txbxContent>
                  </v:textbox>
                </v:shape>
                <v:shape id="Pentagone 416" o:spid="_x0000_s1499" type="#_x0000_t15" style="position:absolute;left:2843;top:11182;width:18097;height:1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g/oMYA&#10;AADcAAAADwAAAGRycy9kb3ducmV2LnhtbESPQWvCQBSE74X+h+UVeqsbS5CSuooKUlO8mKT1+sg+&#10;k2D2bchuTfLvu0Khx2FmvmGW69G04ka9aywrmM8iEMSl1Q1XCop8//IGwnlkja1lUjCRg/Xq8WGJ&#10;ibYDn+iW+UoECLsEFdTed4mUrqzJoJvZjjh4F9sb9EH2ldQ9DgFuWvkaRQtpsOGwUGNHu5rKa/Zj&#10;FBzzKj7t9nF6/Sw+vqbvMT1vD6lSz0/j5h2Ep9H/h//aB60gni/gfiYc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cg/oMYAAADcAAAADwAAAAAAAAAAAAAAAACYAgAAZHJz&#10;L2Rvd25yZXYueG1sUEsFBgAAAAAEAAQA9QAAAIsDAAAAAA==&#10;" adj="20520" fillcolor="#413253 [1639]" strokecolor="#795d9b [3047]">
                  <v:fill color2="#775c99 [3015]" rotate="t" angle="180" colors="0 #5d417e;52429f #7b58a6;1 #7b57a8" focus="100%" type="gradient">
                    <o:fill v:ext="view" type="gradientUnscaled"/>
                  </v:fill>
                  <v:shadow on="t" color="black" opacity="22937f" origin=",.5" offset="0,.63889mm"/>
                  <v:textbox inset="0,0,0,0">
                    <w:txbxContent>
                      <w:p w14:paraId="5B7BB30D" w14:textId="77777777" w:rsidR="001C49CD" w:rsidRPr="005316EE" w:rsidRDefault="001C49CD" w:rsidP="006664DB">
                        <w:pPr>
                          <w:jc w:val="center"/>
                          <w:rPr>
                            <w:sz w:val="16"/>
                            <w:szCs w:val="16"/>
                            <w:lang w:val="en-US"/>
                          </w:rPr>
                        </w:pPr>
                        <w:r>
                          <w:rPr>
                            <w:sz w:val="16"/>
                            <w:szCs w:val="16"/>
                            <w:lang w:val="en-US"/>
                          </w:rPr>
                          <w:t>Battery voltage measured</w:t>
                        </w:r>
                      </w:p>
                    </w:txbxContent>
                  </v:textbox>
                </v:shape>
                <v:shape id="Pentagone 417" o:spid="_x0000_s1500" type="#_x0000_t15" style="position:absolute;left:2857;top:21316;width:18098;height:1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ooE8UA&#10;AADcAAAADwAAAGRycy9kb3ducmV2LnhtbESPzW7CMBCE75V4B2uReisOCEqUYhA/qmhvlPQBtvGS&#10;RNjryDYQ3r6uVInjaGa+0SxWvTXiSj60jhWMRxkI4srplmsF3+X7Sw4iRGSNxjEpuFOA1XLwtMBC&#10;uxt/0fUYa5EgHApU0MTYFVKGqiGLYeQ64uSdnLcYk/S11B5vCW6NnGTZq7TYclposKNtQ9X5eLEK&#10;zu3mMN/lZvbps9l+asr851TmSj0P+/UbiEh9fIT/2x9awXQ8h78z6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2igTxQAAANwAAAAPAAAAAAAAAAAAAAAAAJgCAABkcnMv&#10;ZG93bnJldi54bWxQSwUGAAAAAAQABAD1AAAAigMAAAAA&#10;" adj="20520" fillcolor="#bfb1d0 [1623]" strokecolor="#795d9b [3047]">
                  <v:fill color2="#ece7f1 [503]" rotate="t" angle="180" colors="0 #c9b5e8;22938f #d9cbee;1 #f0eaf9" focus="100%" type="gradient"/>
                  <v:shadow on="t" color="black" opacity="24903f" origin=",.5" offset="0,.55556mm"/>
                  <v:textbox inset="0,0,0,0">
                    <w:txbxContent>
                      <w:p w14:paraId="553F366D" w14:textId="77777777" w:rsidR="001C49CD" w:rsidRPr="005316EE" w:rsidRDefault="001C49CD" w:rsidP="006664DB">
                        <w:pPr>
                          <w:jc w:val="center"/>
                          <w:rPr>
                            <w:sz w:val="16"/>
                            <w:szCs w:val="16"/>
                            <w:lang w:val="en-US"/>
                          </w:rPr>
                        </w:pPr>
                        <w:r>
                          <w:rPr>
                            <w:sz w:val="16"/>
                            <w:szCs w:val="16"/>
                            <w:lang w:val="en-US"/>
                          </w:rPr>
                          <w:t>Step parameters</w:t>
                        </w:r>
                      </w:p>
                    </w:txbxContent>
                  </v:textbox>
                </v:shape>
                <v:shape id="Pentagone 418" o:spid="_x0000_s1501" type="#_x0000_t15" style="position:absolute;left:2857;top:18724;width:18098;height:1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sOScAA&#10;AADcAAAADwAAAGRycy9kb3ducmV2LnhtbERPy4rCMBTdD/gP4QruxlQpMlSjqCBaceN7e2mubbG5&#10;KU3U+vdmIczycN6TWWsq8aTGlZYVDPoRCOLM6pJzBafj6vcPhPPIGivLpOBNDmbTzs8EE21fvKfn&#10;wecihLBLUEHhfZ1I6bKCDLq+rYkDd7ONQR9gk0vd4CuEm0oOo2gkDZYcGgqsaVlQdj88jILdMY/3&#10;y1Wc3ren9fl9adPrYpMq1eu28zEIT63/F3/dG60gHoS14Uw4An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xsOScAAAADcAAAADwAAAAAAAAAAAAAAAACYAgAAZHJzL2Rvd25y&#10;ZXYueG1sUEsFBgAAAAAEAAQA9QAAAIUDAAAAAA==&#10;" adj="20520" fillcolor="#413253 [1639]" strokecolor="#795d9b [3047]">
                  <v:fill color2="#775c99 [3015]" rotate="t" angle="180" colors="0 #5d417e;52429f #7b58a6;1 #7b57a8" focus="100%" type="gradient">
                    <o:fill v:ext="view" type="gradientUnscaled"/>
                  </v:fill>
                  <v:shadow on="t" color="black" opacity="22937f" origin=",.5" offset="0,.63889mm"/>
                  <v:textbox inset="0,0,0,0">
                    <w:txbxContent>
                      <w:p w14:paraId="2C36FE9D" w14:textId="77777777" w:rsidR="001C49CD" w:rsidRPr="005316EE" w:rsidRDefault="001C49CD" w:rsidP="006664DB">
                        <w:pPr>
                          <w:jc w:val="center"/>
                          <w:rPr>
                            <w:sz w:val="16"/>
                            <w:szCs w:val="16"/>
                            <w:lang w:val="en-US"/>
                          </w:rPr>
                        </w:pPr>
                        <w:r>
                          <w:rPr>
                            <w:sz w:val="16"/>
                            <w:szCs w:val="16"/>
                            <w:lang w:val="en-US"/>
                          </w:rPr>
                          <w:t>Belt speed measured</w:t>
                        </w:r>
                      </w:p>
                    </w:txbxContent>
                  </v:textbox>
                </v:shape>
                <v:shape id="Rectangle avec flèche vers le haut 419" o:spid="_x0000_s1502" type="#_x0000_t79" style="position:absolute;left:20843;top:28598;width:17926;height:99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zyf8YA&#10;AADcAAAADwAAAGRycy9kb3ducmV2LnhtbESPT2vCQBTE70K/w/IKvekm1kpM3UhbEOvBQ/1Hjo/s&#10;axKafRuya4zfvisUehxm5jfMcjWYRvTUudqygngSgSAurK65VHA8rMcJCOeRNTaWScGNHKyyh9ES&#10;U22v/EX93pciQNilqKDyvk2ldEVFBt3EtsTB+7adQR9kV0rd4TXATSOnUTSXBmsOCxW29FFR8bO/&#10;GAWbdZ7sJEcvp3za59vTuzsfnhOlnh6Ht1cQngb/H/5rf2oFs3gB9zPhCMjs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zyf8YAAADcAAAADwAAAAAAAAAAAAAAAACYAgAAZHJz&#10;L2Rvd25yZXYueG1sUEsFBgAAAAAEAAQA9QAAAIsDAAAAAA==&#10;" adj="3963,10011,1975,10458" fillcolor="gray [1616]" strokecolor="black [3040]">
                  <v:fill color2="#d9d9d9 [496]" rotate="t" angle="180" colors="0 #bcbcbc;22938f #d0d0d0;1 #ededed" focus="100%" type="gradient"/>
                  <v:shadow on="t" color="black" opacity="24903f" origin=",.5" offset="0,.55556mm"/>
                  <v:textbox>
                    <w:txbxContent>
                      <w:p w14:paraId="2C875D05" w14:textId="77777777" w:rsidR="001C49CD" w:rsidRDefault="001C49CD" w:rsidP="006664DB">
                        <w:pPr>
                          <w:pStyle w:val="NormalWeb"/>
                          <w:spacing w:before="0" w:beforeAutospacing="0" w:after="0" w:afterAutospacing="0"/>
                          <w:jc w:val="center"/>
                          <w:rPr>
                            <w:rFonts w:ascii="Arial" w:eastAsia="Times New Roman" w:hAnsi="Arial"/>
                            <w:sz w:val="20"/>
                            <w:szCs w:val="20"/>
                            <w:lang w:val="en-US"/>
                          </w:rPr>
                        </w:pPr>
                        <w:r w:rsidRPr="00D9207A">
                          <w:rPr>
                            <w:rFonts w:ascii="Arial" w:eastAsia="Times New Roman" w:hAnsi="Arial"/>
                            <w:sz w:val="20"/>
                            <w:szCs w:val="20"/>
                            <w:lang w:val="en-US"/>
                          </w:rPr>
                          <w:t>Motor resistance table</w:t>
                        </w:r>
                        <w:r>
                          <w:rPr>
                            <w:rFonts w:ascii="Arial" w:eastAsia="Times New Roman" w:hAnsi="Arial"/>
                            <w:sz w:val="20"/>
                            <w:szCs w:val="20"/>
                            <w:lang w:val="en-US"/>
                          </w:rPr>
                          <w:br/>
                          <w:t>Adaptive current interruption point</w:t>
                        </w:r>
                      </w:p>
                      <w:p w14:paraId="60084FEC" w14:textId="77777777" w:rsidR="001C49CD" w:rsidRPr="00D9207A" w:rsidRDefault="001C49CD" w:rsidP="006664DB">
                        <w:pPr>
                          <w:pStyle w:val="NormalWeb"/>
                          <w:spacing w:before="0" w:beforeAutospacing="0" w:after="0" w:afterAutospacing="0"/>
                          <w:jc w:val="center"/>
                          <w:rPr>
                            <w:lang w:val="en-US"/>
                          </w:rPr>
                        </w:pPr>
                        <w:r>
                          <w:rPr>
                            <w:rFonts w:ascii="Arial" w:eastAsia="Times New Roman" w:hAnsi="Arial"/>
                            <w:sz w:val="20"/>
                            <w:szCs w:val="20"/>
                            <w:lang w:val="en-US"/>
                          </w:rPr>
                          <w:t>Lookup table for temperature correction</w:t>
                        </w:r>
                      </w:p>
                    </w:txbxContent>
                  </v:textbox>
                </v:shape>
                <v:shape id="Pentagone 420" o:spid="_x0000_s1503" type="#_x0000_t15" style="position:absolute;left:2857;top:13716;width:18098;height:18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HI8sEA&#10;AADcAAAADwAAAGRycy9kb3ducmV2LnhtbERPy4rCMBTdC/MP4Q7MTtORMkhtKo4g2sGN7+2lubbF&#10;5qY0UevfTxaCy8N5p7PeNOJOnastK/geRSCIC6trLhUc9svhBITzyBoby6TgSQ5m2ccgxUTbB2/p&#10;vvOlCCHsElRQed8mUrqiIoNuZFviwF1sZ9AH2JVSd/gI4aaR4yj6kQZrDg0VtrSoqLjubkbBZl/G&#10;28Uyzq9/h9Xxeerz8+86V+rrs59PQXjq/Vv8cq+1gngc5ocz4QjI7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cByPLBAAAA3AAAAA8AAAAAAAAAAAAAAAAAmAIAAGRycy9kb3du&#10;cmV2LnhtbFBLBQYAAAAABAAEAPUAAACGAwAAAAA=&#10;" adj="20520" fillcolor="#413253 [1639]" strokecolor="#795d9b [3047]">
                  <v:fill color2="#775c99 [3015]" rotate="t" angle="180" colors="0 #5d417e;52429f #7b58a6;1 #7b57a8" focus="100%" type="gradient">
                    <o:fill v:ext="view" type="gradientUnscaled"/>
                  </v:fill>
                  <v:shadow on="t" color="black" opacity="22937f" origin=",.5" offset="0,.63889mm"/>
                  <v:textbox inset="0,0,0,0">
                    <w:txbxContent>
                      <w:p w14:paraId="1FD4A21E" w14:textId="77777777" w:rsidR="001C49CD" w:rsidRPr="005316EE" w:rsidRDefault="001C49CD" w:rsidP="006664DB">
                        <w:pPr>
                          <w:jc w:val="center"/>
                          <w:rPr>
                            <w:sz w:val="16"/>
                            <w:szCs w:val="16"/>
                            <w:lang w:val="en-US"/>
                          </w:rPr>
                        </w:pPr>
                        <w:r>
                          <w:rPr>
                            <w:sz w:val="16"/>
                            <w:szCs w:val="16"/>
                            <w:lang w:val="en-US"/>
                          </w:rPr>
                          <w:t>Motor power order applied</w:t>
                        </w:r>
                      </w:p>
                    </w:txbxContent>
                  </v:textbox>
                </v:shape>
                <v:shape id="Snip Single Corner Rectangle 523" o:spid="_x0000_s1504" style="position:absolute;left:21029;top:26275;width:8249;height:2324;visibility:visible;mso-wrap-style:square;v-text-anchor:middle" coordsize="824865,2324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HY6cUA&#10;AADcAAAADwAAAGRycy9kb3ducmV2LnhtbESPW2vCQBSE3wv+h+UIvtWNSotEV/EaCgXx9qBvh+wx&#10;CWbPhuwa03/fLQh9HGbmG2Y6b00pGqpdYVnBoB+BIE6tLjhTcD5t38cgnEfWWFomBT/kYD7rvE0x&#10;1vbJB2qOPhMBwi5GBbn3VSylS3My6Pq2Ig7ezdYGfZB1JnWNzwA3pRxG0ac0WHBYyLGiVU7p/fgw&#10;CpIzPnbJZbdvtw2ul9/lFTfJValet11MQHhq/X/41f7SCj6GI/g7E46An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sdjpxQAAANwAAAAPAAAAAAAAAAAAAAAAAJgCAABkcnMv&#10;ZG93bnJldi54bWxQSwUGAAAAAAQABAD1AAAAigMAAAAA&#10;" adj="-11796480,,5400" path="m,l793806,r31059,31059l824865,232410,,232410,,xe" fillcolor="#a7bfde [1620]" strokecolor="#4579b8 [3044]">
                  <v:fill color2="#e4ecf5 [500]" rotate="t" angle="180" colors="0 #a3c4ff;22938f #bfd5ff;1 #e5eeff" focus="100%" type="gradient"/>
                  <v:stroke joinstyle="miter"/>
                  <v:formulas/>
                  <v:path arrowok="t" o:connecttype="custom" o:connectlocs="0,0;793806,0;824865,31059;824865,232410;0,232410;0,0" o:connectangles="0,0,0,0,0,0" textboxrect="0,0,824865,232410"/>
                  <v:textbox>
                    <w:txbxContent>
                      <w:p w14:paraId="56CC1F9B" w14:textId="77777777" w:rsidR="001C49CD" w:rsidRDefault="001C49CD" w:rsidP="006664DB">
                        <w:pPr>
                          <w:pStyle w:val="NormalWeb"/>
                          <w:spacing w:before="0" w:beforeAutospacing="0" w:after="0" w:afterAutospacing="0"/>
                          <w:jc w:val="both"/>
                        </w:pPr>
                        <w:r>
                          <w:rPr>
                            <w:rFonts w:ascii="Arial" w:eastAsia="Times New Roman" w:hAnsi="Arial"/>
                            <w:color w:val="000000"/>
                            <w:sz w:val="18"/>
                            <w:szCs w:val="18"/>
                            <w:lang w:val="fr-FR"/>
                          </w:rPr>
                          <w:t>TF_G_12</w:t>
                        </w:r>
                      </w:p>
                    </w:txbxContent>
                  </v:textbox>
                </v:shape>
                <v:shape id="Pentagone 418" o:spid="_x0000_s1505" type="#_x0000_t15" style="position:absolute;left:2857;top:16249;width:18098;height:1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vBbMYA&#10;AADcAAAADwAAAGRycy9kb3ducmV2LnhtbESPS2vDMBCE74X8B7GB3hq5wS3BjRKagElcesmruS7W&#10;xjaxVsZS/fj3VaHQ4zAz3zDL9WBq0VHrKssKnmcRCOLc6ooLBedT+rQA4TyyxtoyKRjJwXo1eVhi&#10;om3PB+qOvhABwi5BBaX3TSKly0sy6Ga2IQ7ezbYGfZBtIXWLfYCbWs6j6FUarDgslNjQtqT8fvw2&#10;Cj5PRXzYpnF2/zjvLuPXkF03+0ypx+nw/gbC0+D/w3/tvVbwMo/h90w4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tvBbMYAAADcAAAADwAAAAAAAAAAAAAAAACYAgAAZHJz&#10;L2Rvd25yZXYueG1sUEsFBgAAAAAEAAQA9QAAAIsDAAAAAA==&#10;" adj="20520" fillcolor="#413253 [1639]" strokecolor="#795d9b [3047]">
                  <v:fill color2="#775c99 [3015]" rotate="t" angle="180" colors="0 #5d417e;52429f #7b58a6;1 #7b57a8" focus="100%" type="gradient">
                    <o:fill v:ext="view" type="gradientUnscaled"/>
                  </v:fill>
                  <v:shadow on="t" color="black" opacity="22937f" origin=",.5" offset="0,.63889mm"/>
                  <v:textbox inset="0,0,0,0">
                    <w:txbxContent>
                      <w:p w14:paraId="4BD1840A" w14:textId="77777777" w:rsidR="001C49CD" w:rsidRPr="005316EE" w:rsidRDefault="001C49CD" w:rsidP="006664DB">
                        <w:pPr>
                          <w:jc w:val="center"/>
                          <w:rPr>
                            <w:sz w:val="16"/>
                            <w:szCs w:val="16"/>
                            <w:lang w:val="en-US"/>
                          </w:rPr>
                        </w:pPr>
                        <w:r>
                          <w:rPr>
                            <w:sz w:val="16"/>
                            <w:szCs w:val="16"/>
                            <w:lang w:val="en-US"/>
                          </w:rPr>
                          <w:t>Belt pay out measured</w:t>
                        </w:r>
                      </w:p>
                    </w:txbxContent>
                  </v:textbox>
                </v:shape>
                <w10:anchorlock/>
              </v:group>
            </w:pict>
          </mc:Fallback>
        </mc:AlternateContent>
      </w:r>
    </w:p>
    <w:p w14:paraId="08652757" w14:textId="77777777" w:rsidR="006664DB" w:rsidRDefault="006664DB" w:rsidP="006664DB">
      <w:pPr>
        <w:pStyle w:val="Caption"/>
        <w:jc w:val="center"/>
        <w:rPr>
          <w:b w:val="0"/>
        </w:rPr>
      </w:pPr>
      <w:r>
        <w:t xml:space="preserve">Figure </w:t>
      </w:r>
      <w:r>
        <w:fldChar w:fldCharType="begin"/>
      </w:r>
      <w:r>
        <w:instrText xml:space="preserve"> SEQ Figure \* ARABIC </w:instrText>
      </w:r>
      <w:r>
        <w:fldChar w:fldCharType="separate"/>
      </w:r>
      <w:r w:rsidR="00834BB3">
        <w:rPr>
          <w:noProof/>
        </w:rPr>
        <w:t>4</w:t>
      </w:r>
      <w:r>
        <w:fldChar w:fldCharType="end"/>
      </w:r>
      <w:r>
        <w:t xml:space="preserve"> M_</w:t>
      </w:r>
      <w:r w:rsidRPr="00DC3B47">
        <w:t>ManageStepEvents</w:t>
      </w:r>
      <w:r>
        <w:t xml:space="preserve"> overview</w:t>
      </w:r>
    </w:p>
    <w:p w14:paraId="2BA2EB3B" w14:textId="77777777" w:rsidR="006664DB" w:rsidRDefault="006664DB" w:rsidP="006664DB">
      <w:pPr>
        <w:spacing w:before="40" w:after="40"/>
        <w:rPr>
          <w:b/>
        </w:rPr>
      </w:pPr>
    </w:p>
    <w:p w14:paraId="2426F9DF" w14:textId="77777777" w:rsidR="006664DB" w:rsidRDefault="006664DB" w:rsidP="006664DB">
      <w:pPr>
        <w:spacing w:before="40" w:after="40"/>
        <w:ind w:left="72" w:firstLine="708"/>
      </w:pPr>
      <w:r w:rsidRPr="00102C7D">
        <w:t xml:space="preserve">The </w:t>
      </w:r>
      <w:r>
        <w:t>belt speed measured input is read by using the RTE interface</w:t>
      </w:r>
      <w:r w:rsidR="00871F8F">
        <w:t>:</w:t>
      </w:r>
      <w:r>
        <w:t xml:space="preserve"> </w:t>
      </w:r>
    </w:p>
    <w:p w14:paraId="064CA5C6" w14:textId="77777777" w:rsidR="006664DB" w:rsidRDefault="006664DB" w:rsidP="006664DB">
      <w:pPr>
        <w:spacing w:before="40" w:after="40"/>
        <w:ind w:left="72" w:firstLine="708"/>
      </w:pPr>
      <w:r>
        <w:t>The belt pay out measured input is read by using the RTE interface</w:t>
      </w:r>
      <w:r w:rsidR="00871F8F">
        <w:t>:</w:t>
      </w:r>
      <w:r>
        <w:t xml:space="preserve"> </w:t>
      </w:r>
    </w:p>
    <w:p w14:paraId="45805487" w14:textId="77777777" w:rsidR="006664DB" w:rsidRDefault="006664DB" w:rsidP="006664DB">
      <w:pPr>
        <w:spacing w:before="40" w:after="40"/>
        <w:ind w:left="72" w:firstLine="708"/>
      </w:pPr>
      <w:r>
        <w:t>The motor power order input is read by using the RTE interface</w:t>
      </w:r>
      <w:r w:rsidR="00871F8F">
        <w:t>:</w:t>
      </w:r>
    </w:p>
    <w:p w14:paraId="67379057" w14:textId="77777777" w:rsidR="006664DB" w:rsidRDefault="006664DB" w:rsidP="006664DB">
      <w:pPr>
        <w:spacing w:before="40" w:after="40"/>
        <w:ind w:left="72" w:firstLine="708"/>
      </w:pPr>
      <w:r>
        <w:t>The battery voltage input is read by using the RTE interface</w:t>
      </w:r>
      <w:r w:rsidR="00871F8F">
        <w:t>:</w:t>
      </w:r>
    </w:p>
    <w:p w14:paraId="59A93684" w14:textId="77777777" w:rsidR="006664DB" w:rsidRDefault="006664DB" w:rsidP="006664DB">
      <w:pPr>
        <w:spacing w:before="40" w:after="40"/>
        <w:ind w:left="72" w:firstLine="708"/>
      </w:pPr>
      <w:r>
        <w:t>The motor current input is read by using the RTE interface</w:t>
      </w:r>
      <w:r w:rsidR="00871F8F">
        <w:t>:</w:t>
      </w:r>
    </w:p>
    <w:p w14:paraId="4B9D48C8" w14:textId="77777777" w:rsidR="006664DB" w:rsidRDefault="006664DB" w:rsidP="006664DB">
      <w:pPr>
        <w:spacing w:before="40" w:after="40"/>
        <w:ind w:left="72" w:firstLine="708"/>
      </w:pPr>
      <w:r>
        <w:t>The internal temperature input is read by using the RTE interface</w:t>
      </w:r>
      <w:r w:rsidR="00871F8F">
        <w:t>:</w:t>
      </w:r>
    </w:p>
    <w:p w14:paraId="6BFE10E5" w14:textId="77777777" w:rsidR="006664DB" w:rsidRDefault="006664DB" w:rsidP="006664DB">
      <w:pPr>
        <w:spacing w:before="40" w:after="40"/>
        <w:ind w:left="72" w:firstLine="708"/>
      </w:pPr>
      <w:r>
        <w:t>The end of pre-pre-tensioning situation is read by using the RTE interface</w:t>
      </w:r>
      <w:r w:rsidR="00871F8F">
        <w:t>:</w:t>
      </w:r>
    </w:p>
    <w:p w14:paraId="0CDB2525" w14:textId="77777777" w:rsidR="006664DB" w:rsidRDefault="006664DB" w:rsidP="006664DB">
      <w:pPr>
        <w:spacing w:before="40" w:after="40"/>
        <w:ind w:left="780"/>
        <w:rPr>
          <w:b/>
        </w:rPr>
      </w:pPr>
      <w:r>
        <w:t xml:space="preserve">The step parameters (parameters applicable for the current executed step) are provided by a local data that is updated by </w:t>
      </w:r>
      <w:r w:rsidRPr="001C524F">
        <w:rPr>
          <w:i/>
        </w:rPr>
        <w:fldChar w:fldCharType="begin"/>
      </w:r>
      <w:r w:rsidRPr="001C524F">
        <w:rPr>
          <w:i/>
        </w:rPr>
        <w:instrText xml:space="preserve"> REF _Ref359930441 \h  \* MERGEFORMAT </w:instrText>
      </w:r>
      <w:r w:rsidRPr="001C524F">
        <w:rPr>
          <w:i/>
        </w:rPr>
      </w:r>
      <w:r w:rsidRPr="001C524F">
        <w:rPr>
          <w:i/>
        </w:rPr>
        <w:fldChar w:fldCharType="separate"/>
      </w:r>
      <w:r w:rsidR="00834BB3">
        <w:rPr>
          <w:b/>
          <w:bCs/>
          <w:i/>
          <w:lang w:val="en-US"/>
        </w:rPr>
        <w:t>Error! Not a valid bookmark self-reference.</w:t>
      </w:r>
      <w:r w:rsidRPr="001C524F">
        <w:rPr>
          <w:i/>
        </w:rPr>
        <w:fldChar w:fldCharType="end"/>
      </w:r>
      <w:r>
        <w:t xml:space="preserve"> function</w:t>
      </w:r>
      <w:r w:rsidR="00871F8F">
        <w:t>:</w:t>
      </w:r>
      <w:r>
        <w:t xml:space="preserve"> </w:t>
      </w:r>
      <w:r w:rsidRPr="00102C7D">
        <w:rPr>
          <w:b/>
        </w:rPr>
        <w:t>stStepParameters</w:t>
      </w:r>
    </w:p>
    <w:p w14:paraId="4E2CAAF9" w14:textId="77777777" w:rsidR="006664DB" w:rsidRPr="00102C7D" w:rsidRDefault="006664DB" w:rsidP="006664DB">
      <w:pPr>
        <w:spacing w:before="40" w:after="40"/>
        <w:ind w:left="780"/>
      </w:pPr>
      <w:r>
        <w:t xml:space="preserve">The step validity status is provided by a local data that is updated by </w:t>
      </w:r>
      <w:r w:rsidRPr="001C524F">
        <w:rPr>
          <w:i/>
        </w:rPr>
        <w:fldChar w:fldCharType="begin"/>
      </w:r>
      <w:r w:rsidRPr="001C524F">
        <w:rPr>
          <w:i/>
        </w:rPr>
        <w:instrText xml:space="preserve"> REF _Ref359930441 \h  \* MERGEFORMAT </w:instrText>
      </w:r>
      <w:r w:rsidRPr="001C524F">
        <w:rPr>
          <w:i/>
        </w:rPr>
      </w:r>
      <w:r w:rsidRPr="001C524F">
        <w:rPr>
          <w:i/>
        </w:rPr>
        <w:fldChar w:fldCharType="separate"/>
      </w:r>
      <w:r w:rsidR="00834BB3">
        <w:rPr>
          <w:b/>
          <w:bCs/>
          <w:i/>
          <w:lang w:val="en-US"/>
        </w:rPr>
        <w:t>Error! Not a valid bookmark self-reference.</w:t>
      </w:r>
      <w:r w:rsidRPr="001C524F">
        <w:rPr>
          <w:i/>
        </w:rPr>
        <w:fldChar w:fldCharType="end"/>
      </w:r>
      <w:r>
        <w:t xml:space="preserve"> function</w:t>
      </w:r>
      <w:r w:rsidR="00871F8F">
        <w:t>:</w:t>
      </w:r>
      <w:r>
        <w:t xml:space="preserve"> </w:t>
      </w:r>
      <w:r w:rsidRPr="00102C7D">
        <w:rPr>
          <w:b/>
        </w:rPr>
        <w:t>eStepValidity</w:t>
      </w:r>
    </w:p>
    <w:p w14:paraId="22A7E495" w14:textId="77777777" w:rsidR="00834BB3" w:rsidRPr="005070D3" w:rsidRDefault="006664DB" w:rsidP="005070D3">
      <w:pPr>
        <w:spacing w:before="40" w:after="40"/>
        <w:ind w:left="780"/>
        <w:rPr>
          <w:i/>
        </w:rPr>
      </w:pPr>
      <w:r>
        <w:t xml:space="preserve">The step duration time out flag is provided by a local data that is updated by </w:t>
      </w:r>
      <w:r w:rsidRPr="00102C7D">
        <w:rPr>
          <w:i/>
        </w:rPr>
        <w:fldChar w:fldCharType="begin"/>
      </w:r>
      <w:r w:rsidRPr="00102C7D">
        <w:rPr>
          <w:i/>
        </w:rPr>
        <w:instrText xml:space="preserve"> REF _Ref359930795 \h  \* MERGEFORMAT </w:instrText>
      </w:r>
      <w:r w:rsidRPr="00102C7D">
        <w:rPr>
          <w:i/>
        </w:rPr>
      </w:r>
      <w:r w:rsidRPr="00102C7D">
        <w:rPr>
          <w:i/>
        </w:rPr>
        <w:fldChar w:fldCharType="separate"/>
      </w:r>
      <w:r w:rsidR="00834BB3" w:rsidRPr="005070D3">
        <w:rPr>
          <w:i/>
        </w:rPr>
        <w:br w:type="page"/>
      </w:r>
    </w:p>
    <w:p w14:paraId="1DF8DE9B" w14:textId="77777777" w:rsidR="006664DB" w:rsidRDefault="00834BB3" w:rsidP="006664DB">
      <w:pPr>
        <w:spacing w:before="40" w:after="40"/>
        <w:ind w:left="780"/>
        <w:rPr>
          <w:b/>
        </w:rPr>
      </w:pPr>
      <w:r w:rsidRPr="005070D3">
        <w:rPr>
          <w:i/>
        </w:rPr>
        <w:lastRenderedPageBreak/>
        <w:t>M</w:t>
      </w:r>
      <w:r w:rsidRPr="00102C7D">
        <w:t>_ControlStepExecution</w:t>
      </w:r>
      <w:r w:rsidR="006664DB" w:rsidRPr="00102C7D">
        <w:rPr>
          <w:i/>
        </w:rPr>
        <w:fldChar w:fldCharType="end"/>
      </w:r>
      <w:r w:rsidR="006664DB">
        <w:t xml:space="preserve"> function</w:t>
      </w:r>
      <w:r w:rsidR="00871F8F">
        <w:t>:</w:t>
      </w:r>
      <w:r w:rsidR="006664DB">
        <w:t xml:space="preserve"> </w:t>
      </w:r>
      <w:r w:rsidR="006664DB" w:rsidRPr="00102C7D">
        <w:rPr>
          <w:b/>
        </w:rPr>
        <w:t>bIsTimerElapsed</w:t>
      </w:r>
    </w:p>
    <w:p w14:paraId="6F8095CE" w14:textId="77777777" w:rsidR="006664DB" w:rsidRDefault="006664DB" w:rsidP="006664DB">
      <w:pPr>
        <w:spacing w:before="40" w:after="40"/>
        <w:ind w:left="780"/>
        <w:rPr>
          <w:b/>
        </w:rPr>
      </w:pPr>
    </w:p>
    <w:p w14:paraId="32FFF433" w14:textId="77777777" w:rsidR="006664DB" w:rsidRDefault="006664DB" w:rsidP="006664DB">
      <w:pPr>
        <w:spacing w:before="40" w:after="40"/>
        <w:ind w:left="780"/>
      </w:pPr>
      <w:r w:rsidRPr="006931BF">
        <w:t>POST BUILD parameters:</w:t>
      </w:r>
    </w:p>
    <w:p w14:paraId="204825D1" w14:textId="77777777" w:rsidR="006664DB" w:rsidRDefault="006664DB" w:rsidP="006664DB">
      <w:pPr>
        <w:spacing w:before="40" w:after="40"/>
        <w:ind w:left="780"/>
      </w:pPr>
    </w:p>
    <w:p w14:paraId="0ADF7BE0" w14:textId="77777777" w:rsidR="006664DB" w:rsidRPr="006931BF" w:rsidRDefault="006664DB" w:rsidP="006664DB">
      <w:pPr>
        <w:spacing w:before="40" w:after="40"/>
        <w:ind w:left="780"/>
      </w:pPr>
    </w:p>
    <w:p w14:paraId="3A9FF5A6" w14:textId="77777777" w:rsidR="006664DB" w:rsidRPr="00AD7110" w:rsidRDefault="006664DB" w:rsidP="006664DB">
      <w:pPr>
        <w:spacing w:before="40" w:after="40"/>
        <w:rPr>
          <w:b/>
        </w:rPr>
      </w:pPr>
    </w:p>
    <w:p w14:paraId="259FC0C4" w14:textId="77777777" w:rsidR="006664DB" w:rsidRDefault="006664DB" w:rsidP="006664DB">
      <w:pPr>
        <w:pStyle w:val="ListParagraph"/>
        <w:numPr>
          <w:ilvl w:val="0"/>
          <w:numId w:val="23"/>
        </w:numPr>
        <w:spacing w:before="40" w:after="40"/>
        <w:rPr>
          <w:b/>
        </w:rPr>
      </w:pPr>
      <w:r w:rsidRPr="00B347F8">
        <w:rPr>
          <w:b/>
        </w:rPr>
        <w:t>Returned values</w:t>
      </w:r>
      <w:r w:rsidR="00871F8F">
        <w:rPr>
          <w:b/>
        </w:rPr>
        <w:t>:</w:t>
      </w:r>
    </w:p>
    <w:p w14:paraId="7CB2E269" w14:textId="77777777" w:rsidR="006664DB" w:rsidRPr="00BB38CB" w:rsidRDefault="006664DB" w:rsidP="006664DB">
      <w:pPr>
        <w:pStyle w:val="ListParagraph"/>
        <w:spacing w:before="40" w:after="40"/>
        <w:ind w:left="780"/>
      </w:pPr>
      <w:r>
        <w:t>None.</w:t>
      </w:r>
    </w:p>
    <w:p w14:paraId="75A4D3B9" w14:textId="77777777" w:rsidR="006664DB" w:rsidRDefault="006664DB" w:rsidP="006664DB"/>
    <w:p w14:paraId="4F5B4A88" w14:textId="77777777" w:rsidR="006664DB" w:rsidRDefault="006664DB">
      <w:pPr>
        <w:jc w:val="left"/>
        <w:rPr>
          <w:rFonts w:ascii="Arial (W1)" w:hAnsi="Arial (W1)"/>
          <w:b/>
        </w:rPr>
      </w:pPr>
      <w:r>
        <w:br w:type="page"/>
      </w:r>
    </w:p>
    <w:p w14:paraId="7C4713A7" w14:textId="77777777" w:rsidR="003427A0" w:rsidRDefault="00263D9B" w:rsidP="004F52C7">
      <w:pPr>
        <w:pStyle w:val="Heading4"/>
      </w:pPr>
      <w:bookmarkStart w:id="191" w:name="_Ref360523001"/>
      <w:bookmarkStart w:id="192" w:name="_Toc396742529"/>
      <w:r>
        <w:lastRenderedPageBreak/>
        <w:t>M_</w:t>
      </w:r>
      <w:r w:rsidR="002808CA">
        <w:t>ExtractStepParameters</w:t>
      </w:r>
      <w:bookmarkEnd w:id="190"/>
      <w:bookmarkEnd w:id="191"/>
      <w:bookmarkEnd w:id="192"/>
    </w:p>
    <w:p w14:paraId="4DC9DC1D" w14:textId="77777777" w:rsidR="003427A0" w:rsidRDefault="003427A0" w:rsidP="00B347F8">
      <w:pPr>
        <w:pStyle w:val="ListParagraph"/>
        <w:numPr>
          <w:ilvl w:val="0"/>
          <w:numId w:val="23"/>
        </w:numPr>
        <w:spacing w:before="40" w:after="40"/>
        <w:rPr>
          <w:b/>
        </w:rPr>
      </w:pPr>
      <w:r w:rsidRPr="00B347F8">
        <w:rPr>
          <w:b/>
        </w:rPr>
        <w:t>Its finality</w:t>
      </w:r>
      <w:r w:rsidR="00871F8F">
        <w:rPr>
          <w:b/>
        </w:rPr>
        <w:t>:</w:t>
      </w:r>
    </w:p>
    <w:p w14:paraId="540E147C" w14:textId="77777777" w:rsidR="00235B6F" w:rsidRDefault="00235B6F" w:rsidP="00235B6F">
      <w:pPr>
        <w:pStyle w:val="ListParagraph"/>
        <w:spacing w:before="40" w:after="40"/>
        <w:ind w:left="780"/>
      </w:pPr>
      <w:r>
        <w:t xml:space="preserve">The aim of this function is to </w:t>
      </w:r>
      <w:r w:rsidR="00181537">
        <w:t>read out the step parameters when a new step shall be started and perform some basics consistency checks on the configuration</w:t>
      </w:r>
      <w:r>
        <w:t>.</w:t>
      </w:r>
    </w:p>
    <w:p w14:paraId="3B34AB9E" w14:textId="77777777" w:rsidR="00181537" w:rsidRDefault="00181537" w:rsidP="00235B6F">
      <w:pPr>
        <w:pStyle w:val="ListParagraph"/>
        <w:spacing w:before="40" w:after="40"/>
        <w:ind w:left="780"/>
      </w:pPr>
      <w:r>
        <w:t xml:space="preserve">Then a step validity status based on these checks will be computed that will be used to decide if the step shall be executed or not. </w:t>
      </w:r>
    </w:p>
    <w:p w14:paraId="6EA8ACAE" w14:textId="77777777" w:rsidR="00181537" w:rsidRPr="00235B6F" w:rsidRDefault="00181537" w:rsidP="00235B6F">
      <w:pPr>
        <w:pStyle w:val="ListParagraph"/>
        <w:spacing w:before="40" w:after="40"/>
        <w:ind w:left="780"/>
      </w:pPr>
      <w:r>
        <w:t>If the tests performed have been passed successfully, the step parameters will be decoded and stored in a local structure data and provided to the other BFE functions for their usage.</w:t>
      </w:r>
    </w:p>
    <w:p w14:paraId="57F578B5" w14:textId="77777777" w:rsidR="003427A0" w:rsidRDefault="003427A0" w:rsidP="00B347F8">
      <w:pPr>
        <w:pStyle w:val="ListParagraph"/>
        <w:numPr>
          <w:ilvl w:val="0"/>
          <w:numId w:val="23"/>
        </w:numPr>
        <w:spacing w:before="40" w:after="40"/>
        <w:rPr>
          <w:b/>
        </w:rPr>
      </w:pPr>
      <w:r w:rsidRPr="00B347F8">
        <w:rPr>
          <w:b/>
        </w:rPr>
        <w:t>Exported functions used</w:t>
      </w:r>
      <w:r w:rsidR="00871F8F">
        <w:rPr>
          <w:b/>
        </w:rPr>
        <w:t>:</w:t>
      </w:r>
    </w:p>
    <w:p w14:paraId="7F24AE5D" w14:textId="77777777" w:rsidR="00235B6F" w:rsidRPr="00235B6F" w:rsidRDefault="00235B6F" w:rsidP="00235B6F">
      <w:pPr>
        <w:pStyle w:val="ListParagraph"/>
        <w:spacing w:before="40" w:after="40"/>
        <w:ind w:left="780"/>
      </w:pPr>
      <w:r>
        <w:t>None.</w:t>
      </w:r>
    </w:p>
    <w:p w14:paraId="3D42143B" w14:textId="77777777" w:rsidR="003427A0" w:rsidRDefault="003427A0" w:rsidP="00B347F8">
      <w:pPr>
        <w:pStyle w:val="ListParagraph"/>
        <w:numPr>
          <w:ilvl w:val="0"/>
          <w:numId w:val="23"/>
        </w:numPr>
        <w:spacing w:before="40" w:after="40"/>
        <w:rPr>
          <w:b/>
        </w:rPr>
      </w:pPr>
      <w:r w:rsidRPr="00B347F8">
        <w:rPr>
          <w:b/>
        </w:rPr>
        <w:t>Exported variables used</w:t>
      </w:r>
      <w:r w:rsidR="00871F8F">
        <w:rPr>
          <w:b/>
        </w:rPr>
        <w:t>:</w:t>
      </w:r>
    </w:p>
    <w:p w14:paraId="2B0EEB62" w14:textId="77777777" w:rsidR="00235B6F" w:rsidRPr="00235B6F" w:rsidRDefault="00235B6F" w:rsidP="00235B6F">
      <w:pPr>
        <w:pStyle w:val="ListParagraph"/>
        <w:spacing w:before="40" w:after="40"/>
        <w:ind w:left="780"/>
      </w:pPr>
      <w:r>
        <w:t>None.</w:t>
      </w:r>
    </w:p>
    <w:p w14:paraId="7668E12B" w14:textId="77777777" w:rsidR="003427A0" w:rsidRDefault="003427A0" w:rsidP="00B347F8">
      <w:pPr>
        <w:pStyle w:val="ListParagraph"/>
        <w:numPr>
          <w:ilvl w:val="0"/>
          <w:numId w:val="23"/>
        </w:numPr>
        <w:spacing w:before="40" w:after="40"/>
        <w:rPr>
          <w:b/>
        </w:rPr>
      </w:pPr>
      <w:r w:rsidRPr="00B347F8">
        <w:rPr>
          <w:b/>
        </w:rPr>
        <w:t>Object</w:t>
      </w:r>
      <w:r w:rsidR="00871F8F">
        <w:rPr>
          <w:b/>
        </w:rPr>
        <w:t>:</w:t>
      </w:r>
    </w:p>
    <w:p w14:paraId="30933545" w14:textId="77777777" w:rsidR="00B41E5B" w:rsidRDefault="00B41E5B" w:rsidP="00B41E5B">
      <w:pPr>
        <w:spacing w:before="40" w:after="40"/>
        <w:rPr>
          <w:b/>
        </w:rPr>
      </w:pPr>
    </w:p>
    <w:p w14:paraId="1A6F5B48" w14:textId="77777777" w:rsidR="00B41E5B" w:rsidRPr="00B41E5B" w:rsidRDefault="00B41E5B" w:rsidP="00B41E5B">
      <w:pPr>
        <w:spacing w:before="40" w:after="40"/>
        <w:ind w:left="72" w:firstLine="708"/>
        <w:rPr>
          <w:u w:val="single"/>
        </w:rPr>
      </w:pPr>
      <w:r w:rsidRPr="00B41E5B">
        <w:rPr>
          <w:u w:val="single"/>
        </w:rPr>
        <w:t>Step validity status update</w:t>
      </w:r>
    </w:p>
    <w:p w14:paraId="3D0D8A03" w14:textId="77777777" w:rsidR="00B41E5B" w:rsidRPr="00B41E5B" w:rsidRDefault="00B41E5B" w:rsidP="00B41E5B">
      <w:pPr>
        <w:spacing w:before="40" w:after="40"/>
        <w:rPr>
          <w:b/>
        </w:rPr>
      </w:pPr>
    </w:p>
    <w:p w14:paraId="4B74590D" w14:textId="77777777" w:rsidR="003A65F8" w:rsidRDefault="00981793" w:rsidP="00981793">
      <w:pPr>
        <w:spacing w:before="40" w:after="40"/>
        <w:ind w:left="780"/>
      </w:pPr>
      <w:r>
        <w:t>As described above: The goal of this function is to perform some checks to detect incoherent step configuration that could be dangerous for the power stage.</w:t>
      </w:r>
    </w:p>
    <w:p w14:paraId="498917E5" w14:textId="77777777" w:rsidR="00981793" w:rsidRDefault="00981793" w:rsidP="00981793">
      <w:pPr>
        <w:spacing w:before="40" w:after="40"/>
        <w:ind w:left="780"/>
      </w:pPr>
    </w:p>
    <w:p w14:paraId="2B6693AB" w14:textId="77777777" w:rsidR="00981793" w:rsidRDefault="00981793" w:rsidP="00981793">
      <w:pPr>
        <w:pStyle w:val="RequirementID"/>
        <w:ind w:left="780"/>
      </w:pPr>
      <w:r>
        <w:t>DSG_BFE_</w:t>
      </w:r>
      <w:r w:rsidR="00176BEA">
        <w:t>00141</w:t>
      </w:r>
      <w:r>
        <w:t>:</w:t>
      </w:r>
    </w:p>
    <w:p w14:paraId="193BDB0B" w14:textId="77777777" w:rsidR="00981793" w:rsidRDefault="001B7670" w:rsidP="001B7670">
      <w:pPr>
        <w:ind w:left="780"/>
      </w:pPr>
      <w:r>
        <w:t>First of all: the values of Selected cycle and Step identifier inputs shall be checked against their validity range.</w:t>
      </w:r>
    </w:p>
    <w:p w14:paraId="284EF942" w14:textId="77777777" w:rsidR="001B7670" w:rsidRPr="005530CB" w:rsidRDefault="001B7670" w:rsidP="001B7670">
      <w:pPr>
        <w:ind w:left="780"/>
      </w:pPr>
      <w:r>
        <w:t xml:space="preserve">If Selected belt function is over the maximum number of belt function handled by the application (i.e. </w:t>
      </w:r>
      <w:r w:rsidRPr="00FE6E88">
        <w:rPr>
          <w:b/>
        </w:rPr>
        <w:t>KU8_NB_MAX_BELT_FCT_LIBRARY</w:t>
      </w:r>
      <w:r w:rsidRPr="001B7670">
        <w:t>)</w:t>
      </w:r>
      <w:r>
        <w:t xml:space="preserve"> </w:t>
      </w:r>
      <w:r w:rsidR="00114EF1">
        <w:t xml:space="preserve">OR </w:t>
      </w:r>
      <w:r>
        <w:t xml:space="preserve">if </w:t>
      </w:r>
      <w:r w:rsidR="00114EF1">
        <w:t>Step Identif</w:t>
      </w:r>
      <w:r w:rsidR="005530CB">
        <w:t>ier is out of its valid range (i</w:t>
      </w:r>
      <w:r w:rsidR="00114EF1">
        <w:t xml:space="preserve">.e. higher than </w:t>
      </w:r>
      <w:r w:rsidR="00114EF1" w:rsidRPr="00D14992">
        <w:rPr>
          <w:b/>
        </w:rPr>
        <w:t>KU8_MAX_STEP_INDEX</w:t>
      </w:r>
      <w:r w:rsidR="00114EF1">
        <w:t xml:space="preserve">) </w:t>
      </w:r>
      <w:r w:rsidR="00114EF1">
        <w:sym w:font="Wingdings" w:char="F0E8"/>
      </w:r>
      <w:r w:rsidR="00114EF1">
        <w:t xml:space="preserve"> </w:t>
      </w:r>
      <w:r w:rsidR="00114EF1" w:rsidRPr="00114EF1">
        <w:rPr>
          <w:b/>
        </w:rPr>
        <w:t>eStepValidity</w:t>
      </w:r>
      <w:r w:rsidR="00114EF1">
        <w:t xml:space="preserve"> shall be set to </w:t>
      </w:r>
      <w:r w:rsidR="00114EF1" w:rsidRPr="00114EF1">
        <w:rPr>
          <w:i/>
        </w:rPr>
        <w:t>KE_INVALID_STEP</w:t>
      </w:r>
      <w:r w:rsidR="005530CB">
        <w:t>.</w:t>
      </w:r>
    </w:p>
    <w:p w14:paraId="78BD1EA8" w14:textId="77777777" w:rsidR="00981793" w:rsidRPr="00B7625F" w:rsidRDefault="00981793" w:rsidP="00981793">
      <w:pPr>
        <w:ind w:left="72" w:firstLine="708"/>
        <w:rPr>
          <w:lang w:val="fr-FR"/>
        </w:rPr>
      </w:pPr>
      <w:r w:rsidRPr="00B7625F">
        <w:rPr>
          <w:lang w:val="fr-FR"/>
        </w:rPr>
        <w:t>[COVERS:</w:t>
      </w:r>
      <w:r w:rsidR="003A166B" w:rsidRPr="00B7625F">
        <w:rPr>
          <w:lang w:val="fr-FR"/>
        </w:rPr>
        <w:t xml:space="preserve"> DES_TF_G_915, DES_TF_G_916, DES_TF_G_922, DES_TF_G_923</w:t>
      </w:r>
      <w:r w:rsidRPr="00B7625F">
        <w:rPr>
          <w:lang w:val="fr-FR"/>
        </w:rPr>
        <w:t>]</w:t>
      </w:r>
    </w:p>
    <w:p w14:paraId="0A4E1064" w14:textId="77777777" w:rsidR="00981793" w:rsidRPr="00B7625F" w:rsidRDefault="00981793" w:rsidP="00981793">
      <w:pPr>
        <w:spacing w:before="40" w:after="40"/>
        <w:ind w:left="780"/>
        <w:rPr>
          <w:lang w:val="fr-FR"/>
        </w:rPr>
      </w:pPr>
    </w:p>
    <w:p w14:paraId="6FD77B75" w14:textId="77777777" w:rsidR="00A054BA" w:rsidRDefault="00A054BA" w:rsidP="00981793">
      <w:pPr>
        <w:spacing w:before="40" w:after="40"/>
        <w:ind w:left="780"/>
      </w:pPr>
      <w:r>
        <w:t xml:space="preserve">If the previous check is Ok, it </w:t>
      </w:r>
      <w:r w:rsidR="005530CB">
        <w:t>is</w:t>
      </w:r>
      <w:r>
        <w:t xml:space="preserve"> possible to extract the step reference with the following formula:</w:t>
      </w:r>
    </w:p>
    <w:p w14:paraId="38A81B02" w14:textId="77777777" w:rsidR="00A054BA" w:rsidRPr="005530CB" w:rsidRDefault="00A054BA" w:rsidP="00981793">
      <w:pPr>
        <w:spacing w:before="40" w:after="40"/>
        <w:ind w:left="780"/>
      </w:pPr>
      <m:oMathPara>
        <m:oMathParaPr>
          <m:jc m:val="left"/>
        </m:oMathParaPr>
        <m:oMath>
          <m:r>
            <w:rPr>
              <w:rFonts w:ascii="Cambria Math" w:hAnsi="Cambria Math"/>
            </w:rPr>
            <m:t>StepReference=</m:t>
          </m:r>
          <m:r>
            <m:rPr>
              <m:sty m:val="b"/>
            </m:rPr>
            <w:rPr>
              <w:rFonts w:ascii="Cambria Math" w:hAnsi="Cambria Math"/>
            </w:rPr>
            <m:t>NVP_au8BeltProfilesDefinitions</m:t>
          </m:r>
          <m:r>
            <m:rPr>
              <m:sty m:val="p"/>
            </m:rPr>
            <w:rPr>
              <w:rFonts w:ascii="Cambria Math" w:hAnsi="Cambria Math"/>
            </w:rPr>
            <m:t xml:space="preserve"> </m:t>
          </m:r>
          <m:d>
            <m:dPr>
              <m:begChr m:val="["/>
              <m:endChr m:val="]"/>
              <m:ctrlPr>
                <w:rPr>
                  <w:rFonts w:ascii="Cambria Math" w:hAnsi="Cambria Math"/>
                </w:rPr>
              </m:ctrlPr>
            </m:dPr>
            <m:e>
              <m:r>
                <w:rPr>
                  <w:rFonts w:ascii="Cambria Math" w:hAnsi="Cambria Math"/>
                </w:rPr>
                <m:t>SelectedCycle×</m:t>
              </m:r>
              <m:r>
                <m:rPr>
                  <m:sty m:val="b"/>
                </m:rPr>
                <w:rPr>
                  <w:rFonts w:ascii="Cambria Math" w:hAnsi="Cambria Math"/>
                </w:rPr>
                <m:t>KU8_CYCLE_SIZE+</m:t>
              </m:r>
              <m:r>
                <w:rPr>
                  <w:rFonts w:ascii="Cambria Math" w:hAnsi="Cambria Math"/>
                </w:rPr>
                <m:t>StepIdentifier</m:t>
              </m:r>
              <m:r>
                <m:rPr>
                  <m:sty m:val="b"/>
                </m:rPr>
                <w:rPr>
                  <w:rFonts w:ascii="Cambria Math" w:hAnsi="Cambria Math"/>
                </w:rPr>
                <m:t>+ KU8_INDEX_OF_FIRST_STEP</m:t>
              </m:r>
            </m:e>
          </m:d>
        </m:oMath>
      </m:oMathPara>
    </w:p>
    <w:p w14:paraId="2420FDF6" w14:textId="77777777" w:rsidR="003A166B" w:rsidRDefault="005530CB" w:rsidP="00981793">
      <w:pPr>
        <w:spacing w:before="40" w:after="40"/>
        <w:ind w:left="780"/>
      </w:pPr>
      <w:r>
        <w:t>Without risk of array overflow.</w:t>
      </w:r>
    </w:p>
    <w:p w14:paraId="20BB7EDE" w14:textId="77777777" w:rsidR="005530CB" w:rsidRDefault="005530CB" w:rsidP="00981793">
      <w:pPr>
        <w:spacing w:before="40" w:after="40"/>
        <w:ind w:left="780"/>
      </w:pPr>
    </w:p>
    <w:p w14:paraId="53FEBC7A" w14:textId="77777777" w:rsidR="005530CB" w:rsidRDefault="005530CB" w:rsidP="005530CB">
      <w:pPr>
        <w:pStyle w:val="RequirementID"/>
        <w:ind w:left="780"/>
      </w:pPr>
      <w:r>
        <w:t>DSG_BFE_</w:t>
      </w:r>
      <w:r w:rsidR="00176BEA">
        <w:t>00142</w:t>
      </w:r>
      <w:r>
        <w:t>:</w:t>
      </w:r>
    </w:p>
    <w:p w14:paraId="6E916624" w14:textId="77777777" w:rsidR="005530CB" w:rsidRDefault="005530CB" w:rsidP="005530CB">
      <w:pPr>
        <w:ind w:left="780"/>
      </w:pPr>
      <w:r>
        <w:t>The values of the obtained step reference shall be checked against its validity range.</w:t>
      </w:r>
    </w:p>
    <w:p w14:paraId="5B085A67" w14:textId="77777777" w:rsidR="005530CB" w:rsidRPr="005530CB" w:rsidRDefault="005530CB" w:rsidP="005530CB">
      <w:pPr>
        <w:ind w:left="780"/>
      </w:pPr>
      <w:r>
        <w:t xml:space="preserve">If </w:t>
      </w:r>
      <w:r w:rsidRPr="005530CB">
        <w:rPr>
          <w:i/>
        </w:rPr>
        <w:t>Step reference</w:t>
      </w:r>
      <w:r>
        <w:t xml:space="preserve"> is over the maximum number of steps handled by the application (i.e. </w:t>
      </w:r>
      <w:r w:rsidRPr="00D14992">
        <w:rPr>
          <w:b/>
        </w:rPr>
        <w:t>KU8_NB_MAX_STEP_LIBRARY</w:t>
      </w:r>
      <w:r w:rsidRPr="001B7670">
        <w:t>)</w:t>
      </w:r>
      <w:r>
        <w:t xml:space="preserve"> </w:t>
      </w:r>
      <w:r>
        <w:sym w:font="Wingdings" w:char="F0E8"/>
      </w:r>
      <w:r>
        <w:t xml:space="preserve"> </w:t>
      </w:r>
      <w:r w:rsidRPr="00114EF1">
        <w:rPr>
          <w:b/>
        </w:rPr>
        <w:t>eStepValidity</w:t>
      </w:r>
      <w:r>
        <w:t xml:space="preserve"> shall be set to </w:t>
      </w:r>
      <w:r w:rsidRPr="00114EF1">
        <w:rPr>
          <w:i/>
        </w:rPr>
        <w:t>KE_INVALID_STEP</w:t>
      </w:r>
      <w:r>
        <w:t>.</w:t>
      </w:r>
    </w:p>
    <w:p w14:paraId="6A810DD6" w14:textId="77777777" w:rsidR="005530CB" w:rsidRDefault="005530CB" w:rsidP="005530CB">
      <w:pPr>
        <w:ind w:left="72" w:firstLine="708"/>
      </w:pPr>
      <w:r>
        <w:t>[COVERS: DES_TF_G_917]</w:t>
      </w:r>
    </w:p>
    <w:p w14:paraId="73FCC493" w14:textId="77777777" w:rsidR="005530CB" w:rsidRDefault="005530CB" w:rsidP="00981793">
      <w:pPr>
        <w:spacing w:before="40" w:after="40"/>
        <w:ind w:left="780"/>
      </w:pPr>
    </w:p>
    <w:p w14:paraId="430E2294" w14:textId="77777777" w:rsidR="005530CB" w:rsidRDefault="005530CB" w:rsidP="00981793">
      <w:pPr>
        <w:spacing w:before="40" w:after="40"/>
        <w:ind w:left="780"/>
      </w:pPr>
      <w:r>
        <w:t>If the previous check is Ok, it is possible to extract the step parameters from the POST BUILD library</w:t>
      </w:r>
      <w:r w:rsidR="00A648C6">
        <w:t>.</w:t>
      </w:r>
    </w:p>
    <w:p w14:paraId="10516641" w14:textId="77777777" w:rsidR="001506A8" w:rsidRDefault="001506A8" w:rsidP="00981793">
      <w:pPr>
        <w:spacing w:before="40" w:after="40"/>
        <w:ind w:left="780"/>
      </w:pPr>
    </w:p>
    <w:p w14:paraId="1DCC80F7" w14:textId="77777777" w:rsidR="00A648C6" w:rsidRDefault="00A648C6" w:rsidP="00981793">
      <w:pPr>
        <w:spacing w:before="40" w:after="40"/>
        <w:ind w:left="780"/>
      </w:pPr>
      <w:r>
        <w:t>As reminder the step library is organized as follow:</w:t>
      </w:r>
    </w:p>
    <w:bookmarkStart w:id="193" w:name="_MON_1433851261"/>
    <w:bookmarkEnd w:id="193"/>
    <w:p w14:paraId="497C43CB" w14:textId="77777777" w:rsidR="005530CB" w:rsidRDefault="001506A8" w:rsidP="00981793">
      <w:pPr>
        <w:spacing w:before="40" w:after="40"/>
        <w:ind w:left="780"/>
        <w:rPr>
          <w:noProof/>
          <w:lang w:val="en-US" w:eastAsia="en-US"/>
        </w:rPr>
      </w:pPr>
      <w:r>
        <w:rPr>
          <w:noProof/>
          <w:lang w:val="en-US" w:eastAsia="en-US"/>
        </w:rPr>
        <w:object w:dxaOrig="8693" w:dyaOrig="4965" w14:anchorId="4111640E">
          <v:shape id="_x0000_i1026" type="#_x0000_t75" style="width:435pt;height:248.25pt" o:ole="">
            <v:imagedata r:id="rId16" o:title=""/>
          </v:shape>
          <o:OLEObject Type="Embed" ProgID="Excel.Sheet.12" ShapeID="_x0000_i1026" DrawAspect="Content" ObjectID="_1504952328" r:id="rId17"/>
        </w:object>
      </w:r>
    </w:p>
    <w:p w14:paraId="3F41A833" w14:textId="77777777" w:rsidR="00E560FD" w:rsidRDefault="00E560FD" w:rsidP="00981793">
      <w:pPr>
        <w:spacing w:before="40" w:after="40"/>
        <w:ind w:left="780"/>
      </w:pPr>
    </w:p>
    <w:p w14:paraId="54DE841E" w14:textId="77777777" w:rsidR="001506A8" w:rsidRDefault="001506A8" w:rsidP="00981793">
      <w:pPr>
        <w:spacing w:before="40" w:after="40"/>
        <w:ind w:left="780"/>
      </w:pPr>
      <w:r>
        <w:t>And the internal layout of a step is as follow:</w:t>
      </w:r>
    </w:p>
    <w:p w14:paraId="777F59B2" w14:textId="77777777" w:rsidR="00E560FD" w:rsidRDefault="00E560FD" w:rsidP="00981793">
      <w:pPr>
        <w:spacing w:before="40" w:after="40"/>
        <w:ind w:left="780"/>
      </w:pPr>
    </w:p>
    <w:tbl>
      <w:tblPr>
        <w:tblStyle w:val="LightList-Accent1"/>
        <w:tblW w:w="0" w:type="auto"/>
        <w:tblLayout w:type="fixed"/>
        <w:tblLook w:val="04A0" w:firstRow="1" w:lastRow="0" w:firstColumn="1" w:lastColumn="0" w:noHBand="0" w:noVBand="1"/>
      </w:tblPr>
      <w:tblGrid>
        <w:gridCol w:w="1668"/>
        <w:gridCol w:w="5244"/>
        <w:gridCol w:w="2942"/>
      </w:tblGrid>
      <w:tr w:rsidR="00903241" w14:paraId="7E3CD498" w14:textId="77777777" w:rsidTr="00A02A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Borders>
              <w:bottom w:val="single" w:sz="8" w:space="0" w:color="4F81BD" w:themeColor="accent1"/>
            </w:tcBorders>
          </w:tcPr>
          <w:p w14:paraId="6BA109F5" w14:textId="77777777" w:rsidR="00903241" w:rsidRDefault="00903241" w:rsidP="00B41E5B">
            <w:pPr>
              <w:pStyle w:val="Para3"/>
              <w:spacing w:before="120" w:after="120"/>
              <w:ind w:left="0"/>
              <w:jc w:val="center"/>
            </w:pPr>
            <w:r>
              <w:t>Field</w:t>
            </w:r>
          </w:p>
        </w:tc>
        <w:tc>
          <w:tcPr>
            <w:tcW w:w="5244" w:type="dxa"/>
            <w:tcBorders>
              <w:bottom w:val="single" w:sz="8" w:space="0" w:color="4F81BD" w:themeColor="accent1"/>
            </w:tcBorders>
          </w:tcPr>
          <w:p w14:paraId="1C07E56E" w14:textId="77777777" w:rsidR="00903241" w:rsidRDefault="00903241" w:rsidP="00B41E5B">
            <w:pPr>
              <w:pStyle w:val="Para3"/>
              <w:spacing w:before="120" w:after="120"/>
              <w:ind w:left="0"/>
              <w:jc w:val="center"/>
              <w:cnfStyle w:val="100000000000" w:firstRow="1" w:lastRow="0" w:firstColumn="0" w:lastColumn="0" w:oddVBand="0" w:evenVBand="0" w:oddHBand="0" w:evenHBand="0" w:firstRowFirstColumn="0" w:firstRowLastColumn="0" w:lastRowFirstColumn="0" w:lastRowLastColumn="0"/>
            </w:pPr>
            <w:r>
              <w:t>Description</w:t>
            </w:r>
          </w:p>
        </w:tc>
        <w:tc>
          <w:tcPr>
            <w:tcW w:w="2942" w:type="dxa"/>
            <w:tcBorders>
              <w:bottom w:val="single" w:sz="8" w:space="0" w:color="4F81BD" w:themeColor="accent1"/>
            </w:tcBorders>
          </w:tcPr>
          <w:p w14:paraId="75F97650" w14:textId="77777777" w:rsidR="00903241" w:rsidRDefault="00903241" w:rsidP="00B41E5B">
            <w:pPr>
              <w:pStyle w:val="Para3"/>
              <w:spacing w:before="120" w:after="120"/>
              <w:ind w:left="0"/>
              <w:jc w:val="center"/>
              <w:cnfStyle w:val="100000000000" w:firstRow="1" w:lastRow="0" w:firstColumn="0" w:lastColumn="0" w:oddVBand="0" w:evenVBand="0" w:oddHBand="0" w:evenHBand="0" w:firstRowFirstColumn="0" w:firstRowLastColumn="0" w:lastRowFirstColumn="0" w:lastRowLastColumn="0"/>
            </w:pPr>
            <w:r>
              <w:t>Size</w:t>
            </w:r>
          </w:p>
        </w:tc>
      </w:tr>
      <w:tr w:rsidR="00903241" w14:paraId="3DB2B79D" w14:textId="77777777" w:rsidTr="00A02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Borders>
              <w:bottom w:val="dashSmallGap" w:sz="4" w:space="0" w:color="4F81BD" w:themeColor="accent1"/>
              <w:right w:val="dashSmallGap" w:sz="4" w:space="0" w:color="4F81BD" w:themeColor="accent1"/>
            </w:tcBorders>
          </w:tcPr>
          <w:p w14:paraId="7EB4BD08" w14:textId="77777777" w:rsidR="00903241" w:rsidRDefault="00903241" w:rsidP="00B41E5B">
            <w:pPr>
              <w:pStyle w:val="Para3"/>
              <w:spacing w:before="120" w:after="120"/>
              <w:ind w:left="0"/>
            </w:pPr>
            <w:r>
              <w:t>Duration</w:t>
            </w:r>
          </w:p>
        </w:tc>
        <w:tc>
          <w:tcPr>
            <w:tcW w:w="5244" w:type="dxa"/>
            <w:tcBorders>
              <w:left w:val="dashSmallGap" w:sz="4" w:space="0" w:color="4F81BD" w:themeColor="accent1"/>
              <w:bottom w:val="dashSmallGap" w:sz="4" w:space="0" w:color="4F81BD" w:themeColor="accent1"/>
              <w:right w:val="dashSmallGap" w:sz="4" w:space="0" w:color="4F81BD" w:themeColor="accent1"/>
            </w:tcBorders>
          </w:tcPr>
          <w:p w14:paraId="76C4D8CF" w14:textId="77777777" w:rsidR="00903241" w:rsidRDefault="00903241" w:rsidP="000C67A9">
            <w:pPr>
              <w:pStyle w:val="Para3"/>
              <w:spacing w:before="120" w:after="120"/>
              <w:ind w:left="0"/>
              <w:cnfStyle w:val="000000100000" w:firstRow="0" w:lastRow="0" w:firstColumn="0" w:lastColumn="0" w:oddVBand="0" w:evenVBand="0" w:oddHBand="1" w:evenHBand="0" w:firstRowFirstColumn="0" w:firstRowLastColumn="0" w:lastRowFirstColumn="0" w:lastRowLastColumn="0"/>
            </w:pPr>
            <w:r>
              <w:t xml:space="preserve">1 LSB = </w:t>
            </w:r>
            <w:r w:rsidR="000C67A9">
              <w:t>10m</w:t>
            </w:r>
            <w:r>
              <w:t>s</w:t>
            </w:r>
          </w:p>
        </w:tc>
        <w:tc>
          <w:tcPr>
            <w:tcW w:w="2942" w:type="dxa"/>
            <w:tcBorders>
              <w:left w:val="dashSmallGap" w:sz="4" w:space="0" w:color="4F81BD" w:themeColor="accent1"/>
              <w:bottom w:val="dashSmallGap" w:sz="4" w:space="0" w:color="4F81BD" w:themeColor="accent1"/>
            </w:tcBorders>
          </w:tcPr>
          <w:p w14:paraId="78BE759B" w14:textId="77777777" w:rsidR="00903241" w:rsidRDefault="00903241" w:rsidP="00B41E5B">
            <w:pPr>
              <w:pStyle w:val="Para3"/>
              <w:spacing w:before="120" w:after="120"/>
              <w:ind w:left="0"/>
              <w:cnfStyle w:val="000000100000" w:firstRow="0" w:lastRow="0" w:firstColumn="0" w:lastColumn="0" w:oddVBand="0" w:evenVBand="0" w:oddHBand="1" w:evenHBand="0" w:firstRowFirstColumn="0" w:firstRowLastColumn="0" w:lastRowFirstColumn="0" w:lastRowLastColumn="0"/>
            </w:pPr>
            <w:r>
              <w:t>Coded on an unsigned 16 bits</w:t>
            </w:r>
          </w:p>
        </w:tc>
      </w:tr>
      <w:tr w:rsidR="00903241" w14:paraId="09DC9C4F" w14:textId="77777777" w:rsidTr="00A02ACC">
        <w:tc>
          <w:tcPr>
            <w:cnfStyle w:val="001000000000" w:firstRow="0" w:lastRow="0" w:firstColumn="1" w:lastColumn="0" w:oddVBand="0" w:evenVBand="0" w:oddHBand="0" w:evenHBand="0" w:firstRowFirstColumn="0" w:firstRowLastColumn="0" w:lastRowFirstColumn="0" w:lastRowLastColumn="0"/>
            <w:tcW w:w="1668" w:type="dxa"/>
            <w:tcBorders>
              <w:top w:val="dashSmallGap" w:sz="4" w:space="0" w:color="4F81BD" w:themeColor="accent1"/>
              <w:bottom w:val="dashSmallGap" w:sz="4" w:space="0" w:color="4F81BD" w:themeColor="accent1"/>
              <w:right w:val="dashSmallGap" w:sz="4" w:space="0" w:color="4F81BD" w:themeColor="accent1"/>
            </w:tcBorders>
          </w:tcPr>
          <w:p w14:paraId="0C3AE911" w14:textId="77777777" w:rsidR="00903241" w:rsidRDefault="00903241" w:rsidP="00B41E5B">
            <w:pPr>
              <w:pStyle w:val="Para3"/>
              <w:spacing w:before="120" w:after="120"/>
              <w:ind w:left="0"/>
            </w:pPr>
            <w:r>
              <w:t>Order value</w:t>
            </w:r>
          </w:p>
        </w:tc>
        <w:tc>
          <w:tcPr>
            <w:tcW w:w="5244" w:type="dxa"/>
            <w:tcBorders>
              <w:top w:val="dashSmallGap" w:sz="4" w:space="0" w:color="4F81BD" w:themeColor="accent1"/>
              <w:left w:val="dashSmallGap" w:sz="4" w:space="0" w:color="4F81BD" w:themeColor="accent1"/>
              <w:bottom w:val="dashSmallGap" w:sz="4" w:space="0" w:color="4F81BD" w:themeColor="accent1"/>
              <w:right w:val="dashSmallGap" w:sz="4" w:space="0" w:color="4F81BD" w:themeColor="accent1"/>
            </w:tcBorders>
          </w:tcPr>
          <w:p w14:paraId="4B0BDB49" w14:textId="77777777" w:rsidR="00903241" w:rsidRDefault="00903241" w:rsidP="00B41E5B">
            <w:pPr>
              <w:pStyle w:val="Para3"/>
              <w:spacing w:before="120" w:after="120"/>
              <w:ind w:left="0"/>
              <w:cnfStyle w:val="000000000000" w:firstRow="0" w:lastRow="0" w:firstColumn="0" w:lastColumn="0" w:oddVBand="0" w:evenVBand="0" w:oddHBand="0" w:evenHBand="0" w:firstRowFirstColumn="0" w:firstRowLastColumn="0" w:lastRowFirstColumn="0" w:lastRowLastColumn="0"/>
            </w:pPr>
            <w:r>
              <w:t>1 LSB = 1% PWM OR</w:t>
            </w:r>
          </w:p>
          <w:p w14:paraId="20E85C82" w14:textId="77777777" w:rsidR="00903241" w:rsidRDefault="00903241" w:rsidP="00B41E5B">
            <w:pPr>
              <w:pStyle w:val="Para3"/>
              <w:spacing w:before="120" w:after="120"/>
              <w:ind w:left="0"/>
              <w:cnfStyle w:val="000000000000" w:firstRow="0" w:lastRow="0" w:firstColumn="0" w:lastColumn="0" w:oddVBand="0" w:evenVBand="0" w:oddHBand="0" w:evenHBand="0" w:firstRowFirstColumn="0" w:firstRowLastColumn="0" w:lastRowFirstColumn="0" w:lastRowLastColumn="0"/>
            </w:pPr>
            <w:r>
              <w:t>1 LSB = 0.5 A OR</w:t>
            </w:r>
          </w:p>
          <w:p w14:paraId="0D31AAAA" w14:textId="77777777" w:rsidR="00903241" w:rsidRDefault="00903241" w:rsidP="00B41E5B">
            <w:pPr>
              <w:pStyle w:val="Para3"/>
              <w:spacing w:before="120" w:after="120"/>
              <w:ind w:left="0"/>
              <w:cnfStyle w:val="000000000000" w:firstRow="0" w:lastRow="0" w:firstColumn="0" w:lastColumn="0" w:oddVBand="0" w:evenVBand="0" w:oddHBand="0" w:evenHBand="0" w:firstRowFirstColumn="0" w:firstRowLastColumn="0" w:lastRowFirstColumn="0" w:lastRowLastColumn="0"/>
            </w:pPr>
            <w:r>
              <w:t>1 LSB = 0.25 V</w:t>
            </w:r>
          </w:p>
          <w:p w14:paraId="456D0184" w14:textId="77777777" w:rsidR="00903241" w:rsidRDefault="00903241" w:rsidP="00B41E5B">
            <w:pPr>
              <w:pStyle w:val="Para3"/>
              <w:spacing w:before="120" w:after="120"/>
              <w:ind w:left="0"/>
              <w:cnfStyle w:val="000000000000" w:firstRow="0" w:lastRow="0" w:firstColumn="0" w:lastColumn="0" w:oddVBand="0" w:evenVBand="0" w:oddHBand="0" w:evenHBand="0" w:firstRowFirstColumn="0" w:firstRowLastColumn="0" w:lastRowFirstColumn="0" w:lastRowLastColumn="0"/>
            </w:pPr>
            <w:r>
              <w:t>(depends of the step order type)</w:t>
            </w:r>
          </w:p>
        </w:tc>
        <w:tc>
          <w:tcPr>
            <w:tcW w:w="2942" w:type="dxa"/>
            <w:tcBorders>
              <w:top w:val="dashSmallGap" w:sz="4" w:space="0" w:color="4F81BD" w:themeColor="accent1"/>
              <w:left w:val="dashSmallGap" w:sz="4" w:space="0" w:color="4F81BD" w:themeColor="accent1"/>
              <w:bottom w:val="dashSmallGap" w:sz="4" w:space="0" w:color="4F81BD" w:themeColor="accent1"/>
            </w:tcBorders>
          </w:tcPr>
          <w:p w14:paraId="01E002EB" w14:textId="77777777" w:rsidR="00903241" w:rsidRDefault="00903241" w:rsidP="00B41E5B">
            <w:pPr>
              <w:pStyle w:val="Para3"/>
              <w:spacing w:before="120" w:after="120"/>
              <w:ind w:left="0"/>
              <w:cnfStyle w:val="000000000000" w:firstRow="0" w:lastRow="0" w:firstColumn="0" w:lastColumn="0" w:oddVBand="0" w:evenVBand="0" w:oddHBand="0" w:evenHBand="0" w:firstRowFirstColumn="0" w:firstRowLastColumn="0" w:lastRowFirstColumn="0" w:lastRowLastColumn="0"/>
            </w:pPr>
            <w:r>
              <w:t>Coded on a signed 8 bits</w:t>
            </w:r>
          </w:p>
        </w:tc>
      </w:tr>
      <w:tr w:rsidR="00903241" w14:paraId="53B0B0E9" w14:textId="77777777" w:rsidTr="00A02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Borders>
              <w:top w:val="dashSmallGap" w:sz="4" w:space="0" w:color="4F81BD" w:themeColor="accent1"/>
              <w:bottom w:val="dashSmallGap" w:sz="4" w:space="0" w:color="4F81BD" w:themeColor="accent1"/>
              <w:right w:val="dashSmallGap" w:sz="4" w:space="0" w:color="4F81BD" w:themeColor="accent1"/>
            </w:tcBorders>
          </w:tcPr>
          <w:p w14:paraId="6F65393F" w14:textId="77777777" w:rsidR="00903241" w:rsidRDefault="00903241" w:rsidP="00B41E5B">
            <w:pPr>
              <w:pStyle w:val="Para3"/>
              <w:spacing w:before="120" w:after="120"/>
              <w:ind w:left="0"/>
            </w:pPr>
            <w:r>
              <w:t>Order type &amp; options</w:t>
            </w:r>
          </w:p>
        </w:tc>
        <w:tc>
          <w:tcPr>
            <w:tcW w:w="5244" w:type="dxa"/>
            <w:tcBorders>
              <w:top w:val="dashSmallGap" w:sz="4" w:space="0" w:color="4F81BD" w:themeColor="accent1"/>
              <w:left w:val="dashSmallGap" w:sz="4" w:space="0" w:color="4F81BD" w:themeColor="accent1"/>
              <w:bottom w:val="dashSmallGap" w:sz="4" w:space="0" w:color="4F81BD" w:themeColor="accent1"/>
              <w:right w:val="dashSmallGap" w:sz="4" w:space="0" w:color="4F81BD" w:themeColor="accent1"/>
            </w:tcBorders>
          </w:tcPr>
          <w:p w14:paraId="19521FB7" w14:textId="77777777" w:rsidR="00903241" w:rsidRDefault="00903241" w:rsidP="00B41E5B">
            <w:pPr>
              <w:pStyle w:val="Para3"/>
              <w:spacing w:before="120" w:after="120"/>
              <w:ind w:left="0"/>
              <w:cnfStyle w:val="000000100000" w:firstRow="0" w:lastRow="0" w:firstColumn="0" w:lastColumn="0" w:oddVBand="0" w:evenVBand="0" w:oddHBand="1" w:evenHBand="0" w:firstRowFirstColumn="0" w:firstRowLastColumn="0" w:lastRowFirstColumn="0" w:lastRowLastColumn="0"/>
            </w:pPr>
            <w:r>
              <w:t>Bit field layout</w:t>
            </w:r>
            <w:r w:rsidR="00871F8F">
              <w:t>:</w:t>
            </w:r>
          </w:p>
          <w:tbl>
            <w:tblPr>
              <w:tblStyle w:val="TableGrid"/>
              <w:tblW w:w="0" w:type="auto"/>
              <w:tblLayout w:type="fixed"/>
              <w:tblLook w:val="04A0" w:firstRow="1" w:lastRow="0" w:firstColumn="1" w:lastColumn="0" w:noHBand="0" w:noVBand="1"/>
            </w:tblPr>
            <w:tblGrid>
              <w:gridCol w:w="510"/>
              <w:gridCol w:w="510"/>
              <w:gridCol w:w="510"/>
              <w:gridCol w:w="510"/>
              <w:gridCol w:w="510"/>
              <w:gridCol w:w="510"/>
              <w:gridCol w:w="510"/>
              <w:gridCol w:w="569"/>
            </w:tblGrid>
            <w:tr w:rsidR="00903241" w14:paraId="06628D8B" w14:textId="77777777" w:rsidTr="00E560FD">
              <w:tc>
                <w:tcPr>
                  <w:tcW w:w="510" w:type="dxa"/>
                  <w:tcBorders>
                    <w:bottom w:val="single" w:sz="4" w:space="0" w:color="auto"/>
                  </w:tcBorders>
                </w:tcPr>
                <w:p w14:paraId="7E976128" w14:textId="77777777" w:rsidR="00903241" w:rsidRDefault="00903241" w:rsidP="00B41E5B">
                  <w:pPr>
                    <w:pStyle w:val="Para3"/>
                    <w:spacing w:before="120" w:after="120"/>
                    <w:ind w:left="0"/>
                    <w:jc w:val="center"/>
                  </w:pPr>
                  <w:r>
                    <w:t>A</w:t>
                  </w:r>
                </w:p>
              </w:tc>
              <w:tc>
                <w:tcPr>
                  <w:tcW w:w="510" w:type="dxa"/>
                  <w:tcBorders>
                    <w:bottom w:val="single" w:sz="4" w:space="0" w:color="auto"/>
                  </w:tcBorders>
                  <w:shd w:val="thinDiagStripe" w:color="auto" w:fill="auto"/>
                </w:tcPr>
                <w:p w14:paraId="107725C8" w14:textId="77777777" w:rsidR="00903241" w:rsidRPr="00E560FD" w:rsidRDefault="00903241" w:rsidP="00B41E5B">
                  <w:pPr>
                    <w:pStyle w:val="Para3"/>
                    <w:spacing w:before="120" w:after="120"/>
                    <w:ind w:left="0"/>
                    <w:jc w:val="center"/>
                  </w:pPr>
                  <w:r w:rsidRPr="00E560FD">
                    <w:t>O</w:t>
                  </w:r>
                </w:p>
              </w:tc>
              <w:tc>
                <w:tcPr>
                  <w:tcW w:w="510" w:type="dxa"/>
                  <w:tcBorders>
                    <w:bottom w:val="single" w:sz="4" w:space="0" w:color="auto"/>
                  </w:tcBorders>
                </w:tcPr>
                <w:p w14:paraId="45F13303" w14:textId="77777777" w:rsidR="00903241" w:rsidRDefault="00903241" w:rsidP="00B41E5B">
                  <w:pPr>
                    <w:pStyle w:val="Para3"/>
                    <w:spacing w:before="120" w:after="120"/>
                    <w:ind w:left="0"/>
                    <w:jc w:val="center"/>
                  </w:pPr>
                  <w:r>
                    <w:t>R</w:t>
                  </w:r>
                </w:p>
              </w:tc>
              <w:tc>
                <w:tcPr>
                  <w:tcW w:w="510" w:type="dxa"/>
                  <w:tcBorders>
                    <w:bottom w:val="single" w:sz="4" w:space="0" w:color="auto"/>
                  </w:tcBorders>
                </w:tcPr>
                <w:p w14:paraId="513ECD42" w14:textId="77777777" w:rsidR="00903241" w:rsidRDefault="00903241" w:rsidP="00B41E5B">
                  <w:pPr>
                    <w:pStyle w:val="Para3"/>
                    <w:spacing w:before="120" w:after="120"/>
                    <w:ind w:left="0"/>
                    <w:jc w:val="center"/>
                  </w:pPr>
                  <w:r>
                    <w:t>B</w:t>
                  </w:r>
                  <w:r w:rsidRPr="008D7227">
                    <w:rPr>
                      <w:vertAlign w:val="subscript"/>
                    </w:rPr>
                    <w:t>1</w:t>
                  </w:r>
                </w:p>
              </w:tc>
              <w:tc>
                <w:tcPr>
                  <w:tcW w:w="510" w:type="dxa"/>
                  <w:tcBorders>
                    <w:bottom w:val="single" w:sz="4" w:space="0" w:color="auto"/>
                  </w:tcBorders>
                </w:tcPr>
                <w:p w14:paraId="71554EA4" w14:textId="77777777" w:rsidR="00903241" w:rsidRDefault="00903241" w:rsidP="00B41E5B">
                  <w:pPr>
                    <w:pStyle w:val="Para3"/>
                    <w:spacing w:before="120" w:after="120"/>
                    <w:ind w:left="0"/>
                    <w:jc w:val="center"/>
                  </w:pPr>
                  <w:r>
                    <w:t>T</w:t>
                  </w:r>
                </w:p>
              </w:tc>
              <w:tc>
                <w:tcPr>
                  <w:tcW w:w="510" w:type="dxa"/>
                  <w:tcBorders>
                    <w:bottom w:val="single" w:sz="4" w:space="0" w:color="auto"/>
                    <w:right w:val="dotted" w:sz="12" w:space="0" w:color="auto"/>
                  </w:tcBorders>
                </w:tcPr>
                <w:p w14:paraId="70B6D878" w14:textId="77777777" w:rsidR="00903241" w:rsidRDefault="00903241" w:rsidP="00B41E5B">
                  <w:pPr>
                    <w:pStyle w:val="Para3"/>
                    <w:spacing w:before="120" w:after="120"/>
                    <w:ind w:left="0"/>
                    <w:jc w:val="center"/>
                  </w:pPr>
                  <w:r>
                    <w:t xml:space="preserve"> </w:t>
                  </w:r>
                </w:p>
              </w:tc>
              <w:tc>
                <w:tcPr>
                  <w:tcW w:w="510" w:type="dxa"/>
                  <w:tcBorders>
                    <w:left w:val="dotted" w:sz="12" w:space="0" w:color="auto"/>
                    <w:bottom w:val="single" w:sz="4" w:space="0" w:color="auto"/>
                    <w:right w:val="dotted" w:sz="12" w:space="0" w:color="auto"/>
                  </w:tcBorders>
                </w:tcPr>
                <w:p w14:paraId="319B6D34" w14:textId="77777777" w:rsidR="00903241" w:rsidRDefault="00903241" w:rsidP="00B41E5B">
                  <w:pPr>
                    <w:pStyle w:val="Para3"/>
                    <w:spacing w:before="120" w:after="120"/>
                    <w:ind w:left="0"/>
                    <w:jc w:val="center"/>
                  </w:pPr>
                  <w:r>
                    <w:t xml:space="preserve"> </w:t>
                  </w:r>
                </w:p>
              </w:tc>
              <w:tc>
                <w:tcPr>
                  <w:tcW w:w="569" w:type="dxa"/>
                  <w:tcBorders>
                    <w:left w:val="dotted" w:sz="12" w:space="0" w:color="auto"/>
                    <w:bottom w:val="single" w:sz="4" w:space="0" w:color="auto"/>
                  </w:tcBorders>
                </w:tcPr>
                <w:p w14:paraId="32B9363D" w14:textId="77777777" w:rsidR="00903241" w:rsidRDefault="00903241" w:rsidP="00B41E5B">
                  <w:pPr>
                    <w:pStyle w:val="Para3"/>
                    <w:spacing w:before="120" w:after="120"/>
                    <w:ind w:left="0"/>
                    <w:jc w:val="center"/>
                  </w:pPr>
                  <w:r>
                    <w:t xml:space="preserve"> </w:t>
                  </w:r>
                </w:p>
              </w:tc>
            </w:tr>
            <w:tr w:rsidR="00903241" w14:paraId="37599B3F" w14:textId="77777777" w:rsidTr="00B41E5B">
              <w:tc>
                <w:tcPr>
                  <w:tcW w:w="510" w:type="dxa"/>
                  <w:tcBorders>
                    <w:left w:val="nil"/>
                    <w:bottom w:val="nil"/>
                    <w:right w:val="nil"/>
                  </w:tcBorders>
                </w:tcPr>
                <w:p w14:paraId="0DDCB6A3" w14:textId="77777777" w:rsidR="00903241" w:rsidRDefault="00903241" w:rsidP="00B41E5B">
                  <w:pPr>
                    <w:pStyle w:val="Para3"/>
                    <w:spacing w:before="120" w:after="120"/>
                    <w:ind w:left="0"/>
                    <w:jc w:val="center"/>
                  </w:pPr>
                </w:p>
              </w:tc>
              <w:tc>
                <w:tcPr>
                  <w:tcW w:w="510" w:type="dxa"/>
                  <w:tcBorders>
                    <w:left w:val="nil"/>
                    <w:bottom w:val="nil"/>
                    <w:right w:val="nil"/>
                  </w:tcBorders>
                </w:tcPr>
                <w:p w14:paraId="675733F9" w14:textId="77777777" w:rsidR="00903241" w:rsidRDefault="00903241" w:rsidP="00B41E5B">
                  <w:pPr>
                    <w:pStyle w:val="Para3"/>
                    <w:spacing w:before="120" w:after="120"/>
                    <w:ind w:left="0"/>
                    <w:jc w:val="center"/>
                  </w:pPr>
                </w:p>
              </w:tc>
              <w:tc>
                <w:tcPr>
                  <w:tcW w:w="510" w:type="dxa"/>
                  <w:tcBorders>
                    <w:left w:val="nil"/>
                    <w:bottom w:val="nil"/>
                    <w:right w:val="nil"/>
                  </w:tcBorders>
                </w:tcPr>
                <w:p w14:paraId="1771D078" w14:textId="77777777" w:rsidR="00903241" w:rsidRDefault="00903241" w:rsidP="00B41E5B">
                  <w:pPr>
                    <w:pStyle w:val="Para3"/>
                    <w:spacing w:before="120" w:after="120"/>
                    <w:ind w:left="0"/>
                    <w:jc w:val="center"/>
                  </w:pPr>
                </w:p>
              </w:tc>
              <w:tc>
                <w:tcPr>
                  <w:tcW w:w="510" w:type="dxa"/>
                  <w:tcBorders>
                    <w:left w:val="nil"/>
                    <w:bottom w:val="nil"/>
                    <w:right w:val="nil"/>
                  </w:tcBorders>
                </w:tcPr>
                <w:p w14:paraId="04574C7C" w14:textId="77777777" w:rsidR="00903241" w:rsidRDefault="00903241" w:rsidP="00B41E5B">
                  <w:pPr>
                    <w:pStyle w:val="Para3"/>
                    <w:spacing w:before="120" w:after="120"/>
                    <w:ind w:left="0"/>
                    <w:jc w:val="center"/>
                  </w:pPr>
                </w:p>
              </w:tc>
              <w:tc>
                <w:tcPr>
                  <w:tcW w:w="510" w:type="dxa"/>
                  <w:tcBorders>
                    <w:left w:val="nil"/>
                    <w:bottom w:val="nil"/>
                    <w:right w:val="nil"/>
                  </w:tcBorders>
                </w:tcPr>
                <w:p w14:paraId="241DF010" w14:textId="77777777" w:rsidR="00903241" w:rsidRDefault="00903241" w:rsidP="00B41E5B">
                  <w:pPr>
                    <w:pStyle w:val="Para3"/>
                    <w:spacing w:before="120" w:after="120"/>
                    <w:ind w:left="0"/>
                    <w:jc w:val="center"/>
                  </w:pPr>
                </w:p>
              </w:tc>
              <w:tc>
                <w:tcPr>
                  <w:tcW w:w="1589" w:type="dxa"/>
                  <w:gridSpan w:val="3"/>
                  <w:tcBorders>
                    <w:top w:val="single" w:sz="4" w:space="0" w:color="auto"/>
                    <w:left w:val="nil"/>
                    <w:bottom w:val="nil"/>
                    <w:right w:val="nil"/>
                  </w:tcBorders>
                </w:tcPr>
                <w:p w14:paraId="2B8F6670" w14:textId="77777777" w:rsidR="00903241" w:rsidRDefault="00903241" w:rsidP="00B41E5B">
                  <w:pPr>
                    <w:pStyle w:val="Para3"/>
                    <w:spacing w:before="120" w:after="120"/>
                    <w:ind w:left="0"/>
                    <w:jc w:val="center"/>
                  </w:pPr>
                  <w:r>
                    <w:t>Order type</w:t>
                  </w:r>
                </w:p>
              </w:tc>
            </w:tr>
          </w:tbl>
          <w:p w14:paraId="03A5A173" w14:textId="77777777" w:rsidR="00903241" w:rsidRDefault="00903241" w:rsidP="00B41E5B">
            <w:pPr>
              <w:pStyle w:val="Para3"/>
              <w:spacing w:before="120" w:after="120"/>
              <w:ind w:left="0"/>
              <w:cnfStyle w:val="000000100000" w:firstRow="0" w:lastRow="0" w:firstColumn="0" w:lastColumn="0" w:oddVBand="0" w:evenVBand="0" w:oddHBand="1" w:evenHBand="0" w:firstRowFirstColumn="0" w:firstRowLastColumn="0" w:lastRowFirstColumn="0" w:lastRowLastColumn="0"/>
            </w:pPr>
            <w:r>
              <w:t>A</w:t>
            </w:r>
            <w:r w:rsidR="00871F8F">
              <w:t>:</w:t>
            </w:r>
            <w:r>
              <w:t xml:space="preserve"> Ramp step</w:t>
            </w:r>
          </w:p>
          <w:p w14:paraId="042F58ED" w14:textId="77777777" w:rsidR="00903241" w:rsidRDefault="00903241" w:rsidP="00B41E5B">
            <w:pPr>
              <w:pStyle w:val="Para3"/>
              <w:spacing w:before="120" w:after="120"/>
              <w:ind w:left="0"/>
              <w:cnfStyle w:val="000000100000" w:firstRow="0" w:lastRow="0" w:firstColumn="0" w:lastColumn="0" w:oddVBand="0" w:evenVBand="0" w:oddHBand="1" w:evenHBand="0" w:firstRowFirstColumn="0" w:firstRowLastColumn="0" w:lastRowFirstColumn="0" w:lastRowLastColumn="0"/>
            </w:pPr>
            <w:r w:rsidRPr="00E560FD">
              <w:rPr>
                <w:highlight w:val="yellow"/>
              </w:rPr>
              <w:t>O</w:t>
            </w:r>
            <w:r w:rsidR="00871F8F">
              <w:rPr>
                <w:highlight w:val="yellow"/>
              </w:rPr>
              <w:t>:</w:t>
            </w:r>
            <w:r w:rsidRPr="00E560FD">
              <w:rPr>
                <w:highlight w:val="yellow"/>
              </w:rPr>
              <w:t xml:space="preserve"> Order controlled step</w:t>
            </w:r>
          </w:p>
          <w:p w14:paraId="27732CA7" w14:textId="77777777" w:rsidR="00903241" w:rsidRDefault="00903241" w:rsidP="00B41E5B">
            <w:pPr>
              <w:pStyle w:val="Para3"/>
              <w:spacing w:before="120" w:after="120"/>
              <w:ind w:left="0"/>
              <w:cnfStyle w:val="000000100000" w:firstRow="0" w:lastRow="0" w:firstColumn="0" w:lastColumn="0" w:oddVBand="0" w:evenVBand="0" w:oddHBand="1" w:evenHBand="0" w:firstRowFirstColumn="0" w:firstRowLastColumn="0" w:lastRowFirstColumn="0" w:lastRowLastColumn="0"/>
            </w:pPr>
            <w:r>
              <w:t>R</w:t>
            </w:r>
            <w:r w:rsidR="00871F8F">
              <w:t>:</w:t>
            </w:r>
            <w:r>
              <w:t xml:space="preserve"> Released controlled step</w:t>
            </w:r>
          </w:p>
          <w:p w14:paraId="0884D11F" w14:textId="77777777" w:rsidR="00E560FD" w:rsidRDefault="00903241" w:rsidP="00B41E5B">
            <w:pPr>
              <w:pStyle w:val="Para3"/>
              <w:spacing w:before="120" w:after="120"/>
              <w:ind w:left="0"/>
              <w:cnfStyle w:val="000000100000" w:firstRow="0" w:lastRow="0" w:firstColumn="0" w:lastColumn="0" w:oddVBand="0" w:evenVBand="0" w:oddHBand="1" w:evenHBand="0" w:firstRowFirstColumn="0" w:firstRowLastColumn="0" w:lastRowFirstColumn="0" w:lastRowLastColumn="0"/>
            </w:pPr>
            <w:r>
              <w:t>B</w:t>
            </w:r>
            <w:r w:rsidRPr="008D7227">
              <w:rPr>
                <w:vertAlign w:val="subscript"/>
              </w:rPr>
              <w:t>1</w:t>
            </w:r>
            <w:r w:rsidR="00871F8F">
              <w:t>:</w:t>
            </w:r>
            <w:r>
              <w:t xml:space="preserve"> </w:t>
            </w:r>
            <w:r w:rsidR="00E560FD">
              <w:t>Motor</w:t>
            </w:r>
            <w:r>
              <w:t xml:space="preserve"> blocked event controlled </w:t>
            </w:r>
          </w:p>
          <w:p w14:paraId="6A574C8E" w14:textId="77777777" w:rsidR="00903241" w:rsidRDefault="00903241" w:rsidP="00B41E5B">
            <w:pPr>
              <w:pStyle w:val="Para3"/>
              <w:spacing w:before="120" w:after="120"/>
              <w:ind w:left="0"/>
              <w:cnfStyle w:val="000000100000" w:firstRow="0" w:lastRow="0" w:firstColumn="0" w:lastColumn="0" w:oddVBand="0" w:evenVBand="0" w:oddHBand="1" w:evenHBand="0" w:firstRowFirstColumn="0" w:firstRowLastColumn="0" w:lastRowFirstColumn="0" w:lastRowLastColumn="0"/>
            </w:pPr>
            <w:r>
              <w:t>T</w:t>
            </w:r>
            <w:r w:rsidR="00871F8F">
              <w:t>:</w:t>
            </w:r>
            <w:r>
              <w:t xml:space="preserve"> Trigger Off event controlled step</w:t>
            </w:r>
          </w:p>
          <w:p w14:paraId="3220C991" w14:textId="77777777" w:rsidR="00903241" w:rsidRDefault="00903241" w:rsidP="00B41E5B">
            <w:pPr>
              <w:pStyle w:val="Para3"/>
              <w:spacing w:before="120" w:after="120"/>
              <w:ind w:left="0"/>
              <w:cnfStyle w:val="000000100000" w:firstRow="0" w:lastRow="0" w:firstColumn="0" w:lastColumn="0" w:oddVBand="0" w:evenVBand="0" w:oddHBand="1" w:evenHBand="0" w:firstRowFirstColumn="0" w:firstRowLastColumn="0" w:lastRowFirstColumn="0" w:lastRowLastColumn="0"/>
            </w:pPr>
            <w:r>
              <w:t>Order type</w:t>
            </w:r>
            <w:r w:rsidR="00871F8F">
              <w:t>:</w:t>
            </w:r>
          </w:p>
          <w:p w14:paraId="2EE17B52" w14:textId="77777777" w:rsidR="00903241" w:rsidRDefault="00903241" w:rsidP="00903241">
            <w:pPr>
              <w:pStyle w:val="Para3"/>
              <w:numPr>
                <w:ilvl w:val="0"/>
                <w:numId w:val="35"/>
              </w:numPr>
              <w:spacing w:before="120" w:after="120"/>
              <w:cnfStyle w:val="000000100000" w:firstRow="0" w:lastRow="0" w:firstColumn="0" w:lastColumn="0" w:oddVBand="0" w:evenVBand="0" w:oddHBand="1" w:evenHBand="0" w:firstRowFirstColumn="0" w:firstRowLastColumn="0" w:lastRowFirstColumn="0" w:lastRowLastColumn="0"/>
            </w:pPr>
            <w:r>
              <w:t>0x00</w:t>
            </w:r>
            <w:r w:rsidR="00871F8F">
              <w:t>:</w:t>
            </w:r>
            <w:r>
              <w:t xml:space="preserve"> PWM order type</w:t>
            </w:r>
          </w:p>
          <w:p w14:paraId="1B44C2BF" w14:textId="77777777" w:rsidR="00903241" w:rsidRDefault="00903241" w:rsidP="00903241">
            <w:pPr>
              <w:pStyle w:val="Para3"/>
              <w:numPr>
                <w:ilvl w:val="0"/>
                <w:numId w:val="35"/>
              </w:numPr>
              <w:spacing w:before="120" w:after="120"/>
              <w:cnfStyle w:val="000000100000" w:firstRow="0" w:lastRow="0" w:firstColumn="0" w:lastColumn="0" w:oddVBand="0" w:evenVBand="0" w:oddHBand="1" w:evenHBand="0" w:firstRowFirstColumn="0" w:firstRowLastColumn="0" w:lastRowFirstColumn="0" w:lastRowLastColumn="0"/>
            </w:pPr>
            <w:r>
              <w:t>0x01</w:t>
            </w:r>
            <w:r w:rsidR="00871F8F">
              <w:t>:</w:t>
            </w:r>
            <w:r>
              <w:t xml:space="preserve"> Current order type</w:t>
            </w:r>
          </w:p>
          <w:p w14:paraId="37EFD794" w14:textId="77777777" w:rsidR="00903241" w:rsidRDefault="00903241" w:rsidP="00903241">
            <w:pPr>
              <w:pStyle w:val="Para3"/>
              <w:numPr>
                <w:ilvl w:val="0"/>
                <w:numId w:val="35"/>
              </w:numPr>
              <w:spacing w:before="120" w:after="120"/>
              <w:cnfStyle w:val="000000100000" w:firstRow="0" w:lastRow="0" w:firstColumn="0" w:lastColumn="0" w:oddVBand="0" w:evenVBand="0" w:oddHBand="1" w:evenHBand="0" w:firstRowFirstColumn="0" w:firstRowLastColumn="0" w:lastRowFirstColumn="0" w:lastRowLastColumn="0"/>
            </w:pPr>
            <w:r>
              <w:t>0x04</w:t>
            </w:r>
            <w:r w:rsidR="00871F8F">
              <w:t>:</w:t>
            </w:r>
            <w:r>
              <w:t xml:space="preserve"> Voltage order type</w:t>
            </w:r>
          </w:p>
          <w:p w14:paraId="072E1978" w14:textId="77777777" w:rsidR="00903241" w:rsidRDefault="00903241" w:rsidP="00903241">
            <w:pPr>
              <w:pStyle w:val="Para3"/>
              <w:numPr>
                <w:ilvl w:val="0"/>
                <w:numId w:val="35"/>
              </w:numPr>
              <w:spacing w:before="120" w:after="120"/>
              <w:cnfStyle w:val="000000100000" w:firstRow="0" w:lastRow="0" w:firstColumn="0" w:lastColumn="0" w:oddVBand="0" w:evenVBand="0" w:oddHBand="1" w:evenHBand="0" w:firstRowFirstColumn="0" w:firstRowLastColumn="0" w:lastRowFirstColumn="0" w:lastRowLastColumn="0"/>
            </w:pPr>
            <w:r>
              <w:t>All other values</w:t>
            </w:r>
            <w:r w:rsidR="00871F8F">
              <w:t>:</w:t>
            </w:r>
            <w:r>
              <w:t xml:space="preserve"> invalid order type</w:t>
            </w:r>
          </w:p>
        </w:tc>
        <w:tc>
          <w:tcPr>
            <w:tcW w:w="2942" w:type="dxa"/>
            <w:tcBorders>
              <w:top w:val="dashSmallGap" w:sz="4" w:space="0" w:color="4F81BD" w:themeColor="accent1"/>
              <w:left w:val="dashSmallGap" w:sz="4" w:space="0" w:color="4F81BD" w:themeColor="accent1"/>
              <w:bottom w:val="dashSmallGap" w:sz="4" w:space="0" w:color="4F81BD" w:themeColor="accent1"/>
            </w:tcBorders>
          </w:tcPr>
          <w:p w14:paraId="0E93B5C3" w14:textId="77777777" w:rsidR="00903241" w:rsidRDefault="00903241" w:rsidP="00B41E5B">
            <w:pPr>
              <w:pStyle w:val="Para3"/>
              <w:spacing w:before="120" w:after="120"/>
              <w:ind w:left="0"/>
              <w:cnfStyle w:val="000000100000" w:firstRow="0" w:lastRow="0" w:firstColumn="0" w:lastColumn="0" w:oddVBand="0" w:evenVBand="0" w:oddHBand="1" w:evenHBand="0" w:firstRowFirstColumn="0" w:firstRowLastColumn="0" w:lastRowFirstColumn="0" w:lastRowLastColumn="0"/>
            </w:pPr>
            <w:r>
              <w:t>Coded on 8 bits</w:t>
            </w:r>
          </w:p>
        </w:tc>
      </w:tr>
      <w:tr w:rsidR="00903241" w14:paraId="2B95865E" w14:textId="77777777" w:rsidTr="00A02ACC">
        <w:tc>
          <w:tcPr>
            <w:cnfStyle w:val="001000000000" w:firstRow="0" w:lastRow="0" w:firstColumn="1" w:lastColumn="0" w:oddVBand="0" w:evenVBand="0" w:oddHBand="0" w:evenHBand="0" w:firstRowFirstColumn="0" w:firstRowLastColumn="0" w:lastRowFirstColumn="0" w:lastRowLastColumn="0"/>
            <w:tcW w:w="1668" w:type="dxa"/>
            <w:tcBorders>
              <w:top w:val="dashSmallGap" w:sz="4" w:space="0" w:color="4F81BD" w:themeColor="accent1"/>
              <w:bottom w:val="single" w:sz="8" w:space="0" w:color="4F81BD" w:themeColor="accent1"/>
              <w:right w:val="dashSmallGap" w:sz="4" w:space="0" w:color="4F81BD" w:themeColor="accent1"/>
            </w:tcBorders>
          </w:tcPr>
          <w:p w14:paraId="3C7FC7E4" w14:textId="77777777" w:rsidR="00903241" w:rsidRDefault="00903241" w:rsidP="00E560FD">
            <w:pPr>
              <w:pStyle w:val="Para3"/>
              <w:spacing w:before="120" w:after="120"/>
              <w:ind w:left="0"/>
              <w:jc w:val="left"/>
            </w:pPr>
            <w:r>
              <w:lastRenderedPageBreak/>
              <w:t>Options</w:t>
            </w:r>
          </w:p>
        </w:tc>
        <w:tc>
          <w:tcPr>
            <w:tcW w:w="5244" w:type="dxa"/>
            <w:tcBorders>
              <w:top w:val="dashSmallGap" w:sz="4" w:space="0" w:color="4F81BD" w:themeColor="accent1"/>
              <w:left w:val="dashSmallGap" w:sz="4" w:space="0" w:color="4F81BD" w:themeColor="accent1"/>
              <w:bottom w:val="single" w:sz="8" w:space="0" w:color="4F81BD" w:themeColor="accent1"/>
              <w:right w:val="dashSmallGap" w:sz="4" w:space="0" w:color="4F81BD" w:themeColor="accent1"/>
            </w:tcBorders>
          </w:tcPr>
          <w:p w14:paraId="0D24493A" w14:textId="77777777" w:rsidR="00383151" w:rsidRDefault="00383151" w:rsidP="00383151">
            <w:pPr>
              <w:pStyle w:val="Para3"/>
              <w:spacing w:before="120" w:after="120"/>
              <w:ind w:left="0"/>
              <w:cnfStyle w:val="000000000000" w:firstRow="0" w:lastRow="0" w:firstColumn="0" w:lastColumn="0" w:oddVBand="0" w:evenVBand="0" w:oddHBand="0" w:evenHBand="0" w:firstRowFirstColumn="0" w:firstRowLastColumn="0" w:lastRowFirstColumn="0" w:lastRowLastColumn="0"/>
            </w:pPr>
            <w:r>
              <w:t>Bit field layout:</w:t>
            </w:r>
          </w:p>
          <w:tbl>
            <w:tblPr>
              <w:tblStyle w:val="TableGrid"/>
              <w:tblW w:w="0" w:type="auto"/>
              <w:tblLayout w:type="fixed"/>
              <w:tblLook w:val="04A0" w:firstRow="1" w:lastRow="0" w:firstColumn="1" w:lastColumn="0" w:noHBand="0" w:noVBand="1"/>
            </w:tblPr>
            <w:tblGrid>
              <w:gridCol w:w="624"/>
              <w:gridCol w:w="624"/>
              <w:gridCol w:w="624"/>
              <w:gridCol w:w="624"/>
              <w:gridCol w:w="624"/>
              <w:gridCol w:w="624"/>
              <w:gridCol w:w="624"/>
              <w:gridCol w:w="624"/>
            </w:tblGrid>
            <w:tr w:rsidR="00383151" w:rsidRPr="00794A45" w14:paraId="4A2F7C2D" w14:textId="77777777" w:rsidTr="00DC6601">
              <w:tc>
                <w:tcPr>
                  <w:tcW w:w="624" w:type="dxa"/>
                  <w:tcBorders>
                    <w:bottom w:val="single" w:sz="4" w:space="0" w:color="auto"/>
                    <w:right w:val="dotted" w:sz="12" w:space="0" w:color="auto"/>
                  </w:tcBorders>
                </w:tcPr>
                <w:p w14:paraId="4419EFEA" w14:textId="77777777" w:rsidR="00383151" w:rsidRDefault="00383151" w:rsidP="00DC6601">
                  <w:pPr>
                    <w:pStyle w:val="Para3"/>
                    <w:spacing w:before="120" w:after="120"/>
                    <w:ind w:left="0"/>
                    <w:jc w:val="center"/>
                  </w:pPr>
                </w:p>
              </w:tc>
              <w:tc>
                <w:tcPr>
                  <w:tcW w:w="624" w:type="dxa"/>
                  <w:tcBorders>
                    <w:left w:val="dotted" w:sz="12" w:space="0" w:color="auto"/>
                    <w:bottom w:val="single" w:sz="4" w:space="0" w:color="auto"/>
                    <w:right w:val="dotted" w:sz="12" w:space="0" w:color="auto"/>
                  </w:tcBorders>
                </w:tcPr>
                <w:p w14:paraId="3215C68A" w14:textId="77777777" w:rsidR="00383151" w:rsidRDefault="00383151" w:rsidP="00DC6601">
                  <w:pPr>
                    <w:pStyle w:val="Para3"/>
                    <w:spacing w:before="120" w:after="120"/>
                    <w:ind w:left="0"/>
                    <w:jc w:val="center"/>
                  </w:pPr>
                </w:p>
              </w:tc>
              <w:tc>
                <w:tcPr>
                  <w:tcW w:w="624" w:type="dxa"/>
                  <w:tcBorders>
                    <w:left w:val="dotted" w:sz="12" w:space="0" w:color="auto"/>
                    <w:bottom w:val="single" w:sz="4" w:space="0" w:color="auto"/>
                    <w:right w:val="dotted" w:sz="12" w:space="0" w:color="auto"/>
                  </w:tcBorders>
                </w:tcPr>
                <w:p w14:paraId="086E7081" w14:textId="77777777" w:rsidR="00383151" w:rsidRDefault="00383151" w:rsidP="00DC6601">
                  <w:pPr>
                    <w:pStyle w:val="Para3"/>
                    <w:spacing w:before="120" w:after="120"/>
                    <w:ind w:left="0"/>
                    <w:jc w:val="center"/>
                  </w:pPr>
                </w:p>
              </w:tc>
              <w:tc>
                <w:tcPr>
                  <w:tcW w:w="624" w:type="dxa"/>
                  <w:tcBorders>
                    <w:left w:val="dotted" w:sz="12" w:space="0" w:color="auto"/>
                    <w:bottom w:val="single" w:sz="4" w:space="0" w:color="auto"/>
                    <w:right w:val="dotted" w:sz="12" w:space="0" w:color="auto"/>
                  </w:tcBorders>
                </w:tcPr>
                <w:p w14:paraId="0FDECC93" w14:textId="77777777" w:rsidR="00383151" w:rsidRDefault="00383151" w:rsidP="00DC6601">
                  <w:pPr>
                    <w:pStyle w:val="Para3"/>
                    <w:spacing w:before="120" w:after="120"/>
                    <w:ind w:left="0"/>
                    <w:jc w:val="center"/>
                  </w:pPr>
                </w:p>
              </w:tc>
              <w:tc>
                <w:tcPr>
                  <w:tcW w:w="624" w:type="dxa"/>
                  <w:tcBorders>
                    <w:left w:val="dotted" w:sz="12" w:space="0" w:color="auto"/>
                    <w:bottom w:val="single" w:sz="4" w:space="0" w:color="auto"/>
                    <w:right w:val="dotted" w:sz="12" w:space="0" w:color="auto"/>
                  </w:tcBorders>
                </w:tcPr>
                <w:p w14:paraId="715AD05B" w14:textId="77777777" w:rsidR="00383151" w:rsidRDefault="00383151" w:rsidP="00DC6601">
                  <w:pPr>
                    <w:pStyle w:val="Para3"/>
                    <w:spacing w:before="120" w:after="120"/>
                    <w:ind w:left="0"/>
                    <w:jc w:val="center"/>
                  </w:pPr>
                </w:p>
              </w:tc>
              <w:tc>
                <w:tcPr>
                  <w:tcW w:w="624" w:type="dxa"/>
                  <w:tcBorders>
                    <w:left w:val="dotted" w:sz="12" w:space="0" w:color="auto"/>
                    <w:bottom w:val="single" w:sz="4" w:space="0" w:color="auto"/>
                  </w:tcBorders>
                </w:tcPr>
                <w:p w14:paraId="43F832A9" w14:textId="77777777" w:rsidR="00383151" w:rsidRDefault="00383151" w:rsidP="00DC6601">
                  <w:pPr>
                    <w:pStyle w:val="Para3"/>
                    <w:spacing w:before="120" w:after="120"/>
                    <w:ind w:left="0"/>
                    <w:jc w:val="center"/>
                  </w:pPr>
                </w:p>
              </w:tc>
              <w:tc>
                <w:tcPr>
                  <w:tcW w:w="624" w:type="dxa"/>
                  <w:tcBorders>
                    <w:bottom w:val="single" w:sz="4" w:space="0" w:color="auto"/>
                  </w:tcBorders>
                </w:tcPr>
                <w:p w14:paraId="23BC6420" w14:textId="77777777" w:rsidR="00383151" w:rsidRPr="007A5262" w:rsidRDefault="00383151" w:rsidP="00DC6601">
                  <w:pPr>
                    <w:pStyle w:val="Para3"/>
                    <w:spacing w:before="120" w:after="120"/>
                    <w:ind w:left="0"/>
                    <w:jc w:val="center"/>
                    <w:rPr>
                      <w:lang w:val="en-US"/>
                    </w:rPr>
                  </w:pPr>
                  <w:r w:rsidRPr="007A5262">
                    <w:rPr>
                      <w:lang w:val="en-US"/>
                    </w:rPr>
                    <w:t>C</w:t>
                  </w:r>
                  <w:r w:rsidRPr="007A5262">
                    <w:rPr>
                      <w:vertAlign w:val="subscript"/>
                      <w:lang w:val="en-US"/>
                    </w:rPr>
                    <w:t>2</w:t>
                  </w:r>
                </w:p>
              </w:tc>
              <w:tc>
                <w:tcPr>
                  <w:tcW w:w="624" w:type="dxa"/>
                  <w:tcBorders>
                    <w:bottom w:val="single" w:sz="4" w:space="0" w:color="auto"/>
                  </w:tcBorders>
                </w:tcPr>
                <w:p w14:paraId="0D59D43A" w14:textId="77777777" w:rsidR="00383151" w:rsidRPr="007A5262" w:rsidRDefault="00383151" w:rsidP="00DC6601">
                  <w:pPr>
                    <w:pStyle w:val="Para3"/>
                    <w:spacing w:before="120" w:after="120"/>
                    <w:ind w:left="0"/>
                    <w:jc w:val="center"/>
                    <w:rPr>
                      <w:lang w:val="en-US"/>
                    </w:rPr>
                  </w:pPr>
                  <w:r w:rsidRPr="007A5262">
                    <w:rPr>
                      <w:lang w:val="en-US"/>
                    </w:rPr>
                    <w:t>C</w:t>
                  </w:r>
                  <w:r w:rsidRPr="007A5262">
                    <w:rPr>
                      <w:vertAlign w:val="subscript"/>
                      <w:lang w:val="en-US"/>
                    </w:rPr>
                    <w:t>1</w:t>
                  </w:r>
                </w:p>
              </w:tc>
            </w:tr>
            <w:tr w:rsidR="00383151" w:rsidRPr="00794A45" w14:paraId="043567AD" w14:textId="77777777" w:rsidTr="00DC6601">
              <w:tc>
                <w:tcPr>
                  <w:tcW w:w="624" w:type="dxa"/>
                  <w:gridSpan w:val="6"/>
                  <w:tcBorders>
                    <w:left w:val="nil"/>
                    <w:bottom w:val="nil"/>
                    <w:right w:val="nil"/>
                  </w:tcBorders>
                </w:tcPr>
                <w:p w14:paraId="1ABBB2A7" w14:textId="77777777" w:rsidR="00383151" w:rsidRPr="00794A45" w:rsidRDefault="00383151" w:rsidP="00DC6601">
                  <w:pPr>
                    <w:pStyle w:val="Para3"/>
                    <w:spacing w:before="120" w:after="120"/>
                    <w:ind w:left="0"/>
                    <w:jc w:val="center"/>
                    <w:rPr>
                      <w:lang w:val="en-US"/>
                    </w:rPr>
                  </w:pPr>
                  <w:r w:rsidRPr="00794A45">
                    <w:rPr>
                      <w:lang w:val="en-US"/>
                    </w:rPr>
                    <w:t>Adaptive current limit</w:t>
                  </w:r>
                </w:p>
              </w:tc>
              <w:tc>
                <w:tcPr>
                  <w:tcW w:w="624" w:type="dxa"/>
                  <w:tcBorders>
                    <w:left w:val="nil"/>
                    <w:bottom w:val="nil"/>
                    <w:right w:val="nil"/>
                  </w:tcBorders>
                </w:tcPr>
                <w:p w14:paraId="2DC15E27" w14:textId="77777777" w:rsidR="00383151" w:rsidRPr="007A5262" w:rsidRDefault="00383151" w:rsidP="00DC6601">
                  <w:pPr>
                    <w:pStyle w:val="Para3"/>
                    <w:spacing w:before="120" w:after="120"/>
                    <w:ind w:left="0"/>
                    <w:jc w:val="center"/>
                    <w:rPr>
                      <w:lang w:val="en-US"/>
                    </w:rPr>
                  </w:pPr>
                </w:p>
              </w:tc>
              <w:tc>
                <w:tcPr>
                  <w:tcW w:w="624" w:type="dxa"/>
                  <w:tcBorders>
                    <w:left w:val="nil"/>
                    <w:bottom w:val="nil"/>
                    <w:right w:val="nil"/>
                  </w:tcBorders>
                </w:tcPr>
                <w:p w14:paraId="6E45BB75" w14:textId="77777777" w:rsidR="00383151" w:rsidRPr="007A5262" w:rsidRDefault="00383151" w:rsidP="00DC6601">
                  <w:pPr>
                    <w:pStyle w:val="Para3"/>
                    <w:spacing w:before="120" w:after="120"/>
                    <w:ind w:left="0"/>
                    <w:jc w:val="center"/>
                    <w:rPr>
                      <w:lang w:val="en-US"/>
                    </w:rPr>
                  </w:pPr>
                </w:p>
              </w:tc>
            </w:tr>
            <w:tr w:rsidR="00383151" w:rsidRPr="00794A45" w14:paraId="551D23B4" w14:textId="77777777" w:rsidTr="00DC6601">
              <w:tc>
                <w:tcPr>
                  <w:tcW w:w="624" w:type="dxa"/>
                  <w:gridSpan w:val="6"/>
                  <w:tcBorders>
                    <w:top w:val="nil"/>
                    <w:left w:val="nil"/>
                    <w:bottom w:val="single" w:sz="4" w:space="0" w:color="auto"/>
                    <w:right w:val="nil"/>
                  </w:tcBorders>
                </w:tcPr>
                <w:p w14:paraId="0FD7082E" w14:textId="77777777" w:rsidR="00383151" w:rsidRPr="00794A45" w:rsidRDefault="00383151" w:rsidP="00DC6601">
                  <w:pPr>
                    <w:pStyle w:val="Para3"/>
                    <w:spacing w:before="120" w:after="120"/>
                    <w:ind w:left="0"/>
                    <w:jc w:val="center"/>
                    <w:rPr>
                      <w:lang w:val="en-US"/>
                    </w:rPr>
                  </w:pPr>
                </w:p>
              </w:tc>
              <w:tc>
                <w:tcPr>
                  <w:tcW w:w="624" w:type="dxa"/>
                  <w:tcBorders>
                    <w:top w:val="nil"/>
                    <w:left w:val="nil"/>
                    <w:bottom w:val="single" w:sz="4" w:space="0" w:color="auto"/>
                    <w:right w:val="nil"/>
                  </w:tcBorders>
                </w:tcPr>
                <w:p w14:paraId="47618641" w14:textId="77777777" w:rsidR="00383151" w:rsidRPr="007A5262" w:rsidRDefault="00383151" w:rsidP="00DC6601">
                  <w:pPr>
                    <w:pStyle w:val="Para3"/>
                    <w:spacing w:before="120" w:after="120"/>
                    <w:ind w:left="0"/>
                    <w:jc w:val="center"/>
                    <w:rPr>
                      <w:lang w:val="en-US"/>
                    </w:rPr>
                  </w:pPr>
                </w:p>
              </w:tc>
              <w:tc>
                <w:tcPr>
                  <w:tcW w:w="624" w:type="dxa"/>
                  <w:tcBorders>
                    <w:top w:val="nil"/>
                    <w:left w:val="nil"/>
                    <w:bottom w:val="single" w:sz="4" w:space="0" w:color="auto"/>
                    <w:right w:val="nil"/>
                  </w:tcBorders>
                </w:tcPr>
                <w:p w14:paraId="036858A3" w14:textId="77777777" w:rsidR="00383151" w:rsidRPr="007A5262" w:rsidRDefault="00383151" w:rsidP="00DC6601">
                  <w:pPr>
                    <w:pStyle w:val="Para3"/>
                    <w:spacing w:before="120" w:after="120"/>
                    <w:ind w:left="0"/>
                    <w:jc w:val="center"/>
                    <w:rPr>
                      <w:lang w:val="en-US"/>
                    </w:rPr>
                  </w:pPr>
                </w:p>
              </w:tc>
            </w:tr>
            <w:tr w:rsidR="00383151" w:rsidRPr="00794A45" w14:paraId="188DE4FD" w14:textId="77777777" w:rsidTr="00DC6601">
              <w:tc>
                <w:tcPr>
                  <w:tcW w:w="624" w:type="dxa"/>
                  <w:tcBorders>
                    <w:top w:val="single" w:sz="4" w:space="0" w:color="auto"/>
                  </w:tcBorders>
                  <w:shd w:val="thinDiagStripe" w:color="auto" w:fill="auto"/>
                </w:tcPr>
                <w:p w14:paraId="59EF9CF6" w14:textId="77777777" w:rsidR="00383151" w:rsidRPr="007A5262" w:rsidRDefault="00383151" w:rsidP="00DC6601">
                  <w:pPr>
                    <w:pStyle w:val="Para3"/>
                    <w:spacing w:before="120" w:after="120"/>
                    <w:ind w:left="0"/>
                    <w:jc w:val="center"/>
                    <w:rPr>
                      <w:lang w:val="en-US"/>
                    </w:rPr>
                  </w:pPr>
                </w:p>
              </w:tc>
              <w:tc>
                <w:tcPr>
                  <w:tcW w:w="624" w:type="dxa"/>
                  <w:tcBorders>
                    <w:top w:val="single" w:sz="4" w:space="0" w:color="auto"/>
                  </w:tcBorders>
                  <w:shd w:val="thinDiagStripe" w:color="auto" w:fill="auto"/>
                </w:tcPr>
                <w:p w14:paraId="58656AC6" w14:textId="77777777" w:rsidR="00383151" w:rsidRPr="007A5262" w:rsidRDefault="00383151" w:rsidP="00DC6601">
                  <w:pPr>
                    <w:pStyle w:val="Para3"/>
                    <w:spacing w:before="120" w:after="120"/>
                    <w:ind w:left="0"/>
                    <w:jc w:val="center"/>
                    <w:rPr>
                      <w:lang w:val="en-US"/>
                    </w:rPr>
                  </w:pPr>
                </w:p>
              </w:tc>
              <w:tc>
                <w:tcPr>
                  <w:tcW w:w="624" w:type="dxa"/>
                  <w:tcBorders>
                    <w:top w:val="single" w:sz="4" w:space="0" w:color="auto"/>
                  </w:tcBorders>
                </w:tcPr>
                <w:p w14:paraId="45BE0CDD" w14:textId="77777777" w:rsidR="00383151" w:rsidRPr="007A5262" w:rsidRDefault="00383151" w:rsidP="00DC6601">
                  <w:pPr>
                    <w:pStyle w:val="Para3"/>
                    <w:spacing w:before="120" w:after="120"/>
                    <w:ind w:left="0"/>
                    <w:jc w:val="center"/>
                    <w:rPr>
                      <w:lang w:val="en-US"/>
                    </w:rPr>
                  </w:pPr>
                  <w:r w:rsidRPr="007A5262">
                    <w:rPr>
                      <w:lang w:val="en-US"/>
                    </w:rPr>
                    <w:t>B</w:t>
                  </w:r>
                  <w:r w:rsidRPr="007A5262">
                    <w:rPr>
                      <w:vertAlign w:val="subscript"/>
                      <w:lang w:val="en-US"/>
                    </w:rPr>
                    <w:t>2</w:t>
                  </w:r>
                </w:p>
              </w:tc>
              <w:tc>
                <w:tcPr>
                  <w:tcW w:w="624" w:type="dxa"/>
                  <w:tcBorders>
                    <w:top w:val="single" w:sz="4" w:space="0" w:color="auto"/>
                  </w:tcBorders>
                </w:tcPr>
                <w:p w14:paraId="27005972" w14:textId="77777777" w:rsidR="00383151" w:rsidRPr="007A5262" w:rsidRDefault="00383151" w:rsidP="00DC6601">
                  <w:pPr>
                    <w:pStyle w:val="Para3"/>
                    <w:spacing w:before="120" w:after="120"/>
                    <w:ind w:left="0"/>
                    <w:jc w:val="center"/>
                    <w:rPr>
                      <w:lang w:val="en-US"/>
                    </w:rPr>
                  </w:pPr>
                  <w:r w:rsidRPr="007A5262">
                    <w:rPr>
                      <w:lang w:val="en-US"/>
                    </w:rPr>
                    <w:t>W</w:t>
                  </w:r>
                </w:p>
              </w:tc>
              <w:tc>
                <w:tcPr>
                  <w:tcW w:w="624" w:type="dxa"/>
                  <w:tcBorders>
                    <w:top w:val="single" w:sz="4" w:space="0" w:color="auto"/>
                  </w:tcBorders>
                </w:tcPr>
                <w:p w14:paraId="5374381D" w14:textId="77777777" w:rsidR="00383151" w:rsidRPr="007A5262" w:rsidRDefault="00383151" w:rsidP="00DC6601">
                  <w:pPr>
                    <w:pStyle w:val="Para3"/>
                    <w:spacing w:before="120" w:after="120"/>
                    <w:ind w:left="0"/>
                    <w:jc w:val="center"/>
                    <w:rPr>
                      <w:lang w:val="en-US"/>
                    </w:rPr>
                  </w:pPr>
                  <w:r w:rsidRPr="007A5262">
                    <w:rPr>
                      <w:lang w:val="en-US"/>
                    </w:rPr>
                    <w:t>M</w:t>
                  </w:r>
                </w:p>
              </w:tc>
              <w:tc>
                <w:tcPr>
                  <w:tcW w:w="624" w:type="dxa"/>
                  <w:tcBorders>
                    <w:top w:val="single" w:sz="4" w:space="0" w:color="auto"/>
                    <w:right w:val="dotted" w:sz="12" w:space="0" w:color="auto"/>
                  </w:tcBorders>
                  <w:shd w:val="clear" w:color="auto" w:fill="auto"/>
                </w:tcPr>
                <w:p w14:paraId="2C99983D" w14:textId="77777777" w:rsidR="00383151" w:rsidRPr="007A5262" w:rsidRDefault="00383151" w:rsidP="00DC6601">
                  <w:pPr>
                    <w:pStyle w:val="Para3"/>
                    <w:spacing w:before="120" w:after="120"/>
                    <w:ind w:left="0"/>
                    <w:jc w:val="center"/>
                    <w:rPr>
                      <w:lang w:val="en-US"/>
                    </w:rPr>
                  </w:pPr>
                  <w:r>
                    <w:rPr>
                      <w:lang w:val="en-US"/>
                    </w:rPr>
                    <w:t>PO</w:t>
                  </w:r>
                  <w:r w:rsidRPr="007A5262">
                    <w:rPr>
                      <w:vertAlign w:val="subscript"/>
                      <w:lang w:val="en-US"/>
                    </w:rPr>
                    <w:t>2</w:t>
                  </w:r>
                </w:p>
              </w:tc>
              <w:tc>
                <w:tcPr>
                  <w:tcW w:w="624" w:type="dxa"/>
                  <w:tcBorders>
                    <w:top w:val="single" w:sz="4" w:space="0" w:color="auto"/>
                    <w:left w:val="dotted" w:sz="12" w:space="0" w:color="auto"/>
                  </w:tcBorders>
                  <w:shd w:val="clear" w:color="auto" w:fill="auto"/>
                </w:tcPr>
                <w:p w14:paraId="1B721EA0" w14:textId="77777777" w:rsidR="00383151" w:rsidRPr="007A5262" w:rsidRDefault="00383151" w:rsidP="00DC6601">
                  <w:pPr>
                    <w:pStyle w:val="Para3"/>
                    <w:spacing w:before="120" w:after="120"/>
                    <w:ind w:left="0"/>
                    <w:jc w:val="center"/>
                    <w:rPr>
                      <w:lang w:val="en-US"/>
                    </w:rPr>
                  </w:pPr>
                  <w:r>
                    <w:rPr>
                      <w:lang w:val="en-US"/>
                    </w:rPr>
                    <w:t>PO</w:t>
                  </w:r>
                  <w:r>
                    <w:rPr>
                      <w:vertAlign w:val="subscript"/>
                      <w:lang w:val="en-US"/>
                    </w:rPr>
                    <w:t>1</w:t>
                  </w:r>
                </w:p>
              </w:tc>
              <w:tc>
                <w:tcPr>
                  <w:tcW w:w="624" w:type="dxa"/>
                  <w:tcBorders>
                    <w:top w:val="single" w:sz="4" w:space="0" w:color="auto"/>
                  </w:tcBorders>
                  <w:shd w:val="clear" w:color="auto" w:fill="auto"/>
                </w:tcPr>
                <w:p w14:paraId="040D9807" w14:textId="77777777" w:rsidR="00383151" w:rsidRPr="007A5262" w:rsidRDefault="00383151" w:rsidP="00DC6601">
                  <w:pPr>
                    <w:pStyle w:val="Para3"/>
                    <w:spacing w:before="120" w:after="120"/>
                    <w:ind w:left="0"/>
                    <w:jc w:val="center"/>
                    <w:rPr>
                      <w:lang w:val="en-US"/>
                    </w:rPr>
                  </w:pPr>
                  <w:r>
                    <w:rPr>
                      <w:lang w:val="en-US"/>
                    </w:rPr>
                    <w:t>H</w:t>
                  </w:r>
                </w:p>
              </w:tc>
            </w:tr>
          </w:tbl>
          <w:p w14:paraId="16968A57" w14:textId="77777777" w:rsidR="00383151" w:rsidRPr="00794A45" w:rsidRDefault="00383151" w:rsidP="00383151">
            <w:pPr>
              <w:pStyle w:val="Para3"/>
              <w:spacing w:before="120" w:after="120"/>
              <w:ind w:left="0"/>
              <w:cnfStyle w:val="000000000000" w:firstRow="0" w:lastRow="0" w:firstColumn="0" w:lastColumn="0" w:oddVBand="0" w:evenVBand="0" w:oddHBand="0" w:evenHBand="0" w:firstRowFirstColumn="0" w:firstRowLastColumn="0" w:lastRowFirstColumn="0" w:lastRowLastColumn="0"/>
              <w:rPr>
                <w:lang w:val="en-US"/>
              </w:rPr>
            </w:pPr>
            <w:r w:rsidRPr="00794A45">
              <w:rPr>
                <w:lang w:val="en-US"/>
              </w:rPr>
              <w:t>C</w:t>
            </w:r>
            <w:r>
              <w:rPr>
                <w:vertAlign w:val="subscript"/>
                <w:lang w:val="en-US"/>
              </w:rPr>
              <w:t>1:</w:t>
            </w:r>
            <w:r w:rsidRPr="00794A45">
              <w:rPr>
                <w:lang w:val="en-US"/>
              </w:rPr>
              <w:t xml:space="preserve"> PID based on battery current</w:t>
            </w:r>
          </w:p>
          <w:p w14:paraId="2845E993" w14:textId="77777777" w:rsidR="00383151" w:rsidRDefault="00383151" w:rsidP="00383151">
            <w:pPr>
              <w:pStyle w:val="Para3"/>
              <w:spacing w:before="120" w:after="120"/>
              <w:ind w:left="0"/>
              <w:cnfStyle w:val="000000000000" w:firstRow="0" w:lastRow="0" w:firstColumn="0" w:lastColumn="0" w:oddVBand="0" w:evenVBand="0" w:oddHBand="0" w:evenHBand="0" w:firstRowFirstColumn="0" w:firstRowLastColumn="0" w:lastRowFirstColumn="0" w:lastRowLastColumn="0"/>
              <w:rPr>
                <w:lang w:val="en-US"/>
              </w:rPr>
            </w:pPr>
            <w:r w:rsidRPr="00794A45">
              <w:rPr>
                <w:lang w:val="en-US"/>
              </w:rPr>
              <w:t>C</w:t>
            </w:r>
            <w:r>
              <w:rPr>
                <w:vertAlign w:val="subscript"/>
                <w:lang w:val="en-US"/>
              </w:rPr>
              <w:t>2:</w:t>
            </w:r>
            <w:r w:rsidRPr="00794A45">
              <w:rPr>
                <w:lang w:val="en-US"/>
              </w:rPr>
              <w:t xml:space="preserve"> PID based on </w:t>
            </w:r>
            <w:r>
              <w:rPr>
                <w:lang w:val="en-US"/>
              </w:rPr>
              <w:t>motor</w:t>
            </w:r>
            <w:r w:rsidRPr="00794A45">
              <w:rPr>
                <w:lang w:val="en-US"/>
              </w:rPr>
              <w:t xml:space="preserve"> current</w:t>
            </w:r>
          </w:p>
          <w:p w14:paraId="1D1E6833" w14:textId="77777777" w:rsidR="00383151" w:rsidRDefault="00383151" w:rsidP="00383151">
            <w:pPr>
              <w:pStyle w:val="Para3"/>
              <w:spacing w:before="120" w:after="120"/>
              <w:ind w:left="0"/>
              <w:cnfStyle w:val="000000000000" w:firstRow="0" w:lastRow="0" w:firstColumn="0" w:lastColumn="0" w:oddVBand="0" w:evenVBand="0" w:oddHBand="0" w:evenHBand="0" w:firstRowFirstColumn="0" w:firstRowLastColumn="0" w:lastRowFirstColumn="0" w:lastRowLastColumn="0"/>
              <w:rPr>
                <w:lang w:val="en-US"/>
              </w:rPr>
            </w:pPr>
            <w:r>
              <w:rPr>
                <w:lang w:val="en-US"/>
              </w:rPr>
              <w:t>B</w:t>
            </w:r>
            <w:r>
              <w:rPr>
                <w:vertAlign w:val="subscript"/>
                <w:lang w:val="en-US"/>
              </w:rPr>
              <w:t>2:</w:t>
            </w:r>
            <w:r w:rsidRPr="00794A45">
              <w:rPr>
                <w:lang w:val="en-US"/>
              </w:rPr>
              <w:t xml:space="preserve"> </w:t>
            </w:r>
            <w:r>
              <w:rPr>
                <w:lang w:val="en-US"/>
              </w:rPr>
              <w:t>Belt blocked event controlled (HES)</w:t>
            </w:r>
          </w:p>
          <w:p w14:paraId="32901E0E" w14:textId="77777777" w:rsidR="00383151" w:rsidRDefault="00383151" w:rsidP="00383151">
            <w:pPr>
              <w:pStyle w:val="Para3"/>
              <w:spacing w:before="120" w:after="120"/>
              <w:ind w:left="0"/>
              <w:cnfStyle w:val="000000000000" w:firstRow="0" w:lastRow="0" w:firstColumn="0" w:lastColumn="0" w:oddVBand="0" w:evenVBand="0" w:oddHBand="0" w:evenHBand="0" w:firstRowFirstColumn="0" w:firstRowLastColumn="0" w:lastRowFirstColumn="0" w:lastRowLastColumn="0"/>
              <w:rPr>
                <w:lang w:val="en-US"/>
              </w:rPr>
            </w:pPr>
            <w:r>
              <w:rPr>
                <w:lang w:val="en-US"/>
              </w:rPr>
              <w:t>W: Weighted step</w:t>
            </w:r>
          </w:p>
          <w:p w14:paraId="5DDDDB65" w14:textId="77777777" w:rsidR="00383151" w:rsidRDefault="00383151" w:rsidP="00383151">
            <w:pPr>
              <w:pStyle w:val="Para3"/>
              <w:spacing w:before="120" w:after="120"/>
              <w:ind w:left="0"/>
              <w:cnfStyle w:val="000000000000" w:firstRow="0" w:lastRow="0" w:firstColumn="0" w:lastColumn="0" w:oddVBand="0" w:evenVBand="0" w:oddHBand="0" w:evenHBand="0" w:firstRowFirstColumn="0" w:firstRowLastColumn="0" w:lastRowFirstColumn="0" w:lastRowLastColumn="0"/>
              <w:rPr>
                <w:lang w:val="en-US"/>
              </w:rPr>
            </w:pPr>
            <w:r>
              <w:rPr>
                <w:lang w:val="en-US"/>
              </w:rPr>
              <w:t>M: Belt movement controlled</w:t>
            </w:r>
          </w:p>
          <w:p w14:paraId="2336A981" w14:textId="77777777" w:rsidR="00383151" w:rsidRDefault="00383151" w:rsidP="00383151">
            <w:pPr>
              <w:pStyle w:val="Para3"/>
              <w:spacing w:before="120" w:after="120"/>
              <w:ind w:left="0"/>
              <w:cnfStyle w:val="000000000000" w:firstRow="0" w:lastRow="0" w:firstColumn="0" w:lastColumn="0" w:oddVBand="0" w:evenVBand="0" w:oddHBand="0" w:evenHBand="0" w:firstRowFirstColumn="0" w:firstRowLastColumn="0" w:lastRowFirstColumn="0" w:lastRowLastColumn="0"/>
              <w:rPr>
                <w:lang w:val="en-US"/>
              </w:rPr>
            </w:pPr>
            <w:r>
              <w:rPr>
                <w:lang w:val="en-US"/>
              </w:rPr>
              <w:t>PO</w:t>
            </w:r>
            <w:r w:rsidRPr="007A5262">
              <w:rPr>
                <w:vertAlign w:val="subscript"/>
                <w:lang w:val="en-US"/>
              </w:rPr>
              <w:t>2</w:t>
            </w:r>
            <w:r>
              <w:rPr>
                <w:lang w:val="en-US"/>
              </w:rPr>
              <w:t xml:space="preserve"> - PO</w:t>
            </w:r>
            <w:r>
              <w:rPr>
                <w:vertAlign w:val="subscript"/>
                <w:lang w:val="en-US"/>
              </w:rPr>
              <w:t>1</w:t>
            </w:r>
            <w:r>
              <w:rPr>
                <w:lang w:val="en-US"/>
              </w:rPr>
              <w:t xml:space="preserve"> : Belt Payout abortion</w:t>
            </w:r>
          </w:p>
          <w:p w14:paraId="03117E5A" w14:textId="77777777" w:rsidR="00903241" w:rsidRPr="00794A45" w:rsidRDefault="00383151" w:rsidP="00B41E5B">
            <w:pPr>
              <w:pStyle w:val="Para3"/>
              <w:spacing w:before="120" w:after="120"/>
              <w:ind w:left="0"/>
              <w:cnfStyle w:val="000000000000" w:firstRow="0" w:lastRow="0" w:firstColumn="0" w:lastColumn="0" w:oddVBand="0" w:evenVBand="0" w:oddHBand="0" w:evenHBand="0" w:firstRowFirstColumn="0" w:firstRowLastColumn="0" w:lastRowFirstColumn="0" w:lastRowLastColumn="0"/>
              <w:rPr>
                <w:lang w:val="en-US"/>
              </w:rPr>
            </w:pPr>
            <w:r>
              <w:rPr>
                <w:lang w:val="en-US"/>
              </w:rPr>
              <w:t>H: High Power step</w:t>
            </w:r>
          </w:p>
        </w:tc>
        <w:tc>
          <w:tcPr>
            <w:tcW w:w="2942" w:type="dxa"/>
            <w:tcBorders>
              <w:top w:val="dashSmallGap" w:sz="4" w:space="0" w:color="4F81BD" w:themeColor="accent1"/>
              <w:left w:val="dashSmallGap" w:sz="4" w:space="0" w:color="4F81BD" w:themeColor="accent1"/>
              <w:bottom w:val="single" w:sz="8" w:space="0" w:color="4F81BD" w:themeColor="accent1"/>
            </w:tcBorders>
          </w:tcPr>
          <w:p w14:paraId="5128F6EB" w14:textId="77777777" w:rsidR="00903241" w:rsidRDefault="00903241" w:rsidP="00B41E5B">
            <w:pPr>
              <w:pStyle w:val="Para3"/>
              <w:spacing w:before="120" w:after="120"/>
              <w:ind w:left="0"/>
              <w:cnfStyle w:val="000000000000" w:firstRow="0" w:lastRow="0" w:firstColumn="0" w:lastColumn="0" w:oddVBand="0" w:evenVBand="0" w:oddHBand="0" w:evenHBand="0" w:firstRowFirstColumn="0" w:firstRowLastColumn="0" w:lastRowFirstColumn="0" w:lastRowLastColumn="0"/>
            </w:pPr>
            <w:r>
              <w:t>Coded on 16 bits</w:t>
            </w:r>
          </w:p>
        </w:tc>
      </w:tr>
    </w:tbl>
    <w:p w14:paraId="22508B55" w14:textId="77777777" w:rsidR="00903241" w:rsidRDefault="00903241" w:rsidP="00981793">
      <w:pPr>
        <w:spacing w:before="40" w:after="40"/>
        <w:ind w:left="780"/>
      </w:pPr>
    </w:p>
    <w:p w14:paraId="06FE04CA" w14:textId="77777777" w:rsidR="00245E9E" w:rsidRDefault="00BC0AED" w:rsidP="00981793">
      <w:pPr>
        <w:spacing w:before="40" w:after="40"/>
        <w:ind w:left="780"/>
      </w:pPr>
      <w:r>
        <w:t>3 criterions have to be checked to invalidate the step execution:</w:t>
      </w:r>
    </w:p>
    <w:p w14:paraId="5A0A62BE" w14:textId="77777777" w:rsidR="00BC0AED" w:rsidRDefault="00BC0AED" w:rsidP="00981793">
      <w:pPr>
        <w:spacing w:before="40" w:after="40"/>
        <w:ind w:left="780"/>
      </w:pPr>
      <w:r>
        <w:sym w:font="Wingdings" w:char="F0E0"/>
      </w:r>
      <w:r>
        <w:t>Step duration shall be compared against the value 0x0000</w:t>
      </w:r>
    </w:p>
    <w:p w14:paraId="5B7AF70D" w14:textId="77777777" w:rsidR="00BC0AED" w:rsidRDefault="00BC0AED" w:rsidP="00981793">
      <w:pPr>
        <w:spacing w:before="40" w:after="40"/>
        <w:ind w:left="780"/>
      </w:pPr>
      <w:r>
        <w:sym w:font="Wingdings" w:char="F0E0"/>
      </w:r>
      <w:r>
        <w:t>Step duration shall be compared against the value 0xFFFF</w:t>
      </w:r>
    </w:p>
    <w:p w14:paraId="17649A5F" w14:textId="77777777" w:rsidR="00BC0AED" w:rsidRDefault="00BC0AED" w:rsidP="00981793">
      <w:pPr>
        <w:spacing w:before="40" w:after="40"/>
        <w:ind w:left="780"/>
      </w:pPr>
      <w:r>
        <w:sym w:font="Wingdings" w:char="F0E0"/>
      </w:r>
      <w:r>
        <w:t>Step duration shall be checked against his valid range</w:t>
      </w:r>
    </w:p>
    <w:p w14:paraId="0982F087" w14:textId="77777777" w:rsidR="00BC0AED" w:rsidRDefault="00BC0AED" w:rsidP="00981793">
      <w:pPr>
        <w:spacing w:before="40" w:after="40"/>
        <w:ind w:left="780"/>
      </w:pPr>
    </w:p>
    <w:p w14:paraId="7F521F7D" w14:textId="77777777" w:rsidR="00BC0AED" w:rsidRDefault="00BC0AED" w:rsidP="00981793">
      <w:pPr>
        <w:spacing w:before="40" w:after="40"/>
        <w:ind w:left="780"/>
      </w:pPr>
      <w:r>
        <w:t>Step duration is computed as follow</w:t>
      </w:r>
      <w:r w:rsidR="00871F8F">
        <w:t>:</w:t>
      </w:r>
    </w:p>
    <w:p w14:paraId="0C8F044F" w14:textId="77777777" w:rsidR="00BC0AED" w:rsidRPr="005C313F" w:rsidRDefault="00BC0AED" w:rsidP="00981793">
      <w:pPr>
        <w:spacing w:before="40" w:after="40"/>
        <w:ind w:left="780"/>
      </w:pPr>
      <m:oMathPara>
        <m:oMathParaPr>
          <m:jc m:val="left"/>
        </m:oMathParaPr>
        <m:oMath>
          <m:r>
            <w:rPr>
              <w:rFonts w:ascii="Cambria Math" w:hAnsi="Cambria Math"/>
            </w:rPr>
            <m:t>StepDuration=</m:t>
          </m:r>
          <m:d>
            <m:dPr>
              <m:ctrlPr>
                <w:rPr>
                  <w:rFonts w:ascii="Cambria Math" w:hAnsi="Cambria Math"/>
                  <w:i/>
                </w:rPr>
              </m:ctrlPr>
            </m:dPr>
            <m:e>
              <m:r>
                <m:rPr>
                  <m:sty m:val="b"/>
                </m:rPr>
                <w:rPr>
                  <w:rFonts w:ascii="Cambria Math" w:hAnsi="Cambria Math"/>
                </w:rPr>
                <m:t>NVP_au8StepsDefinitions</m:t>
              </m:r>
              <m:r>
                <m:rPr>
                  <m:sty m:val="p"/>
                </m:rPr>
                <w:rPr>
                  <w:rFonts w:ascii="Cambria Math" w:hAnsi="Cambria Math"/>
                </w:rPr>
                <m:t xml:space="preserve"> </m:t>
              </m:r>
              <m:d>
                <m:dPr>
                  <m:begChr m:val="["/>
                  <m:endChr m:val="]"/>
                  <m:ctrlPr>
                    <w:rPr>
                      <w:rFonts w:ascii="Cambria Math" w:hAnsi="Cambria Math"/>
                    </w:rPr>
                  </m:ctrlPr>
                </m:dPr>
                <m:e>
                  <m:r>
                    <w:rPr>
                      <w:rFonts w:ascii="Cambria Math" w:hAnsi="Cambria Math"/>
                    </w:rPr>
                    <m:t>StepReference×</m:t>
                  </m:r>
                  <m:r>
                    <m:rPr>
                      <m:sty m:val="b"/>
                    </m:rPr>
                    <w:rPr>
                      <w:rFonts w:ascii="Cambria Math" w:hAnsi="Cambria Math"/>
                    </w:rPr>
                    <m:t>KU8_STEP_SIZE</m:t>
                  </m:r>
                </m:e>
              </m:d>
              <m:r>
                <w:rPr>
                  <w:rFonts w:ascii="Cambria Math" w:hAnsi="Cambria Math"/>
                </w:rPr>
                <m:t>≪8</m:t>
              </m:r>
            </m:e>
          </m:d>
          <m:r>
            <w:rPr>
              <w:rFonts w:ascii="Cambria Math" w:hAnsi="Cambria Math"/>
            </w:rPr>
            <m:t xml:space="preserve"> +</m:t>
          </m:r>
          <m:r>
            <m:rPr>
              <m:sty m:val="b"/>
            </m:rPr>
            <w:rPr>
              <w:rFonts w:ascii="Cambria Math" w:hAnsi="Cambria Math"/>
            </w:rPr>
            <m:t>NVP_au8StepsDefinitions</m:t>
          </m:r>
          <m:r>
            <m:rPr>
              <m:sty m:val="p"/>
            </m:rPr>
            <w:rPr>
              <w:rFonts w:ascii="Cambria Math" w:hAnsi="Cambria Math"/>
            </w:rPr>
            <m:t xml:space="preserve"> </m:t>
          </m:r>
          <m:d>
            <m:dPr>
              <m:begChr m:val="["/>
              <m:endChr m:val="]"/>
              <m:ctrlPr>
                <w:rPr>
                  <w:rFonts w:ascii="Cambria Math" w:hAnsi="Cambria Math"/>
                </w:rPr>
              </m:ctrlPr>
            </m:dPr>
            <m:e>
              <m:r>
                <w:rPr>
                  <w:rFonts w:ascii="Cambria Math" w:hAnsi="Cambria Math"/>
                </w:rPr>
                <m:t>StepReference×</m:t>
              </m:r>
              <m:r>
                <m:rPr>
                  <m:sty m:val="b"/>
                </m:rPr>
                <w:rPr>
                  <w:rFonts w:ascii="Cambria Math" w:hAnsi="Cambria Math"/>
                </w:rPr>
                <m:t>KU8_STEP_SIZE+1</m:t>
              </m:r>
            </m:e>
          </m:d>
          <m:r>
            <w:rPr>
              <w:rFonts w:ascii="Cambria Math" w:hAnsi="Cambria Math"/>
            </w:rPr>
            <m:t xml:space="preserve"> </m:t>
          </m:r>
        </m:oMath>
      </m:oMathPara>
    </w:p>
    <w:p w14:paraId="65A514F4" w14:textId="77777777" w:rsidR="00981793" w:rsidRDefault="005C313F" w:rsidP="00981793">
      <w:pPr>
        <w:spacing w:before="40" w:after="40"/>
        <w:ind w:left="780"/>
      </w:pPr>
      <w:r>
        <w:t>Step order type can be extracted with the following formula:</w:t>
      </w:r>
    </w:p>
    <w:p w14:paraId="0921AEB5" w14:textId="77777777" w:rsidR="005C313F" w:rsidRPr="0045638D" w:rsidRDefault="005C313F" w:rsidP="00981793">
      <w:pPr>
        <w:spacing w:before="40" w:after="40"/>
        <w:ind w:left="780"/>
      </w:pPr>
      <m:oMathPara>
        <m:oMathParaPr>
          <m:jc m:val="left"/>
        </m:oMathParaPr>
        <m:oMath>
          <m:r>
            <w:rPr>
              <w:rFonts w:ascii="Cambria Math" w:hAnsi="Cambria Math"/>
            </w:rPr>
            <m:t>StepOrderType=</m:t>
          </m:r>
          <m:r>
            <m:rPr>
              <m:sty m:val="b"/>
            </m:rPr>
            <w:rPr>
              <w:rFonts w:ascii="Cambria Math" w:hAnsi="Cambria Math"/>
            </w:rPr>
            <m:t>NVP_au8StepsDefinitions</m:t>
          </m:r>
          <m:r>
            <m:rPr>
              <m:sty m:val="p"/>
            </m:rPr>
            <w:rPr>
              <w:rFonts w:ascii="Cambria Math" w:hAnsi="Cambria Math"/>
            </w:rPr>
            <m:t xml:space="preserve"> </m:t>
          </m:r>
          <m:d>
            <m:dPr>
              <m:begChr m:val="["/>
              <m:endChr m:val="]"/>
              <m:ctrlPr>
                <w:rPr>
                  <w:rFonts w:ascii="Cambria Math" w:hAnsi="Cambria Math"/>
                </w:rPr>
              </m:ctrlPr>
            </m:dPr>
            <m:e>
              <m:r>
                <w:rPr>
                  <w:rFonts w:ascii="Cambria Math" w:hAnsi="Cambria Math"/>
                </w:rPr>
                <m:t>StepReference×</m:t>
              </m:r>
              <m:r>
                <m:rPr>
                  <m:sty m:val="b"/>
                </m:rPr>
                <w:rPr>
                  <w:rFonts w:ascii="Cambria Math" w:hAnsi="Cambria Math"/>
                </w:rPr>
                <m:t>KU8_STEP_SIZE+3</m:t>
              </m:r>
            </m:e>
          </m:d>
          <m:r>
            <w:rPr>
              <w:rFonts w:ascii="Cambria Math" w:hAnsi="Cambria Math"/>
            </w:rPr>
            <m:t xml:space="preserve"> &amp; 0x07</m:t>
          </m:r>
        </m:oMath>
      </m:oMathPara>
    </w:p>
    <w:p w14:paraId="6C3815F7" w14:textId="77777777" w:rsidR="005C313F" w:rsidRDefault="005C313F" w:rsidP="00981793">
      <w:pPr>
        <w:spacing w:before="40" w:after="40"/>
        <w:ind w:left="780"/>
      </w:pPr>
    </w:p>
    <w:p w14:paraId="3EAF981F" w14:textId="77777777" w:rsidR="0045638D" w:rsidRDefault="0045638D" w:rsidP="0045638D">
      <w:pPr>
        <w:pStyle w:val="RequirementID"/>
        <w:ind w:left="780"/>
      </w:pPr>
      <w:r>
        <w:t>DSG_BFE_</w:t>
      </w:r>
      <w:r w:rsidR="00176BEA">
        <w:t>00143</w:t>
      </w:r>
      <w:r>
        <w:t>:</w:t>
      </w:r>
    </w:p>
    <w:p w14:paraId="716BAC9C" w14:textId="77777777" w:rsidR="0045638D" w:rsidRPr="005530CB" w:rsidRDefault="0045638D" w:rsidP="0045638D">
      <w:pPr>
        <w:ind w:left="780"/>
      </w:pPr>
      <w:r>
        <w:t xml:space="preserve">If </w:t>
      </w:r>
      <w:r w:rsidRPr="005530CB">
        <w:rPr>
          <w:i/>
        </w:rPr>
        <w:t xml:space="preserve">Step </w:t>
      </w:r>
      <w:r>
        <w:rPr>
          <w:i/>
        </w:rPr>
        <w:t xml:space="preserve">duration </w:t>
      </w:r>
      <w:r>
        <w:t xml:space="preserve">is 0 or 0xFFFF </w:t>
      </w:r>
      <w:r>
        <w:sym w:font="Wingdings" w:char="F0E8"/>
      </w:r>
      <w:r>
        <w:t xml:space="preserve"> </w:t>
      </w:r>
      <w:r w:rsidRPr="00114EF1">
        <w:rPr>
          <w:b/>
        </w:rPr>
        <w:t>eStepValidity</w:t>
      </w:r>
      <w:r>
        <w:t xml:space="preserve"> shall be set to </w:t>
      </w:r>
      <w:r w:rsidRPr="00114EF1">
        <w:rPr>
          <w:i/>
        </w:rPr>
        <w:t>KE_INVALID_STEP</w:t>
      </w:r>
      <w:r>
        <w:t>.</w:t>
      </w:r>
    </w:p>
    <w:p w14:paraId="4AC9C439" w14:textId="77777777" w:rsidR="0045638D" w:rsidRPr="00B7625F" w:rsidRDefault="0045638D" w:rsidP="0045638D">
      <w:pPr>
        <w:ind w:left="72" w:firstLine="708"/>
        <w:rPr>
          <w:lang w:val="fr-FR"/>
        </w:rPr>
      </w:pPr>
      <w:r w:rsidRPr="00B7625F">
        <w:rPr>
          <w:lang w:val="fr-FR"/>
        </w:rPr>
        <w:t>[COVERS: DES_TF_G_919, DES_TF_G_920]</w:t>
      </w:r>
    </w:p>
    <w:p w14:paraId="397999BF" w14:textId="77777777" w:rsidR="0045638D" w:rsidRPr="00B7625F" w:rsidRDefault="0045638D" w:rsidP="00981793">
      <w:pPr>
        <w:spacing w:before="40" w:after="40"/>
        <w:ind w:left="780"/>
        <w:rPr>
          <w:lang w:val="fr-FR"/>
        </w:rPr>
      </w:pPr>
    </w:p>
    <w:p w14:paraId="090C0277" w14:textId="77777777" w:rsidR="0045638D" w:rsidRDefault="0045638D" w:rsidP="0045638D">
      <w:pPr>
        <w:pStyle w:val="RequirementID"/>
        <w:ind w:left="780"/>
      </w:pPr>
      <w:r>
        <w:t>DSG_BFE_</w:t>
      </w:r>
      <w:r w:rsidR="00176BEA">
        <w:t>00144</w:t>
      </w:r>
      <w:r>
        <w:t>:</w:t>
      </w:r>
    </w:p>
    <w:p w14:paraId="2CC74D0C" w14:textId="77777777" w:rsidR="0045638D" w:rsidRDefault="0045638D" w:rsidP="0045638D">
      <w:pPr>
        <w:ind w:left="780"/>
      </w:pPr>
      <w:r>
        <w:t xml:space="preserve">If </w:t>
      </w:r>
      <w:r w:rsidRPr="005530CB">
        <w:rPr>
          <w:i/>
        </w:rPr>
        <w:t xml:space="preserve">Step </w:t>
      </w:r>
      <w:r>
        <w:rPr>
          <w:i/>
        </w:rPr>
        <w:t xml:space="preserve">Order Type </w:t>
      </w:r>
      <w:r>
        <w:t>is different from:</w:t>
      </w:r>
    </w:p>
    <w:p w14:paraId="74E39993" w14:textId="77777777" w:rsidR="0045638D" w:rsidRDefault="0045638D" w:rsidP="00DB27D6">
      <w:pPr>
        <w:ind w:left="1416"/>
      </w:pPr>
      <w:r>
        <w:t xml:space="preserve">* </w:t>
      </w:r>
      <w:r w:rsidRPr="0045638D">
        <w:t>KU8_PWM_ORDER_TYPE</w:t>
      </w:r>
    </w:p>
    <w:p w14:paraId="5A87A2E6" w14:textId="77777777" w:rsidR="0045638D" w:rsidRDefault="0045638D" w:rsidP="00DB27D6">
      <w:pPr>
        <w:ind w:left="1416"/>
      </w:pPr>
      <w:r>
        <w:t xml:space="preserve">* </w:t>
      </w:r>
      <w:r w:rsidRPr="0045638D">
        <w:t>KU8_CURRENT_ORDER_TYPE</w:t>
      </w:r>
    </w:p>
    <w:p w14:paraId="20812D32" w14:textId="77777777" w:rsidR="0045638D" w:rsidRDefault="0045638D" w:rsidP="00DB27D6">
      <w:pPr>
        <w:ind w:left="1416"/>
      </w:pPr>
      <w:r>
        <w:t xml:space="preserve">* </w:t>
      </w:r>
      <w:r w:rsidRPr="0045638D">
        <w:t>KU8_VOLTAGE_ORDER_TYPE</w:t>
      </w:r>
    </w:p>
    <w:p w14:paraId="16AF9043" w14:textId="77777777" w:rsidR="0045638D" w:rsidRPr="005530CB" w:rsidRDefault="0045638D" w:rsidP="0045638D">
      <w:pPr>
        <w:ind w:left="780"/>
      </w:pPr>
      <w:r>
        <w:t xml:space="preserve"> </w:t>
      </w:r>
      <w:r>
        <w:sym w:font="Wingdings" w:char="F0E8"/>
      </w:r>
      <w:r>
        <w:t xml:space="preserve"> </w:t>
      </w:r>
      <w:r w:rsidRPr="00114EF1">
        <w:rPr>
          <w:b/>
        </w:rPr>
        <w:t>eStepValidity</w:t>
      </w:r>
      <w:r>
        <w:t xml:space="preserve"> shall be set to </w:t>
      </w:r>
      <w:r w:rsidRPr="00114EF1">
        <w:rPr>
          <w:i/>
        </w:rPr>
        <w:t>KE_INVALID_STEP</w:t>
      </w:r>
      <w:r>
        <w:t>.</w:t>
      </w:r>
    </w:p>
    <w:p w14:paraId="683E1D8C" w14:textId="77777777" w:rsidR="0045638D" w:rsidRDefault="0045638D" w:rsidP="0045638D">
      <w:pPr>
        <w:ind w:left="72" w:firstLine="708"/>
      </w:pPr>
      <w:r>
        <w:t>[COVERS: DES_TF_G_924]</w:t>
      </w:r>
    </w:p>
    <w:p w14:paraId="32008171" w14:textId="77777777" w:rsidR="0045638D" w:rsidRDefault="0045638D" w:rsidP="00981793">
      <w:pPr>
        <w:spacing w:before="40" w:after="40"/>
        <w:ind w:left="780"/>
      </w:pPr>
    </w:p>
    <w:p w14:paraId="58729002" w14:textId="77777777" w:rsidR="00BE761E" w:rsidRDefault="00427533" w:rsidP="00981793">
      <w:pPr>
        <w:spacing w:before="40" w:after="40"/>
        <w:ind w:left="780"/>
      </w:pPr>
      <w:r>
        <w:t xml:space="preserve">If all of the previous checks have been passed successfully, it means that the step can be executed, then the step validity status can take the value </w:t>
      </w:r>
      <w:r w:rsidRPr="00A578D2">
        <w:rPr>
          <w:i/>
        </w:rPr>
        <w:t>KE_NEW_STEP</w:t>
      </w:r>
      <w:r>
        <w:t xml:space="preserve"> or </w:t>
      </w:r>
      <w:r w:rsidRPr="00A578D2">
        <w:rPr>
          <w:i/>
        </w:rPr>
        <w:t>KE_ON_GOING_STEP</w:t>
      </w:r>
      <w:r w:rsidR="00A578D2">
        <w:t>.</w:t>
      </w:r>
    </w:p>
    <w:p w14:paraId="3E0B9343" w14:textId="77777777" w:rsidR="00BE761E" w:rsidRDefault="00BE761E" w:rsidP="00981793">
      <w:pPr>
        <w:spacing w:before="40" w:after="40"/>
        <w:ind w:left="780"/>
      </w:pPr>
    </w:p>
    <w:p w14:paraId="5D1D58D0" w14:textId="77777777" w:rsidR="00A578D2" w:rsidRDefault="00A578D2" w:rsidP="00A578D2">
      <w:pPr>
        <w:pStyle w:val="RequirementID"/>
        <w:ind w:left="780"/>
      </w:pPr>
      <w:r>
        <w:t>DSG_BFE_</w:t>
      </w:r>
      <w:r w:rsidR="00176BEA">
        <w:t>00145</w:t>
      </w:r>
      <w:r>
        <w:t>:</w:t>
      </w:r>
    </w:p>
    <w:p w14:paraId="49E51DD8" w14:textId="77777777" w:rsidR="00A578D2" w:rsidRDefault="00A578D2" w:rsidP="00A578D2">
      <w:pPr>
        <w:ind w:left="780"/>
      </w:pPr>
      <w:r>
        <w:t xml:space="preserve">If </w:t>
      </w:r>
      <w:r w:rsidR="009A2672">
        <w:t>the step has just been started (Step Identifier different from the previous executed step or new cycle is started)</w:t>
      </w:r>
    </w:p>
    <w:p w14:paraId="75B6D217" w14:textId="77777777" w:rsidR="00A578D2" w:rsidRDefault="00A578D2" w:rsidP="00A578D2">
      <w:pPr>
        <w:ind w:left="780"/>
      </w:pPr>
      <w:r>
        <w:t xml:space="preserve"> </w:t>
      </w:r>
      <w:r>
        <w:sym w:font="Wingdings" w:char="F0E8"/>
      </w:r>
      <w:r>
        <w:t xml:space="preserve"> </w:t>
      </w:r>
      <w:r w:rsidRPr="00114EF1">
        <w:rPr>
          <w:b/>
        </w:rPr>
        <w:t>eStepValidity</w:t>
      </w:r>
      <w:r>
        <w:t xml:space="preserve"> shall be set to </w:t>
      </w:r>
      <w:r w:rsidRPr="00114EF1">
        <w:rPr>
          <w:i/>
        </w:rPr>
        <w:t>KE_</w:t>
      </w:r>
      <w:r>
        <w:rPr>
          <w:i/>
        </w:rPr>
        <w:t>NEW</w:t>
      </w:r>
      <w:r w:rsidRPr="00114EF1">
        <w:rPr>
          <w:i/>
        </w:rPr>
        <w:t>_STEP</w:t>
      </w:r>
      <w:r>
        <w:t>.</w:t>
      </w:r>
    </w:p>
    <w:p w14:paraId="01A6A868" w14:textId="77777777" w:rsidR="00A578D2" w:rsidRDefault="00A578D2" w:rsidP="00A578D2">
      <w:pPr>
        <w:ind w:left="780"/>
      </w:pPr>
      <w:r>
        <w:t>Else it means that the step has not changed since the last function call:</w:t>
      </w:r>
    </w:p>
    <w:p w14:paraId="71974E8F" w14:textId="77777777" w:rsidR="00A578D2" w:rsidRPr="00A578D2" w:rsidRDefault="00A578D2" w:rsidP="00A578D2">
      <w:pPr>
        <w:ind w:left="780"/>
        <w:rPr>
          <w:i/>
        </w:rPr>
      </w:pPr>
      <w:r>
        <w:sym w:font="Wingdings" w:char="F0E8"/>
      </w:r>
      <w:r>
        <w:t xml:space="preserve"> </w:t>
      </w:r>
      <w:r w:rsidRPr="00114EF1">
        <w:rPr>
          <w:b/>
        </w:rPr>
        <w:t>eStepValidity</w:t>
      </w:r>
      <w:r>
        <w:t xml:space="preserve"> shall be set to </w:t>
      </w:r>
      <w:r w:rsidRPr="00114EF1">
        <w:rPr>
          <w:i/>
        </w:rPr>
        <w:t>KE_</w:t>
      </w:r>
      <w:r>
        <w:rPr>
          <w:i/>
        </w:rPr>
        <w:t>ON_GOING</w:t>
      </w:r>
      <w:r w:rsidRPr="00114EF1">
        <w:rPr>
          <w:i/>
        </w:rPr>
        <w:t>_STEP</w:t>
      </w:r>
      <w:r>
        <w:t>.</w:t>
      </w:r>
    </w:p>
    <w:p w14:paraId="54ADA74E" w14:textId="77777777" w:rsidR="00A578D2" w:rsidRPr="00B7625F" w:rsidRDefault="00A578D2" w:rsidP="00A578D2">
      <w:pPr>
        <w:ind w:left="72" w:firstLine="708"/>
        <w:rPr>
          <w:lang w:val="fr-FR"/>
        </w:rPr>
      </w:pPr>
      <w:r w:rsidRPr="00B7625F">
        <w:rPr>
          <w:lang w:val="fr-FR"/>
        </w:rPr>
        <w:lastRenderedPageBreak/>
        <w:t>[COVERS: DES_TF_G_92</w:t>
      </w:r>
      <w:r w:rsidR="009A2672" w:rsidRPr="00B7625F">
        <w:rPr>
          <w:lang w:val="fr-FR"/>
        </w:rPr>
        <w:t>6, DES_TF_G_1023</w:t>
      </w:r>
      <w:r w:rsidRPr="00B7625F">
        <w:rPr>
          <w:lang w:val="fr-FR"/>
        </w:rPr>
        <w:t>]</w:t>
      </w:r>
    </w:p>
    <w:p w14:paraId="24F83B2C" w14:textId="77777777" w:rsidR="009D3C86" w:rsidRPr="00B7625F" w:rsidRDefault="009D3C86" w:rsidP="00A578D2">
      <w:pPr>
        <w:ind w:left="72" w:firstLine="708"/>
        <w:rPr>
          <w:lang w:val="fr-FR"/>
        </w:rPr>
      </w:pPr>
    </w:p>
    <w:p w14:paraId="6202C6AC" w14:textId="77777777" w:rsidR="00A578D2" w:rsidRPr="009D3C86" w:rsidRDefault="009D3C86" w:rsidP="00981793">
      <w:pPr>
        <w:spacing w:before="40" w:after="40"/>
        <w:ind w:left="780"/>
        <w:rPr>
          <w:u w:val="single"/>
        </w:rPr>
      </w:pPr>
      <w:r w:rsidRPr="009D3C86">
        <w:rPr>
          <w:u w:val="single"/>
        </w:rPr>
        <w:t>Step parameters update:</w:t>
      </w:r>
    </w:p>
    <w:p w14:paraId="1F8C9D76" w14:textId="77777777" w:rsidR="009D3C86" w:rsidRDefault="009D3C86" w:rsidP="00981793">
      <w:pPr>
        <w:spacing w:before="40" w:after="40"/>
        <w:ind w:left="780"/>
      </w:pPr>
    </w:p>
    <w:p w14:paraId="70817DB3" w14:textId="77777777" w:rsidR="007C3F45" w:rsidRDefault="007C3F45" w:rsidP="007C3F45">
      <w:pPr>
        <w:pStyle w:val="RequirementID"/>
        <w:ind w:left="780"/>
      </w:pPr>
      <w:r>
        <w:t>DSG_BFE_</w:t>
      </w:r>
      <w:r w:rsidR="00176BEA">
        <w:t>00146</w:t>
      </w:r>
      <w:r>
        <w:t>:</w:t>
      </w:r>
    </w:p>
    <w:p w14:paraId="32C020F5" w14:textId="77777777" w:rsidR="001711EA" w:rsidRDefault="001711EA" w:rsidP="00981793">
      <w:pPr>
        <w:spacing w:before="40" w:after="40"/>
        <w:ind w:left="780"/>
      </w:pPr>
      <w:r>
        <w:t>To limit CPU load, the step parameters structure shall only be refreshed when a</w:t>
      </w:r>
      <w:r w:rsidR="007C3F45">
        <w:t xml:space="preserve"> step is started (i.e. when </w:t>
      </w:r>
      <w:r w:rsidR="007C3F45" w:rsidRPr="007C3F45">
        <w:rPr>
          <w:b/>
        </w:rPr>
        <w:t>eStepValidity</w:t>
      </w:r>
      <w:r w:rsidR="007C3F45">
        <w:t xml:space="preserve"> = </w:t>
      </w:r>
      <w:r w:rsidR="007C3F45" w:rsidRPr="007C3F45">
        <w:rPr>
          <w:i/>
        </w:rPr>
        <w:t>KE_NEW_STEP</w:t>
      </w:r>
      <w:r w:rsidR="007C3F45">
        <w:t>)</w:t>
      </w:r>
    </w:p>
    <w:p w14:paraId="0FBD2442" w14:textId="77777777" w:rsidR="007C3F45" w:rsidRPr="00B7625F" w:rsidRDefault="007C3F45" w:rsidP="007C3F45">
      <w:pPr>
        <w:ind w:left="72" w:firstLine="708"/>
        <w:rPr>
          <w:lang w:val="fr-FR"/>
        </w:rPr>
      </w:pPr>
      <w:r w:rsidRPr="00B7625F">
        <w:rPr>
          <w:lang w:val="fr-FR"/>
        </w:rPr>
        <w:t>[COVERS: DES_TF_G_928</w:t>
      </w:r>
      <w:r w:rsidR="002F4922" w:rsidRPr="00B7625F">
        <w:rPr>
          <w:lang w:val="fr-FR"/>
        </w:rPr>
        <w:t>, DES_TF_G_1022</w:t>
      </w:r>
      <w:r w:rsidRPr="00B7625F">
        <w:rPr>
          <w:lang w:val="fr-FR"/>
        </w:rPr>
        <w:t>]</w:t>
      </w:r>
    </w:p>
    <w:p w14:paraId="6624B5DE" w14:textId="77777777" w:rsidR="007C3F45" w:rsidRPr="00B7625F" w:rsidRDefault="007C3F45" w:rsidP="00981793">
      <w:pPr>
        <w:spacing w:before="40" w:after="40"/>
        <w:ind w:left="780"/>
        <w:rPr>
          <w:lang w:val="fr-FR"/>
        </w:rPr>
      </w:pPr>
    </w:p>
    <w:p w14:paraId="2961E0D6" w14:textId="77777777" w:rsidR="00C54B6F" w:rsidRDefault="00C54B6F" w:rsidP="00C54B6F">
      <w:pPr>
        <w:pStyle w:val="RequirementID"/>
        <w:ind w:left="780"/>
      </w:pPr>
      <w:r>
        <w:t>DSG_BFE_</w:t>
      </w:r>
      <w:r w:rsidR="00176BEA">
        <w:t>00147</w:t>
      </w:r>
      <w:r>
        <w:t>:</w:t>
      </w:r>
    </w:p>
    <w:p w14:paraId="2AFB4DC1" w14:textId="77777777" w:rsidR="00C54B6F" w:rsidRDefault="00C54B6F" w:rsidP="00C54B6F">
      <w:pPr>
        <w:spacing w:before="40" w:after="40"/>
        <w:ind w:left="780"/>
      </w:pPr>
      <w:r>
        <w:t>The step duration element in the step parameters structure shall be updated as follow:</w:t>
      </w:r>
    </w:p>
    <w:p w14:paraId="05E2C10E" w14:textId="77777777" w:rsidR="00C54B6F" w:rsidRPr="00C54B6F" w:rsidRDefault="00C54B6F" w:rsidP="00C54B6F">
      <w:pPr>
        <w:spacing w:before="40" w:after="40"/>
        <w:ind w:left="780"/>
      </w:pPr>
      <m:oMathPara>
        <m:oMathParaPr>
          <m:jc m:val="left"/>
        </m:oMathParaPr>
        <m:oMath>
          <m:r>
            <w:rPr>
              <w:rFonts w:ascii="Cambria Math" w:hAnsi="Cambria Math"/>
            </w:rPr>
            <m:t>StepDuration=</m:t>
          </m:r>
          <m:d>
            <m:dPr>
              <m:ctrlPr>
                <w:rPr>
                  <w:rFonts w:ascii="Cambria Math" w:hAnsi="Cambria Math"/>
                  <w:i/>
                </w:rPr>
              </m:ctrlPr>
            </m:dPr>
            <m:e>
              <m:r>
                <m:rPr>
                  <m:sty m:val="b"/>
                </m:rPr>
                <w:rPr>
                  <w:rFonts w:ascii="Cambria Math" w:hAnsi="Cambria Math"/>
                </w:rPr>
                <m:t>NVP_au8StepsDefinitions</m:t>
              </m:r>
              <m:r>
                <m:rPr>
                  <m:sty m:val="p"/>
                </m:rPr>
                <w:rPr>
                  <w:rFonts w:ascii="Cambria Math" w:hAnsi="Cambria Math"/>
                </w:rPr>
                <m:t xml:space="preserve"> </m:t>
              </m:r>
              <m:d>
                <m:dPr>
                  <m:begChr m:val="["/>
                  <m:endChr m:val="]"/>
                  <m:ctrlPr>
                    <w:rPr>
                      <w:rFonts w:ascii="Cambria Math" w:hAnsi="Cambria Math"/>
                    </w:rPr>
                  </m:ctrlPr>
                </m:dPr>
                <m:e>
                  <m:r>
                    <w:rPr>
                      <w:rFonts w:ascii="Cambria Math" w:hAnsi="Cambria Math"/>
                    </w:rPr>
                    <m:t>StepReference×</m:t>
                  </m:r>
                  <m:r>
                    <m:rPr>
                      <m:sty m:val="b"/>
                    </m:rPr>
                    <w:rPr>
                      <w:rFonts w:ascii="Cambria Math" w:hAnsi="Cambria Math"/>
                    </w:rPr>
                    <m:t>KU8_STEP_SIZE</m:t>
                  </m:r>
                </m:e>
              </m:d>
              <m:r>
                <w:rPr>
                  <w:rFonts w:ascii="Cambria Math" w:hAnsi="Cambria Math"/>
                </w:rPr>
                <m:t>≪8</m:t>
              </m:r>
            </m:e>
          </m:d>
          <m:r>
            <w:rPr>
              <w:rFonts w:ascii="Cambria Math" w:hAnsi="Cambria Math"/>
            </w:rPr>
            <m:t xml:space="preserve"> +</m:t>
          </m:r>
          <m:r>
            <m:rPr>
              <m:sty m:val="b"/>
            </m:rPr>
            <w:rPr>
              <w:rFonts w:ascii="Cambria Math" w:hAnsi="Cambria Math"/>
            </w:rPr>
            <m:t>NVP_au8StepsDefinitions</m:t>
          </m:r>
          <m:r>
            <m:rPr>
              <m:sty m:val="p"/>
            </m:rPr>
            <w:rPr>
              <w:rFonts w:ascii="Cambria Math" w:hAnsi="Cambria Math"/>
            </w:rPr>
            <m:t xml:space="preserve"> </m:t>
          </m:r>
          <m:d>
            <m:dPr>
              <m:begChr m:val="["/>
              <m:endChr m:val="]"/>
              <m:ctrlPr>
                <w:rPr>
                  <w:rFonts w:ascii="Cambria Math" w:hAnsi="Cambria Math"/>
                </w:rPr>
              </m:ctrlPr>
            </m:dPr>
            <m:e>
              <m:r>
                <w:rPr>
                  <w:rFonts w:ascii="Cambria Math" w:hAnsi="Cambria Math"/>
                </w:rPr>
                <m:t>StepReference×</m:t>
              </m:r>
              <m:r>
                <m:rPr>
                  <m:sty m:val="b"/>
                </m:rPr>
                <w:rPr>
                  <w:rFonts w:ascii="Cambria Math" w:hAnsi="Cambria Math"/>
                </w:rPr>
                <m:t>KU8_STEP_SIZE+1</m:t>
              </m:r>
            </m:e>
          </m:d>
        </m:oMath>
      </m:oMathPara>
    </w:p>
    <w:p w14:paraId="6714E4B0" w14:textId="77777777" w:rsidR="00C54B6F" w:rsidRDefault="00C54B6F" w:rsidP="00C54B6F">
      <w:pPr>
        <w:ind w:left="72" w:firstLine="708"/>
      </w:pPr>
      <w:r>
        <w:t>[COVERS: DES_TF_G_1011]</w:t>
      </w:r>
    </w:p>
    <w:p w14:paraId="27963364" w14:textId="77777777" w:rsidR="007C3F45" w:rsidRDefault="007C3F45" w:rsidP="00981793">
      <w:pPr>
        <w:spacing w:before="40" w:after="40"/>
        <w:ind w:left="780"/>
      </w:pPr>
    </w:p>
    <w:p w14:paraId="483E5C0B" w14:textId="77777777" w:rsidR="00C54B6F" w:rsidRDefault="00C54B6F" w:rsidP="00C54B6F">
      <w:pPr>
        <w:pStyle w:val="RequirementID"/>
        <w:ind w:left="780"/>
      </w:pPr>
      <w:r>
        <w:t>DSG_BFE_</w:t>
      </w:r>
      <w:r w:rsidR="00176BEA">
        <w:t>00148</w:t>
      </w:r>
      <w:r>
        <w:t>:</w:t>
      </w:r>
    </w:p>
    <w:p w14:paraId="1B5DEE3C" w14:textId="77777777" w:rsidR="00C54B6F" w:rsidRDefault="00C54B6F" w:rsidP="00C54B6F">
      <w:pPr>
        <w:spacing w:before="40" w:after="40"/>
        <w:ind w:left="780"/>
      </w:pPr>
      <w:r>
        <w:t>The step order element in the step parameters structure shall be updated as follow:</w:t>
      </w:r>
    </w:p>
    <w:p w14:paraId="7D893E46" w14:textId="77777777" w:rsidR="00C54B6F" w:rsidRPr="00C54B6F" w:rsidRDefault="00C54B6F" w:rsidP="00C54B6F">
      <w:pPr>
        <w:spacing w:before="40" w:after="40"/>
        <w:ind w:left="780"/>
      </w:pPr>
      <m:oMathPara>
        <m:oMathParaPr>
          <m:jc m:val="left"/>
        </m:oMathParaPr>
        <m:oMath>
          <m:r>
            <w:rPr>
              <w:rFonts w:ascii="Cambria Math" w:hAnsi="Cambria Math"/>
            </w:rPr>
            <m:t>StepOrder=</m:t>
          </m:r>
          <m:d>
            <m:dPr>
              <m:ctrlPr>
                <w:rPr>
                  <w:rFonts w:ascii="Cambria Math" w:hAnsi="Cambria Math"/>
                  <w:i/>
                </w:rPr>
              </m:ctrlPr>
            </m:dPr>
            <m:e>
              <m:r>
                <w:rPr>
                  <w:rFonts w:ascii="Cambria Math" w:hAnsi="Cambria Math"/>
                </w:rPr>
                <m:t>int8</m:t>
              </m:r>
            </m:e>
          </m:d>
          <m:r>
            <m:rPr>
              <m:sty m:val="b"/>
            </m:rPr>
            <w:rPr>
              <w:rFonts w:ascii="Cambria Math" w:hAnsi="Cambria Math"/>
            </w:rPr>
            <m:t>NVP_au8StepsDefinitions</m:t>
          </m:r>
          <m:r>
            <m:rPr>
              <m:sty m:val="p"/>
            </m:rPr>
            <w:rPr>
              <w:rFonts w:ascii="Cambria Math" w:hAnsi="Cambria Math"/>
            </w:rPr>
            <m:t xml:space="preserve"> </m:t>
          </m:r>
          <m:d>
            <m:dPr>
              <m:begChr m:val="["/>
              <m:endChr m:val="]"/>
              <m:ctrlPr>
                <w:rPr>
                  <w:rFonts w:ascii="Cambria Math" w:hAnsi="Cambria Math"/>
                </w:rPr>
              </m:ctrlPr>
            </m:dPr>
            <m:e>
              <m:r>
                <w:rPr>
                  <w:rFonts w:ascii="Cambria Math" w:hAnsi="Cambria Math"/>
                </w:rPr>
                <m:t>StepReference×</m:t>
              </m:r>
              <m:r>
                <m:rPr>
                  <m:sty m:val="b"/>
                </m:rPr>
                <w:rPr>
                  <w:rFonts w:ascii="Cambria Math" w:hAnsi="Cambria Math"/>
                </w:rPr>
                <m:t>KU8_STEP_SIZE+2</m:t>
              </m:r>
            </m:e>
          </m:d>
        </m:oMath>
      </m:oMathPara>
    </w:p>
    <w:p w14:paraId="1526F267" w14:textId="77777777" w:rsidR="00C54B6F" w:rsidRDefault="00C54B6F" w:rsidP="00C54B6F">
      <w:pPr>
        <w:ind w:left="72" w:firstLine="708"/>
      </w:pPr>
      <w:r>
        <w:t>[COVERS: DES_TF_G_1012]</w:t>
      </w:r>
    </w:p>
    <w:p w14:paraId="122E0D59" w14:textId="77777777" w:rsidR="00A578D2" w:rsidRPr="002E45DF" w:rsidRDefault="00A578D2" w:rsidP="00981793">
      <w:pPr>
        <w:spacing w:before="40" w:after="40"/>
        <w:ind w:left="780"/>
      </w:pPr>
    </w:p>
    <w:p w14:paraId="0BC2BE17" w14:textId="77777777" w:rsidR="003427A0" w:rsidRDefault="003427A0" w:rsidP="00B347F8">
      <w:pPr>
        <w:pStyle w:val="ListParagraph"/>
        <w:numPr>
          <w:ilvl w:val="0"/>
          <w:numId w:val="23"/>
        </w:numPr>
        <w:spacing w:before="40" w:after="40"/>
        <w:rPr>
          <w:b/>
        </w:rPr>
      </w:pPr>
      <w:r w:rsidRPr="00B347F8">
        <w:rPr>
          <w:b/>
        </w:rPr>
        <w:t>Entering and outgoing parameters</w:t>
      </w:r>
      <w:r w:rsidR="00871F8F">
        <w:rPr>
          <w:b/>
        </w:rPr>
        <w:t>:</w:t>
      </w:r>
    </w:p>
    <w:p w14:paraId="49033905" w14:textId="77777777" w:rsidR="00FE3C43" w:rsidRPr="00FE3C43" w:rsidRDefault="00FE3C43" w:rsidP="00FE3C43">
      <w:pPr>
        <w:pStyle w:val="ListParagraph"/>
        <w:spacing w:before="40" w:after="40"/>
        <w:ind w:left="780"/>
      </w:pPr>
      <w:r w:rsidRPr="00FE3C43">
        <w:t>N</w:t>
      </w:r>
      <w:r>
        <w:t>one.</w:t>
      </w:r>
    </w:p>
    <w:p w14:paraId="1BAF454B" w14:textId="77777777" w:rsidR="003427A0" w:rsidRDefault="003427A0" w:rsidP="00B347F8">
      <w:pPr>
        <w:pStyle w:val="ListParagraph"/>
        <w:numPr>
          <w:ilvl w:val="0"/>
          <w:numId w:val="23"/>
        </w:numPr>
        <w:spacing w:before="40" w:after="40"/>
        <w:rPr>
          <w:b/>
        </w:rPr>
      </w:pPr>
      <w:r w:rsidRPr="00B347F8">
        <w:rPr>
          <w:b/>
        </w:rPr>
        <w:t>Period</w:t>
      </w:r>
      <w:r w:rsidR="00871F8F">
        <w:rPr>
          <w:b/>
        </w:rPr>
        <w:t>:</w:t>
      </w:r>
    </w:p>
    <w:p w14:paraId="2E0204DF" w14:textId="77777777" w:rsidR="00235B6F" w:rsidRPr="00235B6F" w:rsidRDefault="00235B6F" w:rsidP="00B15342">
      <w:pPr>
        <w:pStyle w:val="ListParagraph"/>
        <w:spacing w:before="40" w:after="40"/>
        <w:ind w:left="780"/>
      </w:pPr>
      <w:r w:rsidRPr="001E01F8">
        <w:t>This function shall be called every 10ms.</w:t>
      </w:r>
    </w:p>
    <w:p w14:paraId="1E81A273" w14:textId="77777777" w:rsidR="003427A0" w:rsidRDefault="003427A0" w:rsidP="00B347F8">
      <w:pPr>
        <w:pStyle w:val="ListParagraph"/>
        <w:numPr>
          <w:ilvl w:val="0"/>
          <w:numId w:val="23"/>
        </w:numPr>
        <w:spacing w:before="40" w:after="40"/>
        <w:rPr>
          <w:b/>
        </w:rPr>
      </w:pPr>
      <w:r w:rsidRPr="00B347F8">
        <w:rPr>
          <w:b/>
        </w:rPr>
        <w:t>Who</w:t>
      </w:r>
      <w:r w:rsidR="00871F8F">
        <w:rPr>
          <w:b/>
        </w:rPr>
        <w:t>:</w:t>
      </w:r>
    </w:p>
    <w:p w14:paraId="6E41DB88" w14:textId="77777777" w:rsidR="00235B6F" w:rsidRPr="00B347F8" w:rsidRDefault="00235B6F" w:rsidP="00235B6F">
      <w:pPr>
        <w:pStyle w:val="ListParagraph"/>
        <w:spacing w:before="40" w:after="40"/>
        <w:ind w:left="780"/>
        <w:rPr>
          <w:b/>
        </w:rPr>
      </w:pPr>
      <w:r>
        <w:t xml:space="preserve">This function is called by the exported function in charge of the step scheduling (See </w:t>
      </w:r>
      <w:r>
        <w:fldChar w:fldCharType="begin"/>
      </w:r>
      <w:r>
        <w:instrText xml:space="preserve"> REF _Ref314736287 \w \h </w:instrText>
      </w:r>
      <w:r>
        <w:fldChar w:fldCharType="separate"/>
      </w:r>
      <w:r w:rsidR="00834BB3">
        <w:t>3.2.1</w:t>
      </w:r>
      <w:r>
        <w:fldChar w:fldCharType="end"/>
      </w:r>
      <w:r>
        <w:t xml:space="preserve"> </w:t>
      </w:r>
      <w:r w:rsidR="00FE3C43">
        <w:fldChar w:fldCharType="begin"/>
      </w:r>
      <w:r w:rsidR="00FE3C43">
        <w:instrText xml:space="preserve"> REF _Ref359490423 \h </w:instrText>
      </w:r>
      <w:r w:rsidR="00FE3C43">
        <w:fldChar w:fldCharType="separate"/>
      </w:r>
      <w:r w:rsidR="00834BB3">
        <w:t xml:space="preserve">Function </w:t>
      </w:r>
      <w:r w:rsidR="00834BB3">
        <w:rPr>
          <w:i/>
        </w:rPr>
        <w:t>BFE_runScheduleStep</w:t>
      </w:r>
      <w:r w:rsidR="00FE3C43">
        <w:fldChar w:fldCharType="end"/>
      </w:r>
      <w:r w:rsidR="00D47E94">
        <w:t>)</w:t>
      </w:r>
    </w:p>
    <w:p w14:paraId="6F8FF4BA" w14:textId="77777777" w:rsidR="003427A0" w:rsidRDefault="003427A0" w:rsidP="00B347F8">
      <w:pPr>
        <w:pStyle w:val="ListParagraph"/>
        <w:numPr>
          <w:ilvl w:val="0"/>
          <w:numId w:val="23"/>
        </w:numPr>
        <w:spacing w:before="40" w:after="40"/>
        <w:rPr>
          <w:b/>
        </w:rPr>
      </w:pPr>
      <w:r w:rsidRPr="00B347F8">
        <w:rPr>
          <w:b/>
        </w:rPr>
        <w:t>Items used</w:t>
      </w:r>
      <w:r w:rsidR="00871F8F">
        <w:rPr>
          <w:b/>
        </w:rPr>
        <w:t>:</w:t>
      </w:r>
    </w:p>
    <w:p w14:paraId="00AC7B63" w14:textId="77777777" w:rsidR="00662EAC" w:rsidRDefault="00115957" w:rsidP="00662EAC">
      <w:pPr>
        <w:pStyle w:val="ListParagraph"/>
        <w:keepNext/>
        <w:spacing w:before="40" w:after="40"/>
        <w:ind w:left="0"/>
      </w:pPr>
      <w:r>
        <w:rPr>
          <w:noProof/>
          <w:lang w:val="fr-FR" w:eastAsia="fr-FR"/>
        </w:rPr>
        <mc:AlternateContent>
          <mc:Choice Requires="wpc">
            <w:drawing>
              <wp:inline distT="0" distB="0" distL="0" distR="0" wp14:anchorId="53385190" wp14:editId="329DF168">
                <wp:extent cx="6092456" cy="3162433"/>
                <wp:effectExtent l="0" t="0" r="0" b="0"/>
                <wp:docPr id="65" name="Zone de dessin 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 name="Zone de texte 11"/>
                        <wps:cNvSpPr txBox="1"/>
                        <wps:spPr>
                          <a:xfrm>
                            <a:off x="2102936" y="87617"/>
                            <a:ext cx="1775460" cy="1992642"/>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4041067F" w14:textId="77777777" w:rsidR="001C49CD" w:rsidRPr="003568A6" w:rsidRDefault="001C49CD" w:rsidP="00115957">
                              <w:pPr>
                                <w:jc w:val="center"/>
                                <w:rPr>
                                  <w:b/>
                                  <w:lang w:val="en-US"/>
                                </w:rPr>
                              </w:pPr>
                              <w:r>
                                <w:rPr>
                                  <w:b/>
                                  <w:lang w:val="en-US"/>
                                </w:rPr>
                                <w:t>M_ExtractStepParameters</w:t>
                              </w:r>
                            </w:p>
                          </w:txbxContent>
                        </wps:txbx>
                        <wps:bodyPr rot="0" spcFirstLastPara="0" vertOverflow="overflow" horzOverflow="overflow" vert="horz" wrap="square" lIns="36000" tIns="45720" rIns="36000" bIns="45720" numCol="1" spcCol="0" rtlCol="0" fromWordArt="0" anchor="ctr" anchorCtr="0" forceAA="0" compatLnSpc="1">
                          <a:prstTxWarp prst="textNoShape">
                            <a:avLst/>
                          </a:prstTxWarp>
                          <a:noAutofit/>
                        </wps:bodyPr>
                      </wps:wsp>
                      <wps:wsp>
                        <wps:cNvPr id="23" name="Flèche droite à entaille 23"/>
                        <wps:cNvSpPr/>
                        <wps:spPr>
                          <a:xfrm>
                            <a:off x="3887293" y="520239"/>
                            <a:ext cx="1790700" cy="361950"/>
                          </a:xfrm>
                          <a:prstGeom prst="notchedRightArrow">
                            <a:avLst/>
                          </a:prstGeom>
                        </wps:spPr>
                        <wps:style>
                          <a:lnRef idx="1">
                            <a:schemeClr val="accent6"/>
                          </a:lnRef>
                          <a:fillRef idx="2">
                            <a:schemeClr val="accent6"/>
                          </a:fillRef>
                          <a:effectRef idx="1">
                            <a:schemeClr val="accent6"/>
                          </a:effectRef>
                          <a:fontRef idx="minor">
                            <a:schemeClr val="dk1"/>
                          </a:fontRef>
                        </wps:style>
                        <wps:txbx>
                          <w:txbxContent>
                            <w:p w14:paraId="1CA09E6A" w14:textId="77777777" w:rsidR="001C49CD" w:rsidRPr="003568A6" w:rsidRDefault="001C49CD" w:rsidP="00115957">
                              <w:pPr>
                                <w:jc w:val="center"/>
                                <w:rPr>
                                  <w:lang w:val="en-US"/>
                                </w:rPr>
                              </w:pPr>
                              <w:r>
                                <w:rPr>
                                  <w:lang w:val="en-US"/>
                                </w:rPr>
                                <w:t>Step validity status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1" name="Rectangle avec flèche vers le haut 31"/>
                        <wps:cNvSpPr/>
                        <wps:spPr>
                          <a:xfrm>
                            <a:off x="2084370" y="2080306"/>
                            <a:ext cx="1792605" cy="843743"/>
                          </a:xfrm>
                          <a:prstGeom prst="upArrowCallout">
                            <a:avLst>
                              <a:gd name="adj1" fmla="val 5700"/>
                              <a:gd name="adj2" fmla="val 6577"/>
                              <a:gd name="adj3" fmla="val 9145"/>
                              <a:gd name="adj4" fmla="val 57763"/>
                            </a:avLst>
                          </a:prstGeom>
                        </wps:spPr>
                        <wps:style>
                          <a:lnRef idx="1">
                            <a:schemeClr val="dk1"/>
                          </a:lnRef>
                          <a:fillRef idx="2">
                            <a:schemeClr val="dk1"/>
                          </a:fillRef>
                          <a:effectRef idx="1">
                            <a:schemeClr val="dk1"/>
                          </a:effectRef>
                          <a:fontRef idx="minor">
                            <a:schemeClr val="dk1"/>
                          </a:fontRef>
                        </wps:style>
                        <wps:txbx>
                          <w:txbxContent>
                            <w:p w14:paraId="236944BD" w14:textId="77777777" w:rsidR="001C49CD" w:rsidRDefault="001C49CD" w:rsidP="00115957">
                              <w:pPr>
                                <w:pStyle w:val="NormalWeb"/>
                                <w:spacing w:before="0" w:beforeAutospacing="0" w:after="0" w:afterAutospacing="0"/>
                                <w:jc w:val="center"/>
                                <w:rPr>
                                  <w:rFonts w:ascii="Arial" w:eastAsia="Times New Roman" w:hAnsi="Arial"/>
                                  <w:sz w:val="20"/>
                                  <w:szCs w:val="20"/>
                                  <w:lang w:val="en-US"/>
                                </w:rPr>
                              </w:pPr>
                              <w:r>
                                <w:rPr>
                                  <w:rFonts w:ascii="Arial" w:eastAsia="Times New Roman" w:hAnsi="Arial"/>
                                  <w:sz w:val="20"/>
                                  <w:szCs w:val="20"/>
                                  <w:lang w:val="en-US"/>
                                </w:rPr>
                                <w:t>Step parameters table</w:t>
                              </w:r>
                            </w:p>
                            <w:p w14:paraId="187ECA2C" w14:textId="77777777" w:rsidR="001C49CD" w:rsidRPr="00D9207A" w:rsidRDefault="001C49CD" w:rsidP="0044258F">
                              <w:pPr>
                                <w:pStyle w:val="NormalWeb"/>
                                <w:spacing w:before="0" w:beforeAutospacing="0" w:after="0" w:afterAutospacing="0"/>
                                <w:jc w:val="center"/>
                                <w:rPr>
                                  <w:lang w:val="en-US"/>
                                </w:rPr>
                              </w:pPr>
                              <w:r>
                                <w:rPr>
                                  <w:rFonts w:ascii="Arial" w:eastAsia="Times New Roman" w:hAnsi="Arial"/>
                                  <w:sz w:val="20"/>
                                  <w:szCs w:val="20"/>
                                  <w:lang w:val="en-US"/>
                                </w:rPr>
                                <w:t>Cycle parameters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Pentagone 64"/>
                        <wps:cNvSpPr/>
                        <wps:spPr>
                          <a:xfrm>
                            <a:off x="285750" y="792480"/>
                            <a:ext cx="1809750" cy="180975"/>
                          </a:xfrm>
                          <a:prstGeom prst="homePlate">
                            <a:avLst/>
                          </a:prstGeom>
                        </wps:spPr>
                        <wps:style>
                          <a:lnRef idx="1">
                            <a:schemeClr val="accent4"/>
                          </a:lnRef>
                          <a:fillRef idx="2">
                            <a:schemeClr val="accent4"/>
                          </a:fillRef>
                          <a:effectRef idx="1">
                            <a:schemeClr val="accent4"/>
                          </a:effectRef>
                          <a:fontRef idx="minor">
                            <a:schemeClr val="dk1"/>
                          </a:fontRef>
                        </wps:style>
                        <wps:txbx>
                          <w:txbxContent>
                            <w:p w14:paraId="5EBA0DF4" w14:textId="77777777" w:rsidR="001C49CD" w:rsidRPr="005316EE" w:rsidRDefault="001C49CD" w:rsidP="00115957">
                              <w:pPr>
                                <w:jc w:val="center"/>
                                <w:rPr>
                                  <w:sz w:val="16"/>
                                  <w:szCs w:val="16"/>
                                  <w:lang w:val="en-US"/>
                                </w:rPr>
                              </w:pPr>
                              <w:r>
                                <w:rPr>
                                  <w:sz w:val="16"/>
                                  <w:szCs w:val="16"/>
                                  <w:lang w:val="en-US"/>
                                </w:rPr>
                                <w:t>Step Identifier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23" name="Flèche droite à entaille 423"/>
                        <wps:cNvSpPr/>
                        <wps:spPr>
                          <a:xfrm>
                            <a:off x="3895725" y="1082078"/>
                            <a:ext cx="1790065" cy="361315"/>
                          </a:xfrm>
                          <a:prstGeom prst="notchedRightArrow">
                            <a:avLst/>
                          </a:prstGeom>
                        </wps:spPr>
                        <wps:style>
                          <a:lnRef idx="1">
                            <a:schemeClr val="accent6"/>
                          </a:lnRef>
                          <a:fillRef idx="2">
                            <a:schemeClr val="accent6"/>
                          </a:fillRef>
                          <a:effectRef idx="1">
                            <a:schemeClr val="accent6"/>
                          </a:effectRef>
                          <a:fontRef idx="minor">
                            <a:schemeClr val="dk1"/>
                          </a:fontRef>
                        </wps:style>
                        <wps:txbx>
                          <w:txbxContent>
                            <w:p w14:paraId="4502633D" w14:textId="77777777" w:rsidR="001C49CD" w:rsidRPr="00115957" w:rsidRDefault="001C49CD" w:rsidP="00115957">
                              <w:pPr>
                                <w:pStyle w:val="NormalWeb"/>
                                <w:spacing w:before="0" w:beforeAutospacing="0" w:after="0" w:afterAutospacing="0"/>
                                <w:jc w:val="center"/>
                                <w:rPr>
                                  <w:lang w:val="en-US"/>
                                </w:rPr>
                              </w:pPr>
                              <w:r>
                                <w:rPr>
                                  <w:rFonts w:ascii="Arial" w:eastAsia="Times New Roman" w:hAnsi="Arial"/>
                                  <w:sz w:val="20"/>
                                  <w:szCs w:val="20"/>
                                  <w:lang w:val="en-US"/>
                                </w:rPr>
                                <w:t>Step parameters structure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27" name="Pentagone 64"/>
                        <wps:cNvSpPr/>
                        <wps:spPr>
                          <a:xfrm>
                            <a:off x="285253" y="1082040"/>
                            <a:ext cx="1809750" cy="180975"/>
                          </a:xfrm>
                          <a:prstGeom prst="homePlate">
                            <a:avLst/>
                          </a:prstGeom>
                        </wps:spPr>
                        <wps:style>
                          <a:lnRef idx="1">
                            <a:schemeClr val="accent4"/>
                          </a:lnRef>
                          <a:fillRef idx="2">
                            <a:schemeClr val="accent4"/>
                          </a:fillRef>
                          <a:effectRef idx="1">
                            <a:schemeClr val="accent4"/>
                          </a:effectRef>
                          <a:fontRef idx="minor">
                            <a:schemeClr val="dk1"/>
                          </a:fontRef>
                        </wps:style>
                        <wps:txbx>
                          <w:txbxContent>
                            <w:p w14:paraId="02F746B9" w14:textId="77777777" w:rsidR="001C49CD" w:rsidRPr="005316EE" w:rsidRDefault="001C49CD" w:rsidP="00115957">
                              <w:pPr>
                                <w:jc w:val="center"/>
                                <w:rPr>
                                  <w:sz w:val="16"/>
                                  <w:szCs w:val="16"/>
                                  <w:lang w:val="en-US"/>
                                </w:rPr>
                              </w:pPr>
                              <w:r>
                                <w:rPr>
                                  <w:sz w:val="16"/>
                                  <w:szCs w:val="16"/>
                                  <w:lang w:val="en-US"/>
                                </w:rPr>
                                <w:t>Previous Executed Step</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28" name="Snip Single Corner Rectangle 528"/>
                        <wps:cNvSpPr/>
                        <wps:spPr>
                          <a:xfrm>
                            <a:off x="2102944" y="1848530"/>
                            <a:ext cx="824230" cy="231775"/>
                          </a:xfrm>
                          <a:prstGeom prst="snip1Rect">
                            <a:avLst>
                              <a:gd name="adj" fmla="val 13364"/>
                            </a:avLst>
                          </a:prstGeom>
                          <a:effectLst/>
                        </wps:spPr>
                        <wps:style>
                          <a:lnRef idx="1">
                            <a:schemeClr val="accent1"/>
                          </a:lnRef>
                          <a:fillRef idx="2">
                            <a:schemeClr val="accent1"/>
                          </a:fillRef>
                          <a:effectRef idx="1">
                            <a:schemeClr val="accent1"/>
                          </a:effectRef>
                          <a:fontRef idx="minor">
                            <a:schemeClr val="dk1"/>
                          </a:fontRef>
                        </wps:style>
                        <wps:txbx>
                          <w:txbxContent>
                            <w:p w14:paraId="139E752D" w14:textId="77777777" w:rsidR="001C49CD" w:rsidRDefault="001C49CD" w:rsidP="0044258F">
                              <w:pPr>
                                <w:pStyle w:val="NormalWeb"/>
                                <w:spacing w:before="0" w:beforeAutospacing="0" w:after="0" w:afterAutospacing="0"/>
                                <w:jc w:val="both"/>
                              </w:pPr>
                              <w:r>
                                <w:rPr>
                                  <w:rFonts w:ascii="Arial" w:eastAsia="Times New Roman" w:hAnsi="Arial"/>
                                  <w:color w:val="000000"/>
                                  <w:sz w:val="18"/>
                                  <w:szCs w:val="18"/>
                                  <w:lang w:val="fr-FR"/>
                                </w:rPr>
                                <w:t>TF_G_112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9" name="Pentagone 64"/>
                        <wps:cNvSpPr/>
                        <wps:spPr>
                          <a:xfrm>
                            <a:off x="285750" y="234490"/>
                            <a:ext cx="1809750" cy="180975"/>
                          </a:xfrm>
                          <a:prstGeom prst="homePlate">
                            <a:avLst/>
                          </a:prstGeom>
                        </wps:spPr>
                        <wps:style>
                          <a:lnRef idx="1">
                            <a:schemeClr val="accent4"/>
                          </a:lnRef>
                          <a:fillRef idx="3">
                            <a:schemeClr val="accent4"/>
                          </a:fillRef>
                          <a:effectRef idx="2">
                            <a:schemeClr val="accent4"/>
                          </a:effectRef>
                          <a:fontRef idx="minor">
                            <a:schemeClr val="lt1"/>
                          </a:fontRef>
                        </wps:style>
                        <wps:txbx>
                          <w:txbxContent>
                            <w:p w14:paraId="0573BBCF" w14:textId="77777777" w:rsidR="001C49CD" w:rsidRPr="005316EE" w:rsidRDefault="001C49CD" w:rsidP="00115957">
                              <w:pPr>
                                <w:jc w:val="center"/>
                                <w:rPr>
                                  <w:sz w:val="16"/>
                                  <w:szCs w:val="16"/>
                                  <w:lang w:val="en-US"/>
                                </w:rPr>
                              </w:pPr>
                              <w:r>
                                <w:rPr>
                                  <w:sz w:val="16"/>
                                  <w:szCs w:val="16"/>
                                  <w:lang w:val="en-US"/>
                                </w:rPr>
                                <w:t>Selected cycle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30" name="Pentagone 64"/>
                        <wps:cNvSpPr/>
                        <wps:spPr>
                          <a:xfrm>
                            <a:off x="285253" y="520245"/>
                            <a:ext cx="1809750" cy="180975"/>
                          </a:xfrm>
                          <a:prstGeom prst="homePlate">
                            <a:avLst/>
                          </a:prstGeom>
                        </wps:spPr>
                        <wps:style>
                          <a:lnRef idx="1">
                            <a:schemeClr val="accent4"/>
                          </a:lnRef>
                          <a:fillRef idx="2">
                            <a:schemeClr val="accent4"/>
                          </a:fillRef>
                          <a:effectRef idx="1">
                            <a:schemeClr val="accent4"/>
                          </a:effectRef>
                          <a:fontRef idx="minor">
                            <a:schemeClr val="dk1"/>
                          </a:fontRef>
                        </wps:style>
                        <wps:txbx>
                          <w:txbxContent>
                            <w:p w14:paraId="332EC193" w14:textId="77777777" w:rsidR="001C49CD" w:rsidRPr="005316EE" w:rsidRDefault="001C49CD" w:rsidP="00115957">
                              <w:pPr>
                                <w:jc w:val="center"/>
                                <w:rPr>
                                  <w:sz w:val="16"/>
                                  <w:szCs w:val="16"/>
                                  <w:lang w:val="en-US"/>
                                </w:rPr>
                              </w:pPr>
                              <w:r>
                                <w:rPr>
                                  <w:sz w:val="16"/>
                                  <w:szCs w:val="16"/>
                                  <w:lang w:val="en-US"/>
                                </w:rPr>
                                <w:t>Previous Selected cycle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3385190" id="Zone de dessin 65" o:spid="_x0000_s1506" editas="canvas" style="width:479.7pt;height:249pt;mso-position-horizontal-relative:char;mso-position-vertical-relative:line" coordsize="60921,31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">
                <v:shape id="_x0000_s1507" type="#_x0000_t75" style="position:absolute;width:60921;height:31623;visibility:visible;mso-wrap-style:square">
                  <v:fill o:detectmouseclick="t"/>
                  <v:path o:connecttype="none"/>
                </v:shape>
                <v:shape id="Zone de texte 11" o:spid="_x0000_s1508" type="#_x0000_t202" style="position:absolute;left:21029;top:876;width:17754;height:199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f/4sEA&#10;AADbAAAADwAAAGRycy9kb3ducmV2LnhtbERPzWrCQBC+F3yHZQRvdZMc0hJdRQRBaIVWfYAxOybR&#10;7GzY3cT49t1Cobf5+H5nuR5NKwZyvrGsIJ0nIIhLqxuuFJxPu9d3ED4ga2wtk4IneVivJi9LLLR9&#10;8DcNx1CJGMK+QAV1CF0hpS9rMujntiOO3NU6gyFCV0nt8BHDTSuzJMmlwYZjQ40dbWsq78feKBg+&#10;33r3kaWX7NDT1+G2ydvxmis1m46bBYhAY/gX/7n3Os5P4feXeIBc/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3/+LBAAAA2wAAAA8AAAAAAAAAAAAAAAAAmAIAAGRycy9kb3du&#10;cmV2LnhtbFBLBQYAAAAABAAEAPUAAACGAwAAAAA=&#10;" fillcolor="#a7bfde [1620]" strokecolor="#4579b8 [3044]">
                  <v:fill color2="#e4ecf5 [500]" rotate="t" angle="180" colors="0 #a3c4ff;22938f #bfd5ff;1 #e5eeff" focus="100%" type="gradient"/>
                  <v:shadow on="t" color="black" opacity="24903f" origin=",.5" offset="0,.55556mm"/>
                  <v:textbox inset="1mm,,1mm">
                    <w:txbxContent>
                      <w:p w14:paraId="4041067F" w14:textId="77777777" w:rsidR="001C49CD" w:rsidRPr="003568A6" w:rsidRDefault="001C49CD" w:rsidP="00115957">
                        <w:pPr>
                          <w:jc w:val="center"/>
                          <w:rPr>
                            <w:b/>
                            <w:lang w:val="en-US"/>
                          </w:rPr>
                        </w:pPr>
                        <w:r>
                          <w:rPr>
                            <w:b/>
                            <w:lang w:val="en-US"/>
                          </w:rPr>
                          <w:t>M_ExtractStepParameters</w:t>
                        </w:r>
                      </w:p>
                    </w:txbxContent>
                  </v:textbox>
                </v:shape>
                <v:shape id="Flèche droite à entaille 23" o:spid="_x0000_s1509" type="#_x0000_t94" style="position:absolute;left:38872;top:5202;width:17907;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TUKsUA&#10;AADbAAAADwAAAGRycy9kb3ducmV2LnhtbESPQWvCQBSE74X+h+UJvdWNCqLRVUpBWiUIag89PrPP&#10;JDT7Nt1dTfLvXaHQ4zAz3zDLdWdqcSPnK8sKRsMEBHFudcWFgq/T5nUGwgdkjbVlUtCTh/Xq+WmJ&#10;qbYtH+h2DIWIEPYpKihDaFIpfV6SQT+0DXH0LtYZDFG6QmqHbYSbWo6TZCoNVhwXSmzovaT853g1&#10;CjK3n2z67922xflH1vT9Ofttz0q9DLq3BYhAXfgP/7U/tYLxBB5f4g+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tNQqxQAAANsAAAAPAAAAAAAAAAAAAAAAAJgCAABkcnMv&#10;ZG93bnJldi54bWxQSwUGAAAAAAQABAD1AAAAigMAAAAA&#10;" adj="19417" fillcolor="#fbcaa2 [1625]" strokecolor="#f68c36 [3049]">
                  <v:fill color2="#fdefe3 [505]" rotate="t" angle="180" colors="0 #ffbe86;22938f #ffd0aa;1 #ffebdb" focus="100%" type="gradient"/>
                  <v:shadow on="t" color="black" opacity="24903f" origin=",.5" offset="0,.55556mm"/>
                  <v:textbox inset="0,0,0,0">
                    <w:txbxContent>
                      <w:p w14:paraId="1CA09E6A" w14:textId="77777777" w:rsidR="001C49CD" w:rsidRPr="003568A6" w:rsidRDefault="001C49CD" w:rsidP="00115957">
                        <w:pPr>
                          <w:jc w:val="center"/>
                          <w:rPr>
                            <w:lang w:val="en-US"/>
                          </w:rPr>
                        </w:pPr>
                        <w:r>
                          <w:rPr>
                            <w:lang w:val="en-US"/>
                          </w:rPr>
                          <w:t>Step validity status</w:t>
                        </w:r>
                      </w:p>
                    </w:txbxContent>
                  </v:textbox>
                </v:shape>
                <v:shape id="Rectangle avec flèche vers le haut 31" o:spid="_x0000_s1510" type="#_x0000_t79" style="position:absolute;left:20843;top:20803;width:17926;height:84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2gtcMA&#10;AADbAAAADwAAAGRycy9kb3ducmV2LnhtbESP3WrCQBSE74W+w3IK3kjdmILY6CqiWHoV8OcBjtnT&#10;JDV7NuyuJr59VxC8HGbmG2ax6k0jbuR8bVnBZJyAIC6srrlUcDruPmYgfEDW2FgmBXfysFq+DRaY&#10;advxnm6HUIoIYZ+hgiqENpPSFxUZ9GPbEkfv1zqDIUpXSu2wi3DTyDRJptJgzXGhwpY2FRWXw9Uo&#10;SN3uL82/+68u9/cLb2l0Hq1zpYbv/XoOIlAfXuFn+0cr+JzA40v8AX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2gtcMAAADbAAAADwAAAAAAAAAAAAAAAACYAgAAZHJzL2Rv&#10;d25yZXYueG1sUEsFBgAAAAAEAAQA9QAAAIgDAAAAAA==&#10;" adj="9123,10131,1975,10510" fillcolor="gray [1616]" strokecolor="black [3040]">
                  <v:fill color2="#d9d9d9 [496]" rotate="t" angle="180" colors="0 #bcbcbc;22938f #d0d0d0;1 #ededed" focus="100%" type="gradient"/>
                  <v:shadow on="t" color="black" opacity="24903f" origin=",.5" offset="0,.55556mm"/>
                  <v:textbox>
                    <w:txbxContent>
                      <w:p w14:paraId="236944BD" w14:textId="77777777" w:rsidR="001C49CD" w:rsidRDefault="001C49CD" w:rsidP="00115957">
                        <w:pPr>
                          <w:pStyle w:val="NormalWeb"/>
                          <w:spacing w:before="0" w:beforeAutospacing="0" w:after="0" w:afterAutospacing="0"/>
                          <w:jc w:val="center"/>
                          <w:rPr>
                            <w:rFonts w:ascii="Arial" w:eastAsia="Times New Roman" w:hAnsi="Arial"/>
                            <w:sz w:val="20"/>
                            <w:szCs w:val="20"/>
                            <w:lang w:val="en-US"/>
                          </w:rPr>
                        </w:pPr>
                        <w:r>
                          <w:rPr>
                            <w:rFonts w:ascii="Arial" w:eastAsia="Times New Roman" w:hAnsi="Arial"/>
                            <w:sz w:val="20"/>
                            <w:szCs w:val="20"/>
                            <w:lang w:val="en-US"/>
                          </w:rPr>
                          <w:t>Step parameters table</w:t>
                        </w:r>
                      </w:p>
                      <w:p w14:paraId="187ECA2C" w14:textId="77777777" w:rsidR="001C49CD" w:rsidRPr="00D9207A" w:rsidRDefault="001C49CD" w:rsidP="0044258F">
                        <w:pPr>
                          <w:pStyle w:val="NormalWeb"/>
                          <w:spacing w:before="0" w:beforeAutospacing="0" w:after="0" w:afterAutospacing="0"/>
                          <w:jc w:val="center"/>
                          <w:rPr>
                            <w:lang w:val="en-US"/>
                          </w:rPr>
                        </w:pPr>
                        <w:r>
                          <w:rPr>
                            <w:rFonts w:ascii="Arial" w:eastAsia="Times New Roman" w:hAnsi="Arial"/>
                            <w:sz w:val="20"/>
                            <w:szCs w:val="20"/>
                            <w:lang w:val="en-US"/>
                          </w:rPr>
                          <w:t>Cycle parameters table</w:t>
                        </w:r>
                      </w:p>
                    </w:txbxContent>
                  </v:textbox>
                </v:shape>
                <v:shape id="Pentagone 64" o:spid="_x0000_s1511" type="#_x0000_t15" style="position:absolute;left:2857;top:7924;width:18098;height:1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rqpsMA&#10;AADbAAAADwAAAGRycy9kb3ducmV2LnhtbESPwW7CMBBE75X6D9ZW4gZOEdAoxSCgQsCNkn7ANl6S&#10;CHsd2S6Ev8eVKvU4mpk3mvmyt0ZcyYfWsYLXUQaCuHK65VrBV7kd5iBCRNZoHJOCOwVYLp6f5lho&#10;d+NPup5iLRKEQ4EKmhi7QspQNWQxjFxHnLyz8xZjkr6W2uMtwa2R4yybSYstp4UGO9o0VF1OP1bB&#10;pV0f3z5yMz34bLqbmDL/Ppe5UoOXfvUOIlIf/8N/7b1WMJvA75f0A+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rqpsMAAADbAAAADwAAAAAAAAAAAAAAAACYAgAAZHJzL2Rv&#10;d25yZXYueG1sUEsFBgAAAAAEAAQA9QAAAIgDAAAAAA==&#10;" adj="20520" fillcolor="#bfb1d0 [1623]" strokecolor="#795d9b [3047]">
                  <v:fill color2="#ece7f1 [503]" rotate="t" angle="180" colors="0 #c9b5e8;22938f #d9cbee;1 #f0eaf9" focus="100%" type="gradient"/>
                  <v:shadow on="t" color="black" opacity="24903f" origin=",.5" offset="0,.55556mm"/>
                  <v:textbox inset="0,0,0,0">
                    <w:txbxContent>
                      <w:p w14:paraId="5EBA0DF4" w14:textId="77777777" w:rsidR="001C49CD" w:rsidRPr="005316EE" w:rsidRDefault="001C49CD" w:rsidP="00115957">
                        <w:pPr>
                          <w:jc w:val="center"/>
                          <w:rPr>
                            <w:sz w:val="16"/>
                            <w:szCs w:val="16"/>
                            <w:lang w:val="en-US"/>
                          </w:rPr>
                        </w:pPr>
                        <w:r>
                          <w:rPr>
                            <w:sz w:val="16"/>
                            <w:szCs w:val="16"/>
                            <w:lang w:val="en-US"/>
                          </w:rPr>
                          <w:t>Step Identifier</w:t>
                        </w:r>
                      </w:p>
                    </w:txbxContent>
                  </v:textbox>
                </v:shape>
                <v:shape id="Flèche droite à entaille 423" o:spid="_x0000_s1512" type="#_x0000_t94" style="position:absolute;left:38957;top:10820;width:17900;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Y1NcQA&#10;AADcAAAADwAAAGRycy9kb3ducmV2LnhtbESPwWrDMBBE74H+g9hCb7Hc1JjiRgklJZBTwGna82Jt&#10;LSfWSlhK7P59FQj0OMzMG2a5nmwvrjSEzrGC5ywHQdw43XGr4Pi5nb+CCBFZY++YFPxSgPXqYbbE&#10;SruRa7oeYisShEOFCkyMvpIyNIYshsx54uT9uMFiTHJopR5wTHDby0Wel9Jix2nBoKeNoeZ8uFgF&#10;46n25rT/rovzV/ex3xRl47elUk+P0/sbiEhT/A/f2zutoFi8wO1MOg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WNTXEAAAA3AAAAA8AAAAAAAAAAAAAAAAAmAIAAGRycy9k&#10;b3ducmV2LnhtbFBLBQYAAAAABAAEAPUAAACJAwAAAAA=&#10;" adj="19420" fillcolor="#fbcaa2 [1625]" strokecolor="#f68c36 [3049]">
                  <v:fill color2="#fdefe3 [505]" rotate="t" angle="180" colors="0 #ffbe86;22938f #ffd0aa;1 #ffebdb" focus="100%" type="gradient"/>
                  <v:shadow on="t" color="black" opacity="24903f" origin=",.5" offset="0,.55556mm"/>
                  <v:textbox inset="0,0,0,0">
                    <w:txbxContent>
                      <w:p w14:paraId="4502633D" w14:textId="77777777" w:rsidR="001C49CD" w:rsidRPr="00115957" w:rsidRDefault="001C49CD" w:rsidP="00115957">
                        <w:pPr>
                          <w:pStyle w:val="NormalWeb"/>
                          <w:spacing w:before="0" w:beforeAutospacing="0" w:after="0" w:afterAutospacing="0"/>
                          <w:jc w:val="center"/>
                          <w:rPr>
                            <w:lang w:val="en-US"/>
                          </w:rPr>
                        </w:pPr>
                        <w:r>
                          <w:rPr>
                            <w:rFonts w:ascii="Arial" w:eastAsia="Times New Roman" w:hAnsi="Arial"/>
                            <w:sz w:val="20"/>
                            <w:szCs w:val="20"/>
                            <w:lang w:val="en-US"/>
                          </w:rPr>
                          <w:t>Step parameters structure</w:t>
                        </w:r>
                      </w:p>
                    </w:txbxContent>
                  </v:textbox>
                </v:shape>
                <v:shape id="Pentagone 64" o:spid="_x0000_s1513" type="#_x0000_t15" style="position:absolute;left:2852;top:10820;width:18098;height:1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ftM8QA&#10;AADcAAAADwAAAGRycy9kb3ducmV2LnhtbESPwW7CMBBE75X6D9ZW6q04IFKigEEtqCq9taQfsI2X&#10;JMJeR7aB9O8xEhLH0cy80SxWgzXiRD50jhWMRxkI4trpjhsFv9XHSwEiRGSNxjEp+KcAq+XjwwJL&#10;7c78Q6ddbESCcChRQRtjX0oZ6pYshpHriZO3d95iTNI3Uns8J7g1cpJlr9Jix2mhxZ7WLdWH3dEq&#10;OHTv37NNYfIvn+WfU1MVf/uqUOr5aXibg4g0xHv41t5qBflkBtcz6QjI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X7TPEAAAA3AAAAA8AAAAAAAAAAAAAAAAAmAIAAGRycy9k&#10;b3ducmV2LnhtbFBLBQYAAAAABAAEAPUAAACJAwAAAAA=&#10;" adj="20520" fillcolor="#bfb1d0 [1623]" strokecolor="#795d9b [3047]">
                  <v:fill color2="#ece7f1 [503]" rotate="t" angle="180" colors="0 #c9b5e8;22938f #d9cbee;1 #f0eaf9" focus="100%" type="gradient"/>
                  <v:shadow on="t" color="black" opacity="24903f" origin=",.5" offset="0,.55556mm"/>
                  <v:textbox inset="0,0,0,0">
                    <w:txbxContent>
                      <w:p w14:paraId="02F746B9" w14:textId="77777777" w:rsidR="001C49CD" w:rsidRPr="005316EE" w:rsidRDefault="001C49CD" w:rsidP="00115957">
                        <w:pPr>
                          <w:jc w:val="center"/>
                          <w:rPr>
                            <w:sz w:val="16"/>
                            <w:szCs w:val="16"/>
                            <w:lang w:val="en-US"/>
                          </w:rPr>
                        </w:pPr>
                        <w:r>
                          <w:rPr>
                            <w:sz w:val="16"/>
                            <w:szCs w:val="16"/>
                            <w:lang w:val="en-US"/>
                          </w:rPr>
                          <w:t>Previous Executed Step</w:t>
                        </w:r>
                      </w:p>
                    </w:txbxContent>
                  </v:textbox>
                </v:shape>
                <v:shape id="Snip Single Corner Rectangle 528" o:spid="_x0000_s1514" style="position:absolute;left:21029;top:18485;width:8242;height:2318;visibility:visible;mso-wrap-style:square;v-text-anchor:middle" coordsize="824230,2317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sQMsIA&#10;AADcAAAADwAAAGRycy9kb3ducmV2LnhtbERPz2vCMBS+D/wfwhO8zVRxY1TTok5xsNOqiMdn82yL&#10;zUuXRO3+++Uw2PHj+73Ie9OKOznfWFYwGScgiEurG64UHPbb5zcQPiBrbC2Tgh/ykGeDpwWm2j74&#10;i+5FqEQMYZ+igjqELpXSlzUZ9GPbEUfuYp3BEKGrpHb4iOGmldMkeZUGG44NNXa0rqm8FjejAGfv&#10;chYu/H09b3blcXVzRXP6VGo07JdzEIH68C/+c39oBS/TuDaeiUdAZ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KxAywgAAANwAAAAPAAAAAAAAAAAAAAAAAJgCAABkcnMvZG93&#10;bnJldi54bWxQSwUGAAAAAAQABAD1AAAAhwMAAAAA&#10;" adj="-11796480,,5400" path="m,l793256,r30974,30974l824230,231775,,231775,,xe" fillcolor="#a7bfde [1620]" strokecolor="#4579b8 [3044]">
                  <v:fill color2="#e4ecf5 [500]" rotate="t" angle="180" colors="0 #a3c4ff;22938f #bfd5ff;1 #e5eeff" focus="100%" type="gradient"/>
                  <v:stroke joinstyle="miter"/>
                  <v:formulas/>
                  <v:path arrowok="t" o:connecttype="custom" o:connectlocs="0,0;793256,0;824230,30974;824230,231775;0,231775;0,0" o:connectangles="0,0,0,0,0,0" textboxrect="0,0,824230,231775"/>
                  <v:textbox>
                    <w:txbxContent>
                      <w:p w14:paraId="139E752D" w14:textId="77777777" w:rsidR="001C49CD" w:rsidRDefault="001C49CD" w:rsidP="0044258F">
                        <w:pPr>
                          <w:pStyle w:val="NormalWeb"/>
                          <w:spacing w:before="0" w:beforeAutospacing="0" w:after="0" w:afterAutospacing="0"/>
                          <w:jc w:val="both"/>
                        </w:pPr>
                        <w:r>
                          <w:rPr>
                            <w:rFonts w:ascii="Arial" w:eastAsia="Times New Roman" w:hAnsi="Arial"/>
                            <w:color w:val="000000"/>
                            <w:sz w:val="18"/>
                            <w:szCs w:val="18"/>
                            <w:lang w:val="fr-FR"/>
                          </w:rPr>
                          <w:t>TF_G_112</w:t>
                        </w:r>
                      </w:p>
                    </w:txbxContent>
                  </v:textbox>
                </v:shape>
                <v:shape id="Pentagone 64" o:spid="_x0000_s1515" type="#_x0000_t15" style="position:absolute;left:2857;top:2344;width:18098;height:1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pu8sYA&#10;AADcAAAADwAAAGRycy9kb3ducmV2LnhtbESPzWrDMBCE74W+g9hCb43ckIbGiRJag6ldcsn/dbE2&#10;tom1Mpaa2G9fFQI9DjPzDbNY9aYRV+pcbVnB6ygCQVxYXXOpYL9LX95BOI+ssbFMCgZysFo+Piww&#10;1vbGG7pufSkChF2MCirv21hKV1Rk0I1sSxy8s+0M+iC7UuoObwFuGjmOoqk0WHNYqLClpKLisv0x&#10;Cta7crJJ0kl++d5/HYZjn58+s1yp56f+Yw7CU+//w/d2phW8jWfwdyYc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Npu8sYAAADcAAAADwAAAAAAAAAAAAAAAACYAgAAZHJz&#10;L2Rvd25yZXYueG1sUEsFBgAAAAAEAAQA9QAAAIsDAAAAAA==&#10;" adj="20520" fillcolor="#413253 [1639]" strokecolor="#795d9b [3047]">
                  <v:fill color2="#775c99 [3015]" rotate="t" angle="180" colors="0 #5d417e;52429f #7b58a6;1 #7b57a8" focus="100%" type="gradient">
                    <o:fill v:ext="view" type="gradientUnscaled"/>
                  </v:fill>
                  <v:shadow on="t" color="black" opacity="22937f" origin=",.5" offset="0,.63889mm"/>
                  <v:textbox inset="0,0,0,0">
                    <w:txbxContent>
                      <w:p w14:paraId="0573BBCF" w14:textId="77777777" w:rsidR="001C49CD" w:rsidRPr="005316EE" w:rsidRDefault="001C49CD" w:rsidP="00115957">
                        <w:pPr>
                          <w:jc w:val="center"/>
                          <w:rPr>
                            <w:sz w:val="16"/>
                            <w:szCs w:val="16"/>
                            <w:lang w:val="en-US"/>
                          </w:rPr>
                        </w:pPr>
                        <w:r>
                          <w:rPr>
                            <w:sz w:val="16"/>
                            <w:szCs w:val="16"/>
                            <w:lang w:val="en-US"/>
                          </w:rPr>
                          <w:t>Selected cycle</w:t>
                        </w:r>
                      </w:p>
                    </w:txbxContent>
                  </v:textbox>
                </v:shape>
                <v:shape id="Pentagone 64" o:spid="_x0000_s1516" type="#_x0000_t15" style="position:absolute;left:2852;top:5202;width:18098;height:1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fjmsEA&#10;AADcAAAADwAAAGRycy9kb3ducmV2LnhtbERPyW7CMBC9I/EP1iD1Bk6XQJRiUBdVhRsQPmCIhyTC&#10;Hke2C+nf14dKHJ/evlwP1ogr+dA5VvA4y0AQ10533Cg4Vl/TAkSIyBqNY1LwSwHWq/FoiaV2N97T&#10;9RAbkUI4lKigjbEvpQx1SxbDzPXEiTs7bzEm6BupPd5SuDXyKcvm0mLHqaHFnj5aqi+HH6vg0r3v&#10;Fp+Fybc+y79fTFWczlWh1MNkeHsFEWmId/G/e6MV5M9pfjqTjoB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tn45rBAAAA3AAAAA8AAAAAAAAAAAAAAAAAmAIAAGRycy9kb3du&#10;cmV2LnhtbFBLBQYAAAAABAAEAPUAAACGAwAAAAA=&#10;" adj="20520" fillcolor="#bfb1d0 [1623]" strokecolor="#795d9b [3047]">
                  <v:fill color2="#ece7f1 [503]" rotate="t" angle="180" colors="0 #c9b5e8;22938f #d9cbee;1 #f0eaf9" focus="100%" type="gradient"/>
                  <v:shadow on="t" color="black" opacity="24903f" origin=",.5" offset="0,.55556mm"/>
                  <v:textbox inset="0,0,0,0">
                    <w:txbxContent>
                      <w:p w14:paraId="332EC193" w14:textId="77777777" w:rsidR="001C49CD" w:rsidRPr="005316EE" w:rsidRDefault="001C49CD" w:rsidP="00115957">
                        <w:pPr>
                          <w:jc w:val="center"/>
                          <w:rPr>
                            <w:sz w:val="16"/>
                            <w:szCs w:val="16"/>
                            <w:lang w:val="en-US"/>
                          </w:rPr>
                        </w:pPr>
                        <w:r>
                          <w:rPr>
                            <w:sz w:val="16"/>
                            <w:szCs w:val="16"/>
                            <w:lang w:val="en-US"/>
                          </w:rPr>
                          <w:t>Previous Selected cycle</w:t>
                        </w:r>
                      </w:p>
                    </w:txbxContent>
                  </v:textbox>
                </v:shape>
                <w10:anchorlock/>
              </v:group>
            </w:pict>
          </mc:Fallback>
        </mc:AlternateContent>
      </w:r>
    </w:p>
    <w:p w14:paraId="74062328" w14:textId="77777777" w:rsidR="00115957" w:rsidRDefault="00662EAC" w:rsidP="00662EAC">
      <w:pPr>
        <w:pStyle w:val="Caption"/>
        <w:jc w:val="center"/>
      </w:pPr>
      <w:r>
        <w:t xml:space="preserve">Figure </w:t>
      </w:r>
      <w:r>
        <w:fldChar w:fldCharType="begin"/>
      </w:r>
      <w:r>
        <w:instrText xml:space="preserve"> SEQ Figure \* ARABIC </w:instrText>
      </w:r>
      <w:r>
        <w:fldChar w:fldCharType="separate"/>
      </w:r>
      <w:r w:rsidR="00834BB3">
        <w:rPr>
          <w:noProof/>
        </w:rPr>
        <w:t>5</w:t>
      </w:r>
      <w:r>
        <w:fldChar w:fldCharType="end"/>
      </w:r>
      <w:r>
        <w:t xml:space="preserve"> </w:t>
      </w:r>
      <w:r w:rsidRPr="00DC1A00">
        <w:t>M_ExtractStepParameters</w:t>
      </w:r>
      <w:r>
        <w:t xml:space="preserve"> overview</w:t>
      </w:r>
    </w:p>
    <w:p w14:paraId="2A7FBD74" w14:textId="77777777" w:rsidR="00662EAC" w:rsidRDefault="00662EAC" w:rsidP="00662EAC"/>
    <w:p w14:paraId="0193DD31" w14:textId="77777777" w:rsidR="00FE3C43" w:rsidRDefault="00FE3C43" w:rsidP="00FE3C43">
      <w:pPr>
        <w:ind w:left="72" w:firstLine="708"/>
      </w:pPr>
      <w:r>
        <w:t xml:space="preserve">The selected cycle input is read by using the  RTE interface: </w:t>
      </w:r>
    </w:p>
    <w:p w14:paraId="2099504F" w14:textId="77777777" w:rsidR="00FE3C43" w:rsidRDefault="00FE3C43" w:rsidP="00FE3C43">
      <w:pPr>
        <w:ind w:left="72" w:firstLine="708"/>
        <w:rPr>
          <w:b/>
        </w:rPr>
      </w:pPr>
      <w:r>
        <w:t xml:space="preserve">The previous selected cycle is read by using the static data </w:t>
      </w:r>
      <w:r w:rsidRPr="000F342F">
        <w:rPr>
          <w:b/>
        </w:rPr>
        <w:t>u8PreviousSelectedCycle</w:t>
      </w:r>
      <w:r w:rsidR="00747CB6">
        <w:rPr>
          <w:b/>
        </w:rPr>
        <w:t xml:space="preserve"> </w:t>
      </w:r>
      <w:r w:rsidR="00747CB6" w:rsidRPr="00747CB6">
        <w:t>data.</w:t>
      </w:r>
    </w:p>
    <w:p w14:paraId="34AAA052" w14:textId="77777777" w:rsidR="00FE3C43" w:rsidRDefault="00FE3C43" w:rsidP="00FE3C43">
      <w:pPr>
        <w:ind w:left="72" w:firstLine="708"/>
      </w:pPr>
      <w:r>
        <w:lastRenderedPageBreak/>
        <w:t xml:space="preserve">The step identifier input is provided by  </w:t>
      </w:r>
      <w:r w:rsidR="00747CB6" w:rsidRPr="00747CB6">
        <w:rPr>
          <w:i/>
        </w:rPr>
        <w:fldChar w:fldCharType="begin"/>
      </w:r>
      <w:r w:rsidR="00747CB6" w:rsidRPr="00747CB6">
        <w:rPr>
          <w:i/>
        </w:rPr>
        <w:instrText xml:space="preserve"> REF _Ref315076461 \h </w:instrText>
      </w:r>
      <w:r w:rsidR="00747CB6">
        <w:rPr>
          <w:i/>
        </w:rPr>
        <w:instrText xml:space="preserve"> \* MERGEFORMAT </w:instrText>
      </w:r>
      <w:r w:rsidR="00747CB6" w:rsidRPr="00747CB6">
        <w:rPr>
          <w:i/>
        </w:rPr>
      </w:r>
      <w:r w:rsidR="00747CB6" w:rsidRPr="00747CB6">
        <w:rPr>
          <w:i/>
        </w:rPr>
        <w:fldChar w:fldCharType="separate"/>
      </w:r>
      <w:r w:rsidR="00834BB3" w:rsidRPr="005070D3">
        <w:rPr>
          <w:i/>
        </w:rPr>
        <w:t>M_SelectStepId</w:t>
      </w:r>
      <w:r w:rsidR="00747CB6" w:rsidRPr="00747CB6">
        <w:rPr>
          <w:i/>
        </w:rPr>
        <w:fldChar w:fldCharType="end"/>
      </w:r>
      <w:r w:rsidR="00747CB6">
        <w:t xml:space="preserve"> function</w:t>
      </w:r>
      <w:r w:rsidR="00B54BFF">
        <w:t xml:space="preserve"> (</w:t>
      </w:r>
      <w:r w:rsidR="00B54BFF" w:rsidRPr="00B54BFF">
        <w:rPr>
          <w:b/>
        </w:rPr>
        <w:t>u8StepIdentifier</w:t>
      </w:r>
      <w:r w:rsidR="00B54BFF">
        <w:t>)</w:t>
      </w:r>
      <w:r w:rsidR="00747CB6">
        <w:t>.</w:t>
      </w:r>
    </w:p>
    <w:p w14:paraId="10D542EB" w14:textId="77777777" w:rsidR="00747CB6" w:rsidRDefault="00747CB6" w:rsidP="00FE3C43">
      <w:pPr>
        <w:ind w:left="72" w:firstLine="708"/>
      </w:pPr>
      <w:r>
        <w:t xml:space="preserve">The previous executed step is read by using the </w:t>
      </w:r>
      <w:r w:rsidRPr="00E561DA">
        <w:rPr>
          <w:b/>
        </w:rPr>
        <w:t>u8Previous</w:t>
      </w:r>
      <w:r>
        <w:rPr>
          <w:b/>
        </w:rPr>
        <w:t>Executed</w:t>
      </w:r>
      <w:r w:rsidRPr="00E561DA">
        <w:rPr>
          <w:b/>
        </w:rPr>
        <w:t>Step</w:t>
      </w:r>
      <w:r>
        <w:rPr>
          <w:b/>
        </w:rPr>
        <w:t xml:space="preserve"> </w:t>
      </w:r>
      <w:r>
        <w:t>data.</w:t>
      </w:r>
    </w:p>
    <w:p w14:paraId="6074FA63" w14:textId="77777777" w:rsidR="00747CB6" w:rsidRDefault="00747CB6" w:rsidP="00FE3C43">
      <w:pPr>
        <w:ind w:left="72" w:firstLine="708"/>
      </w:pPr>
    </w:p>
    <w:p w14:paraId="02B69554" w14:textId="77777777" w:rsidR="00747CB6" w:rsidRDefault="00747CB6" w:rsidP="00747CB6">
      <w:pPr>
        <w:ind w:left="780"/>
      </w:pPr>
      <w:r>
        <w:t>The step validity status is provided to other BFE functions in order to know the status of the step identifier</w:t>
      </w:r>
      <w:r w:rsidR="00871F8F">
        <w:t>:</w:t>
      </w:r>
      <w:r>
        <w:t xml:space="preserve"> </w:t>
      </w:r>
      <w:r w:rsidRPr="00747CB6">
        <w:rPr>
          <w:b/>
        </w:rPr>
        <w:t>eStepValidity</w:t>
      </w:r>
      <w:r w:rsidRPr="00747CB6">
        <w:t>.</w:t>
      </w:r>
    </w:p>
    <w:p w14:paraId="318B5BC8" w14:textId="77777777" w:rsidR="00747CB6" w:rsidRPr="00747CB6" w:rsidRDefault="00747CB6" w:rsidP="00747CB6">
      <w:pPr>
        <w:ind w:left="780"/>
      </w:pPr>
      <w:r>
        <w:t>The step parameters is a data structure that is used internally by the BFE to prepare the step execution</w:t>
      </w:r>
      <w:r w:rsidR="00871F8F">
        <w:t>:</w:t>
      </w:r>
      <w:r>
        <w:t xml:space="preserve"> </w:t>
      </w:r>
      <w:r w:rsidRPr="00747CB6">
        <w:rPr>
          <w:b/>
        </w:rPr>
        <w:t>stStepParameters</w:t>
      </w:r>
      <w:r>
        <w:t>.</w:t>
      </w:r>
    </w:p>
    <w:p w14:paraId="4A4CDE33" w14:textId="77777777" w:rsidR="00FE3C43" w:rsidRDefault="00FE3C43" w:rsidP="00662EAC"/>
    <w:p w14:paraId="01F53382" w14:textId="77777777" w:rsidR="008961B1" w:rsidRDefault="008961B1" w:rsidP="008961B1">
      <w:pPr>
        <w:ind w:left="72" w:firstLine="708"/>
      </w:pPr>
      <w:r>
        <w:t>POST BUILD parameters:</w:t>
      </w:r>
    </w:p>
    <w:p w14:paraId="36C5A1B3" w14:textId="77777777" w:rsidR="008961B1" w:rsidRDefault="008961B1" w:rsidP="00662EAC"/>
    <w:p w14:paraId="56D90E98" w14:textId="77777777" w:rsidR="008961B1" w:rsidRDefault="00C20B33" w:rsidP="00C20B33">
      <w:pPr>
        <w:ind w:left="780"/>
      </w:pPr>
      <w:r>
        <w:t xml:space="preserve">Cycle parameters (aka Belt functions parameters) is the array that contains the configuration for all belt functions manages by the application. This table is accessed thru </w:t>
      </w:r>
      <w:r w:rsidRPr="00C20B33">
        <w:rPr>
          <w:b/>
        </w:rPr>
        <w:t>NVP_au8BeltProfilesDefinitions</w:t>
      </w:r>
      <w:r>
        <w:t xml:space="preserve"> alias.</w:t>
      </w:r>
    </w:p>
    <w:p w14:paraId="6011C165" w14:textId="77777777" w:rsidR="00C20B33" w:rsidRDefault="00C20B33" w:rsidP="00C20B33">
      <w:pPr>
        <w:ind w:left="780"/>
      </w:pPr>
      <w:r>
        <w:t xml:space="preserve">Steps parameters is the array that contains the configuration of all steps managed by the application. This table is accessed thru </w:t>
      </w:r>
      <w:r w:rsidRPr="00C20B33">
        <w:rPr>
          <w:b/>
        </w:rPr>
        <w:t>NVP_au8StepsDefinitions</w:t>
      </w:r>
      <w:r>
        <w:t xml:space="preserve"> alias.</w:t>
      </w:r>
    </w:p>
    <w:p w14:paraId="24353A47" w14:textId="77777777" w:rsidR="008961B1" w:rsidRPr="00662EAC" w:rsidRDefault="008961B1" w:rsidP="00662EAC"/>
    <w:p w14:paraId="29096F90" w14:textId="77777777" w:rsidR="003427A0" w:rsidRDefault="003427A0" w:rsidP="00B347F8">
      <w:pPr>
        <w:pStyle w:val="ListParagraph"/>
        <w:numPr>
          <w:ilvl w:val="0"/>
          <w:numId w:val="23"/>
        </w:numPr>
        <w:spacing w:before="40" w:after="40"/>
        <w:rPr>
          <w:b/>
        </w:rPr>
      </w:pPr>
      <w:r w:rsidRPr="00B347F8">
        <w:rPr>
          <w:b/>
        </w:rPr>
        <w:t>Returned values</w:t>
      </w:r>
      <w:r w:rsidR="00871F8F">
        <w:rPr>
          <w:b/>
        </w:rPr>
        <w:t>:</w:t>
      </w:r>
    </w:p>
    <w:p w14:paraId="6A09C2DF" w14:textId="77777777" w:rsidR="00235B6F" w:rsidRPr="00235B6F" w:rsidRDefault="00235B6F" w:rsidP="00235B6F">
      <w:pPr>
        <w:pStyle w:val="ListParagraph"/>
        <w:spacing w:before="40" w:after="40"/>
        <w:ind w:left="780"/>
      </w:pPr>
      <w:r>
        <w:t>None.</w:t>
      </w:r>
    </w:p>
    <w:p w14:paraId="1385E3DE" w14:textId="77777777" w:rsidR="003427A0" w:rsidRDefault="003427A0" w:rsidP="003427A0"/>
    <w:p w14:paraId="128382FC" w14:textId="77777777" w:rsidR="003427A0" w:rsidRDefault="003427A0" w:rsidP="006B59B2"/>
    <w:p w14:paraId="5A44AE06" w14:textId="77777777" w:rsidR="003D3E91" w:rsidRDefault="003D3E91">
      <w:pPr>
        <w:jc w:val="left"/>
        <w:rPr>
          <w:rFonts w:ascii="Arial (W1)" w:hAnsi="Arial (W1)"/>
          <w:b/>
        </w:rPr>
      </w:pPr>
      <w:bookmarkStart w:id="194" w:name="_Ref359930795"/>
      <w:r>
        <w:br w:type="page"/>
      </w:r>
    </w:p>
    <w:p w14:paraId="17D50A07" w14:textId="77777777" w:rsidR="003427A0" w:rsidRDefault="00102C7D" w:rsidP="00102C7D">
      <w:pPr>
        <w:pStyle w:val="Heading4"/>
      </w:pPr>
      <w:bookmarkStart w:id="195" w:name="_Ref360538815"/>
      <w:bookmarkStart w:id="196" w:name="_Toc396742530"/>
      <w:r w:rsidRPr="00102C7D">
        <w:lastRenderedPageBreak/>
        <w:t>M_ControlStepExecution</w:t>
      </w:r>
      <w:bookmarkEnd w:id="194"/>
      <w:bookmarkEnd w:id="195"/>
      <w:bookmarkEnd w:id="196"/>
    </w:p>
    <w:p w14:paraId="62EE6CF5" w14:textId="77777777" w:rsidR="003427A0" w:rsidRDefault="003427A0" w:rsidP="00B347F8">
      <w:pPr>
        <w:pStyle w:val="ListParagraph"/>
        <w:numPr>
          <w:ilvl w:val="0"/>
          <w:numId w:val="23"/>
        </w:numPr>
        <w:spacing w:before="40" w:after="40"/>
        <w:rPr>
          <w:b/>
        </w:rPr>
      </w:pPr>
      <w:r w:rsidRPr="00B347F8">
        <w:rPr>
          <w:b/>
        </w:rPr>
        <w:t>Its finality</w:t>
      </w:r>
      <w:r w:rsidR="00871F8F">
        <w:rPr>
          <w:b/>
        </w:rPr>
        <w:t>:</w:t>
      </w:r>
    </w:p>
    <w:p w14:paraId="6FD6D89B" w14:textId="77777777" w:rsidR="00743203" w:rsidRDefault="003D6FAB" w:rsidP="00743203">
      <w:pPr>
        <w:pStyle w:val="ListParagraph"/>
        <w:spacing w:before="40" w:after="40"/>
        <w:ind w:left="780"/>
      </w:pPr>
      <w:r w:rsidRPr="003D6FAB">
        <w:t>The</w:t>
      </w:r>
      <w:r>
        <w:t xml:space="preserve"> goal of this function is to prepare some key data that will be used during the regulation performed at 2ms or 400µs.</w:t>
      </w:r>
    </w:p>
    <w:p w14:paraId="204097D7" w14:textId="77777777" w:rsidR="003D6FAB" w:rsidRPr="003D6FAB" w:rsidRDefault="003D6FAB" w:rsidP="00743203">
      <w:pPr>
        <w:pStyle w:val="ListParagraph"/>
        <w:spacing w:before="40" w:after="40"/>
        <w:ind w:left="780"/>
      </w:pPr>
      <w:r>
        <w:t>These key data are evaluated in this periodic function to reduce the CPU load.</w:t>
      </w:r>
    </w:p>
    <w:p w14:paraId="690DCB60" w14:textId="77777777" w:rsidR="003427A0" w:rsidRDefault="003427A0" w:rsidP="00B347F8">
      <w:pPr>
        <w:pStyle w:val="ListParagraph"/>
        <w:numPr>
          <w:ilvl w:val="0"/>
          <w:numId w:val="23"/>
        </w:numPr>
        <w:spacing w:before="40" w:after="40"/>
        <w:rPr>
          <w:b/>
        </w:rPr>
      </w:pPr>
      <w:r w:rsidRPr="00B347F8">
        <w:rPr>
          <w:b/>
        </w:rPr>
        <w:t>Exported functions used</w:t>
      </w:r>
      <w:r w:rsidR="00871F8F">
        <w:rPr>
          <w:b/>
        </w:rPr>
        <w:t>:</w:t>
      </w:r>
    </w:p>
    <w:p w14:paraId="51400B86" w14:textId="77777777" w:rsidR="0078503E" w:rsidRPr="0078503E" w:rsidRDefault="0078503E" w:rsidP="0078503E">
      <w:pPr>
        <w:pStyle w:val="ListParagraph"/>
        <w:spacing w:before="40" w:after="40"/>
        <w:ind w:left="780"/>
      </w:pPr>
      <w:r w:rsidRPr="0078503E">
        <w:t>None.</w:t>
      </w:r>
    </w:p>
    <w:p w14:paraId="2106F1DE" w14:textId="77777777" w:rsidR="003427A0" w:rsidRDefault="003427A0" w:rsidP="00B347F8">
      <w:pPr>
        <w:pStyle w:val="ListParagraph"/>
        <w:numPr>
          <w:ilvl w:val="0"/>
          <w:numId w:val="23"/>
        </w:numPr>
        <w:spacing w:before="40" w:after="40"/>
        <w:rPr>
          <w:b/>
        </w:rPr>
      </w:pPr>
      <w:r w:rsidRPr="00B347F8">
        <w:rPr>
          <w:b/>
        </w:rPr>
        <w:t>Exported variables used</w:t>
      </w:r>
      <w:r w:rsidR="00871F8F">
        <w:rPr>
          <w:b/>
        </w:rPr>
        <w:t>:</w:t>
      </w:r>
    </w:p>
    <w:p w14:paraId="2279917D" w14:textId="77777777" w:rsidR="0078503E" w:rsidRPr="0078503E" w:rsidRDefault="0078503E" w:rsidP="0078503E">
      <w:pPr>
        <w:pStyle w:val="ListParagraph"/>
        <w:spacing w:before="40" w:after="40"/>
        <w:ind w:left="780"/>
      </w:pPr>
      <w:r>
        <w:t>None.</w:t>
      </w:r>
    </w:p>
    <w:p w14:paraId="2CCF38F6" w14:textId="77777777" w:rsidR="003427A0" w:rsidRPr="00B347F8" w:rsidRDefault="003427A0" w:rsidP="00B347F8">
      <w:pPr>
        <w:pStyle w:val="ListParagraph"/>
        <w:numPr>
          <w:ilvl w:val="0"/>
          <w:numId w:val="23"/>
        </w:numPr>
        <w:spacing w:before="40" w:after="40"/>
        <w:rPr>
          <w:b/>
        </w:rPr>
      </w:pPr>
      <w:r w:rsidRPr="00B347F8">
        <w:rPr>
          <w:b/>
        </w:rPr>
        <w:t>Object</w:t>
      </w:r>
      <w:r w:rsidR="00871F8F">
        <w:rPr>
          <w:b/>
        </w:rPr>
        <w:t>:</w:t>
      </w:r>
    </w:p>
    <w:p w14:paraId="24C8F2F6" w14:textId="77777777" w:rsidR="003427A0" w:rsidRDefault="003427A0" w:rsidP="00B347F8">
      <w:pPr>
        <w:pStyle w:val="ListParagraph"/>
        <w:numPr>
          <w:ilvl w:val="0"/>
          <w:numId w:val="23"/>
        </w:numPr>
        <w:spacing w:before="40" w:after="40"/>
        <w:rPr>
          <w:b/>
        </w:rPr>
      </w:pPr>
      <w:r w:rsidRPr="00B347F8">
        <w:rPr>
          <w:b/>
        </w:rPr>
        <w:t>Entering and outgoing parameters</w:t>
      </w:r>
      <w:r w:rsidR="00871F8F">
        <w:rPr>
          <w:b/>
        </w:rPr>
        <w:t>:</w:t>
      </w:r>
    </w:p>
    <w:p w14:paraId="4C1D86AE" w14:textId="77777777" w:rsidR="0078503E" w:rsidRPr="0078503E" w:rsidRDefault="0078503E" w:rsidP="0078503E">
      <w:pPr>
        <w:pStyle w:val="ListParagraph"/>
        <w:spacing w:before="40" w:after="40"/>
        <w:ind w:left="780"/>
      </w:pPr>
      <w:r>
        <w:t>None.</w:t>
      </w:r>
    </w:p>
    <w:p w14:paraId="23C4ADB6" w14:textId="77777777" w:rsidR="003427A0" w:rsidRDefault="003427A0" w:rsidP="00B347F8">
      <w:pPr>
        <w:pStyle w:val="ListParagraph"/>
        <w:numPr>
          <w:ilvl w:val="0"/>
          <w:numId w:val="23"/>
        </w:numPr>
        <w:spacing w:before="40" w:after="40"/>
        <w:rPr>
          <w:b/>
        </w:rPr>
      </w:pPr>
      <w:r w:rsidRPr="00B347F8">
        <w:rPr>
          <w:b/>
        </w:rPr>
        <w:t>Period</w:t>
      </w:r>
      <w:r w:rsidR="00871F8F">
        <w:rPr>
          <w:b/>
        </w:rPr>
        <w:t>:</w:t>
      </w:r>
    </w:p>
    <w:p w14:paraId="4B48D331" w14:textId="77777777" w:rsidR="003D6FAB" w:rsidRPr="003D6FAB" w:rsidRDefault="003D6FAB" w:rsidP="003D6FAB">
      <w:pPr>
        <w:pStyle w:val="ListParagraph"/>
        <w:spacing w:before="40" w:after="40"/>
        <w:ind w:left="780"/>
      </w:pPr>
      <w:r>
        <w:t>This function sha</w:t>
      </w:r>
      <w:r w:rsidR="0078503E">
        <w:t>ll be called every 10</w:t>
      </w:r>
      <w:r>
        <w:t>ms.</w:t>
      </w:r>
    </w:p>
    <w:p w14:paraId="43DAE1DB" w14:textId="77777777" w:rsidR="003427A0" w:rsidRDefault="003427A0" w:rsidP="00B347F8">
      <w:pPr>
        <w:pStyle w:val="ListParagraph"/>
        <w:numPr>
          <w:ilvl w:val="0"/>
          <w:numId w:val="23"/>
        </w:numPr>
        <w:spacing w:before="40" w:after="40"/>
        <w:rPr>
          <w:b/>
        </w:rPr>
      </w:pPr>
      <w:r w:rsidRPr="00B347F8">
        <w:rPr>
          <w:b/>
        </w:rPr>
        <w:t>Who</w:t>
      </w:r>
      <w:r w:rsidR="00871F8F">
        <w:rPr>
          <w:b/>
        </w:rPr>
        <w:t>:</w:t>
      </w:r>
    </w:p>
    <w:p w14:paraId="3F176D58" w14:textId="77777777" w:rsidR="0078503E" w:rsidRPr="0078503E" w:rsidRDefault="0078503E" w:rsidP="00B30EB8">
      <w:pPr>
        <w:pStyle w:val="ListParagraph"/>
        <w:spacing w:before="40" w:after="40"/>
        <w:ind w:left="780"/>
        <w:rPr>
          <w:b/>
        </w:rPr>
      </w:pPr>
      <w:r>
        <w:t xml:space="preserve">This function is called by the exported function in charge of the step scheduling (See </w:t>
      </w:r>
      <w:r>
        <w:fldChar w:fldCharType="begin"/>
      </w:r>
      <w:r>
        <w:instrText xml:space="preserve"> REF _Ref314736287 \w \h </w:instrText>
      </w:r>
      <w:r>
        <w:fldChar w:fldCharType="separate"/>
      </w:r>
      <w:r w:rsidR="00834BB3">
        <w:t>3.2.1</w:t>
      </w:r>
      <w:r>
        <w:fldChar w:fldCharType="end"/>
      </w:r>
      <w:r>
        <w:t xml:space="preserve"> </w:t>
      </w:r>
      <w:r>
        <w:fldChar w:fldCharType="begin"/>
      </w:r>
      <w:r>
        <w:instrText xml:space="preserve"> REF _Ref359490423 \h </w:instrText>
      </w:r>
      <w:r>
        <w:fldChar w:fldCharType="separate"/>
      </w:r>
      <w:r w:rsidR="00834BB3">
        <w:t xml:space="preserve">Function </w:t>
      </w:r>
      <w:r w:rsidR="00834BB3">
        <w:rPr>
          <w:i/>
        </w:rPr>
        <w:t>BFE_runScheduleStep</w:t>
      </w:r>
      <w:r>
        <w:fldChar w:fldCharType="end"/>
      </w:r>
      <w:r w:rsidR="00326662">
        <w:t>)</w:t>
      </w:r>
    </w:p>
    <w:p w14:paraId="00CA9A32" w14:textId="77777777" w:rsidR="003427A0" w:rsidRDefault="003427A0" w:rsidP="00B347F8">
      <w:pPr>
        <w:pStyle w:val="ListParagraph"/>
        <w:numPr>
          <w:ilvl w:val="0"/>
          <w:numId w:val="23"/>
        </w:numPr>
        <w:spacing w:before="40" w:after="40"/>
        <w:rPr>
          <w:b/>
        </w:rPr>
      </w:pPr>
      <w:r w:rsidRPr="00B347F8">
        <w:rPr>
          <w:b/>
        </w:rPr>
        <w:t>Items used</w:t>
      </w:r>
      <w:r w:rsidR="00871F8F">
        <w:rPr>
          <w:b/>
        </w:rPr>
        <w:t>:</w:t>
      </w:r>
    </w:p>
    <w:p w14:paraId="778A1FBE" w14:textId="77777777" w:rsidR="00C212D4" w:rsidRDefault="00602E78" w:rsidP="00C212D4">
      <w:pPr>
        <w:pStyle w:val="ListParagraph"/>
        <w:keepNext/>
        <w:spacing w:before="40" w:after="40"/>
        <w:ind w:left="57"/>
      </w:pPr>
      <w:r>
        <w:rPr>
          <w:noProof/>
          <w:lang w:val="fr-FR" w:eastAsia="fr-FR"/>
        </w:rPr>
        <mc:AlternateContent>
          <mc:Choice Requires="wpc">
            <w:drawing>
              <wp:inline distT="0" distB="0" distL="0" distR="0" wp14:anchorId="7042F26D" wp14:editId="535B4305">
                <wp:extent cx="6092456" cy="3939717"/>
                <wp:effectExtent l="0" t="0" r="0" b="3810"/>
                <wp:docPr id="117" name="Zone de dessin 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 name="Zone de texte 7"/>
                        <wps:cNvSpPr txBox="1"/>
                        <wps:spPr>
                          <a:xfrm>
                            <a:off x="2103028" y="87621"/>
                            <a:ext cx="1775460" cy="277266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572C6443" w14:textId="77777777" w:rsidR="001C49CD" w:rsidRPr="003568A6" w:rsidRDefault="001C49CD" w:rsidP="00602E78">
                              <w:pPr>
                                <w:jc w:val="center"/>
                                <w:rPr>
                                  <w:b/>
                                  <w:lang w:val="en-US"/>
                                </w:rPr>
                              </w:pPr>
                              <w:r w:rsidRPr="00602E78">
                                <w:rPr>
                                  <w:b/>
                                </w:rPr>
                                <w:t>M_ControlStepExecution</w:t>
                              </w:r>
                            </w:p>
                          </w:txbxContent>
                        </wps:txbx>
                        <wps:bodyPr rot="0" spcFirstLastPara="0" vertOverflow="overflow" horzOverflow="overflow" vert="horz" wrap="square" lIns="36000" tIns="45720" rIns="36000" bIns="45720" numCol="1" spcCol="0" rtlCol="0" fromWordArt="0" anchor="ctr" anchorCtr="0" forceAA="0" compatLnSpc="1">
                          <a:prstTxWarp prst="textNoShape">
                            <a:avLst/>
                          </a:prstTxWarp>
                          <a:noAutofit/>
                        </wps:bodyPr>
                      </wps:wsp>
                      <wps:wsp>
                        <wps:cNvPr id="27" name="Pentagone 9"/>
                        <wps:cNvSpPr/>
                        <wps:spPr>
                          <a:xfrm>
                            <a:off x="285750" y="1697355"/>
                            <a:ext cx="1809750" cy="180975"/>
                          </a:xfrm>
                          <a:prstGeom prst="homePlate">
                            <a:avLst/>
                          </a:prstGeom>
                        </wps:spPr>
                        <wps:style>
                          <a:lnRef idx="1">
                            <a:schemeClr val="accent4"/>
                          </a:lnRef>
                          <a:fillRef idx="2">
                            <a:schemeClr val="accent4"/>
                          </a:fillRef>
                          <a:effectRef idx="1">
                            <a:schemeClr val="accent4"/>
                          </a:effectRef>
                          <a:fontRef idx="minor">
                            <a:schemeClr val="dk1"/>
                          </a:fontRef>
                        </wps:style>
                        <wps:txbx>
                          <w:txbxContent>
                            <w:p w14:paraId="2FFB9F91" w14:textId="77777777" w:rsidR="001C49CD" w:rsidRPr="005316EE" w:rsidRDefault="001C49CD" w:rsidP="00602E78">
                              <w:pPr>
                                <w:jc w:val="center"/>
                                <w:rPr>
                                  <w:sz w:val="16"/>
                                  <w:szCs w:val="16"/>
                                  <w:lang w:val="en-US"/>
                                </w:rPr>
                              </w:pPr>
                              <w:r>
                                <w:rPr>
                                  <w:sz w:val="16"/>
                                  <w:szCs w:val="16"/>
                                  <w:lang w:val="en-US"/>
                                </w:rPr>
                                <w:t>Step validity status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8" name="Flèche droite à entaille 10"/>
                        <wps:cNvSpPr/>
                        <wps:spPr>
                          <a:xfrm>
                            <a:off x="3888105" y="1177382"/>
                            <a:ext cx="1790700" cy="361950"/>
                          </a:xfrm>
                          <a:prstGeom prst="notchedRightArrow">
                            <a:avLst/>
                          </a:prstGeom>
                        </wps:spPr>
                        <wps:style>
                          <a:lnRef idx="1">
                            <a:schemeClr val="accent6"/>
                          </a:lnRef>
                          <a:fillRef idx="2">
                            <a:schemeClr val="accent6"/>
                          </a:fillRef>
                          <a:effectRef idx="1">
                            <a:schemeClr val="accent6"/>
                          </a:effectRef>
                          <a:fontRef idx="minor">
                            <a:schemeClr val="dk1"/>
                          </a:fontRef>
                        </wps:style>
                        <wps:txbx>
                          <w:txbxContent>
                            <w:p w14:paraId="2B30ADE7" w14:textId="77777777" w:rsidR="001C49CD" w:rsidRPr="003568A6" w:rsidRDefault="001C49CD" w:rsidP="00602E78">
                              <w:pPr>
                                <w:jc w:val="center"/>
                                <w:rPr>
                                  <w:lang w:val="en-US"/>
                                </w:rPr>
                              </w:pPr>
                              <w:r>
                                <w:rPr>
                                  <w:lang w:val="en-US"/>
                                </w:rPr>
                                <w:t>Slope value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0" name="Pentagone 17"/>
                        <wps:cNvSpPr/>
                        <wps:spPr>
                          <a:xfrm>
                            <a:off x="285750" y="2204085"/>
                            <a:ext cx="1809750" cy="180975"/>
                          </a:xfrm>
                          <a:prstGeom prst="homePlate">
                            <a:avLst/>
                          </a:prstGeom>
                        </wps:spPr>
                        <wps:style>
                          <a:lnRef idx="1">
                            <a:schemeClr val="accent4"/>
                          </a:lnRef>
                          <a:fillRef idx="2">
                            <a:schemeClr val="accent4"/>
                          </a:fillRef>
                          <a:effectRef idx="1">
                            <a:schemeClr val="accent4"/>
                          </a:effectRef>
                          <a:fontRef idx="minor">
                            <a:schemeClr val="dk1"/>
                          </a:fontRef>
                        </wps:style>
                        <wps:txbx>
                          <w:txbxContent>
                            <w:p w14:paraId="6F935BB8" w14:textId="77777777" w:rsidR="001C49CD" w:rsidRPr="005316EE" w:rsidRDefault="001C49CD" w:rsidP="00602E78">
                              <w:pPr>
                                <w:jc w:val="center"/>
                                <w:rPr>
                                  <w:sz w:val="16"/>
                                  <w:szCs w:val="16"/>
                                  <w:lang w:val="en-US"/>
                                </w:rPr>
                              </w:pPr>
                              <w:r>
                                <w:rPr>
                                  <w:sz w:val="16"/>
                                  <w:szCs w:val="16"/>
                                  <w:lang w:val="en-US"/>
                                </w:rPr>
                                <w:t>Temperature correction type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6" name="Pentagone 397"/>
                        <wps:cNvSpPr/>
                        <wps:spPr>
                          <a:xfrm>
                            <a:off x="284332" y="177165"/>
                            <a:ext cx="1809750" cy="180975"/>
                          </a:xfrm>
                          <a:prstGeom prst="homePlate">
                            <a:avLst/>
                          </a:prstGeom>
                        </wps:spPr>
                        <wps:style>
                          <a:lnRef idx="1">
                            <a:schemeClr val="accent4"/>
                          </a:lnRef>
                          <a:fillRef idx="3">
                            <a:schemeClr val="accent4"/>
                          </a:fillRef>
                          <a:effectRef idx="2">
                            <a:schemeClr val="accent4"/>
                          </a:effectRef>
                          <a:fontRef idx="minor">
                            <a:schemeClr val="lt1"/>
                          </a:fontRef>
                        </wps:style>
                        <wps:txbx>
                          <w:txbxContent>
                            <w:p w14:paraId="47B0816B" w14:textId="77777777" w:rsidR="001C49CD" w:rsidRPr="005316EE" w:rsidRDefault="001C49CD" w:rsidP="00602E78">
                              <w:pPr>
                                <w:jc w:val="center"/>
                                <w:rPr>
                                  <w:sz w:val="16"/>
                                  <w:szCs w:val="16"/>
                                  <w:lang w:val="en-US"/>
                                </w:rPr>
                              </w:pPr>
                              <w:r>
                                <w:rPr>
                                  <w:sz w:val="16"/>
                                  <w:szCs w:val="16"/>
                                  <w:lang w:val="en-US"/>
                                </w:rPr>
                                <w:t>Internal temperature sensor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7" name="Pentagone 415"/>
                        <wps:cNvSpPr/>
                        <wps:spPr>
                          <a:xfrm>
                            <a:off x="284332" y="430530"/>
                            <a:ext cx="1809750" cy="180975"/>
                          </a:xfrm>
                          <a:prstGeom prst="homePlate">
                            <a:avLst/>
                          </a:prstGeom>
                        </wps:spPr>
                        <wps:style>
                          <a:lnRef idx="1">
                            <a:schemeClr val="accent4"/>
                          </a:lnRef>
                          <a:fillRef idx="3">
                            <a:schemeClr val="accent4"/>
                          </a:fillRef>
                          <a:effectRef idx="2">
                            <a:schemeClr val="accent4"/>
                          </a:effectRef>
                          <a:fontRef idx="minor">
                            <a:schemeClr val="lt1"/>
                          </a:fontRef>
                        </wps:style>
                        <wps:txbx>
                          <w:txbxContent>
                            <w:p w14:paraId="1577B822" w14:textId="77777777" w:rsidR="001C49CD" w:rsidRPr="005316EE" w:rsidRDefault="001C49CD" w:rsidP="00602E78">
                              <w:pPr>
                                <w:jc w:val="center"/>
                                <w:rPr>
                                  <w:sz w:val="16"/>
                                  <w:szCs w:val="16"/>
                                  <w:lang w:val="en-US"/>
                                </w:rPr>
                              </w:pPr>
                              <w:r>
                                <w:rPr>
                                  <w:sz w:val="16"/>
                                  <w:szCs w:val="16"/>
                                  <w:lang w:val="en-US"/>
                                </w:rPr>
                                <w:t>Motor current measured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8" name="Pentagone 416"/>
                        <wps:cNvSpPr/>
                        <wps:spPr>
                          <a:xfrm>
                            <a:off x="284332" y="683895"/>
                            <a:ext cx="1809750" cy="180975"/>
                          </a:xfrm>
                          <a:prstGeom prst="homePlate">
                            <a:avLst/>
                          </a:prstGeom>
                        </wps:spPr>
                        <wps:style>
                          <a:lnRef idx="1">
                            <a:schemeClr val="accent4"/>
                          </a:lnRef>
                          <a:fillRef idx="3">
                            <a:schemeClr val="accent4"/>
                          </a:fillRef>
                          <a:effectRef idx="2">
                            <a:schemeClr val="accent4"/>
                          </a:effectRef>
                          <a:fontRef idx="minor">
                            <a:schemeClr val="lt1"/>
                          </a:fontRef>
                        </wps:style>
                        <wps:txbx>
                          <w:txbxContent>
                            <w:p w14:paraId="1AB3CCA8" w14:textId="77777777" w:rsidR="001C49CD" w:rsidRPr="005316EE" w:rsidRDefault="001C49CD" w:rsidP="00602E78">
                              <w:pPr>
                                <w:jc w:val="center"/>
                                <w:rPr>
                                  <w:sz w:val="16"/>
                                  <w:szCs w:val="16"/>
                                  <w:lang w:val="en-US"/>
                                </w:rPr>
                              </w:pPr>
                              <w:r>
                                <w:rPr>
                                  <w:sz w:val="16"/>
                                  <w:szCs w:val="16"/>
                                  <w:lang w:val="en-US"/>
                                </w:rPr>
                                <w:t>Battery voltage measured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9" name="Pentagone 417"/>
                        <wps:cNvSpPr/>
                        <wps:spPr>
                          <a:xfrm>
                            <a:off x="285750" y="1443990"/>
                            <a:ext cx="1809750" cy="180975"/>
                          </a:xfrm>
                          <a:prstGeom prst="homePlate">
                            <a:avLst/>
                          </a:prstGeom>
                        </wps:spPr>
                        <wps:style>
                          <a:lnRef idx="1">
                            <a:schemeClr val="accent4"/>
                          </a:lnRef>
                          <a:fillRef idx="2">
                            <a:schemeClr val="accent4"/>
                          </a:fillRef>
                          <a:effectRef idx="1">
                            <a:schemeClr val="accent4"/>
                          </a:effectRef>
                          <a:fontRef idx="minor">
                            <a:schemeClr val="dk1"/>
                          </a:fontRef>
                        </wps:style>
                        <wps:txbx>
                          <w:txbxContent>
                            <w:p w14:paraId="00A7905E" w14:textId="77777777" w:rsidR="001C49CD" w:rsidRPr="005316EE" w:rsidRDefault="001C49CD" w:rsidP="00602E78">
                              <w:pPr>
                                <w:jc w:val="center"/>
                                <w:rPr>
                                  <w:sz w:val="16"/>
                                  <w:szCs w:val="16"/>
                                  <w:lang w:val="en-US"/>
                                </w:rPr>
                              </w:pPr>
                              <w:r>
                                <w:rPr>
                                  <w:sz w:val="16"/>
                                  <w:szCs w:val="16"/>
                                  <w:lang w:val="en-US"/>
                                </w:rPr>
                                <w:t>Step parameters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3" name="Rectangle avec flèche vers le haut 419"/>
                        <wps:cNvSpPr/>
                        <wps:spPr>
                          <a:xfrm>
                            <a:off x="2084370" y="2859843"/>
                            <a:ext cx="1792605" cy="996053"/>
                          </a:xfrm>
                          <a:prstGeom prst="upArrowCallout">
                            <a:avLst>
                              <a:gd name="adj1" fmla="val 5700"/>
                              <a:gd name="adj2" fmla="val 6577"/>
                              <a:gd name="adj3" fmla="val 9145"/>
                              <a:gd name="adj4" fmla="val 81652"/>
                            </a:avLst>
                          </a:prstGeom>
                        </wps:spPr>
                        <wps:style>
                          <a:lnRef idx="1">
                            <a:schemeClr val="dk1"/>
                          </a:lnRef>
                          <a:fillRef idx="2">
                            <a:schemeClr val="dk1"/>
                          </a:fillRef>
                          <a:effectRef idx="1">
                            <a:schemeClr val="dk1"/>
                          </a:effectRef>
                          <a:fontRef idx="minor">
                            <a:schemeClr val="dk1"/>
                          </a:fontRef>
                        </wps:style>
                        <wps:txbx>
                          <w:txbxContent>
                            <w:p w14:paraId="16006787" w14:textId="77777777" w:rsidR="001C49CD" w:rsidRPr="00D9207A" w:rsidRDefault="001C49CD" w:rsidP="00602E78">
                              <w:pPr>
                                <w:pStyle w:val="NormalWeb"/>
                                <w:spacing w:before="0" w:beforeAutospacing="0" w:after="0" w:afterAutospacing="0"/>
                                <w:jc w:val="center"/>
                                <w:rPr>
                                  <w:lang w:val="en-US"/>
                                </w:rPr>
                              </w:pPr>
                              <w:r>
                                <w:rPr>
                                  <w:rFonts w:ascii="Arial" w:eastAsia="Times New Roman" w:hAnsi="Arial"/>
                                  <w:sz w:val="20"/>
                                  <w:szCs w:val="20"/>
                                  <w:lang w:val="en-US"/>
                                </w:rPr>
                                <w:t>Lookup tables for temperature correction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Pentagone 420"/>
                        <wps:cNvSpPr/>
                        <wps:spPr>
                          <a:xfrm>
                            <a:off x="285750" y="937282"/>
                            <a:ext cx="1809750" cy="180975"/>
                          </a:xfrm>
                          <a:prstGeom prst="homePlate">
                            <a:avLst/>
                          </a:prstGeom>
                        </wps:spPr>
                        <wps:style>
                          <a:lnRef idx="1">
                            <a:schemeClr val="accent4"/>
                          </a:lnRef>
                          <a:fillRef idx="3">
                            <a:schemeClr val="accent4"/>
                          </a:fillRef>
                          <a:effectRef idx="2">
                            <a:schemeClr val="accent4"/>
                          </a:effectRef>
                          <a:fontRef idx="minor">
                            <a:schemeClr val="lt1"/>
                          </a:fontRef>
                        </wps:style>
                        <wps:txbx>
                          <w:txbxContent>
                            <w:p w14:paraId="440C3D65" w14:textId="77777777" w:rsidR="001C49CD" w:rsidRPr="005316EE" w:rsidRDefault="001C49CD" w:rsidP="00602E78">
                              <w:pPr>
                                <w:jc w:val="center"/>
                                <w:rPr>
                                  <w:sz w:val="16"/>
                                  <w:szCs w:val="16"/>
                                  <w:lang w:val="en-US"/>
                                </w:rPr>
                              </w:pPr>
                              <w:r>
                                <w:rPr>
                                  <w:sz w:val="16"/>
                                  <w:szCs w:val="16"/>
                                  <w:lang w:val="en-US"/>
                                </w:rPr>
                                <w:t>Motor power order applied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7" name="Snip Single Corner Rectangle 77"/>
                        <wps:cNvSpPr/>
                        <wps:spPr>
                          <a:xfrm>
                            <a:off x="2102944" y="2627587"/>
                            <a:ext cx="824865" cy="232410"/>
                          </a:xfrm>
                          <a:prstGeom prst="snip1Rect">
                            <a:avLst>
                              <a:gd name="adj" fmla="val 13364"/>
                            </a:avLst>
                          </a:prstGeom>
                          <a:effectLst/>
                        </wps:spPr>
                        <wps:style>
                          <a:lnRef idx="1">
                            <a:schemeClr val="accent1"/>
                          </a:lnRef>
                          <a:fillRef idx="2">
                            <a:schemeClr val="accent1"/>
                          </a:fillRef>
                          <a:effectRef idx="1">
                            <a:schemeClr val="accent1"/>
                          </a:effectRef>
                          <a:fontRef idx="minor">
                            <a:schemeClr val="dk1"/>
                          </a:fontRef>
                        </wps:style>
                        <wps:txbx>
                          <w:txbxContent>
                            <w:p w14:paraId="152D8605" w14:textId="77777777" w:rsidR="001C49CD" w:rsidRDefault="001C49CD" w:rsidP="00602E78">
                              <w:pPr>
                                <w:pStyle w:val="NormalWeb"/>
                                <w:spacing w:before="0" w:beforeAutospacing="0" w:after="0" w:afterAutospacing="0"/>
                                <w:jc w:val="both"/>
                              </w:pPr>
                              <w:r>
                                <w:rPr>
                                  <w:rFonts w:ascii="Arial" w:eastAsia="Times New Roman" w:hAnsi="Arial"/>
                                  <w:color w:val="000000"/>
                                  <w:sz w:val="18"/>
                                  <w:szCs w:val="18"/>
                                  <w:lang w:val="fr-FR"/>
                                </w:rPr>
                                <w:t>TF_G_12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Pentagone 418"/>
                        <wps:cNvSpPr/>
                        <wps:spPr>
                          <a:xfrm>
                            <a:off x="285750" y="1190625"/>
                            <a:ext cx="1809750" cy="180975"/>
                          </a:xfrm>
                          <a:prstGeom prst="homePlate">
                            <a:avLst/>
                          </a:prstGeom>
                        </wps:spPr>
                        <wps:style>
                          <a:lnRef idx="1">
                            <a:schemeClr val="accent4"/>
                          </a:lnRef>
                          <a:fillRef idx="3">
                            <a:schemeClr val="accent4"/>
                          </a:fillRef>
                          <a:effectRef idx="2">
                            <a:schemeClr val="accent4"/>
                          </a:effectRef>
                          <a:fontRef idx="minor">
                            <a:schemeClr val="lt1"/>
                          </a:fontRef>
                        </wps:style>
                        <wps:txbx>
                          <w:txbxContent>
                            <w:p w14:paraId="282B8437" w14:textId="77777777" w:rsidR="001C49CD" w:rsidRPr="005316EE" w:rsidRDefault="001C49CD" w:rsidP="00602E78">
                              <w:pPr>
                                <w:jc w:val="center"/>
                                <w:rPr>
                                  <w:sz w:val="16"/>
                                  <w:szCs w:val="16"/>
                                  <w:lang w:val="en-US"/>
                                </w:rPr>
                              </w:pPr>
                              <w:r>
                                <w:rPr>
                                  <w:sz w:val="16"/>
                                  <w:szCs w:val="16"/>
                                  <w:lang w:val="en-US"/>
                                </w:rPr>
                                <w:t>Belt pay out measured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25" name="Pentagone 17"/>
                        <wps:cNvSpPr/>
                        <wps:spPr>
                          <a:xfrm>
                            <a:off x="285750" y="1956554"/>
                            <a:ext cx="1809750" cy="180975"/>
                          </a:xfrm>
                          <a:prstGeom prst="homePlate">
                            <a:avLst/>
                          </a:prstGeom>
                        </wps:spPr>
                        <wps:style>
                          <a:lnRef idx="1">
                            <a:schemeClr val="accent4"/>
                          </a:lnRef>
                          <a:fillRef idx="2">
                            <a:schemeClr val="accent4"/>
                          </a:fillRef>
                          <a:effectRef idx="1">
                            <a:schemeClr val="accent4"/>
                          </a:effectRef>
                          <a:fontRef idx="minor">
                            <a:schemeClr val="dk1"/>
                          </a:fontRef>
                        </wps:style>
                        <wps:txbx>
                          <w:txbxContent>
                            <w:p w14:paraId="39ECA851" w14:textId="77777777" w:rsidR="001C49CD" w:rsidRPr="005316EE" w:rsidRDefault="001C49CD" w:rsidP="00602E78">
                              <w:pPr>
                                <w:jc w:val="center"/>
                                <w:rPr>
                                  <w:sz w:val="16"/>
                                  <w:szCs w:val="16"/>
                                  <w:lang w:val="en-US"/>
                                </w:rPr>
                              </w:pPr>
                              <w:r>
                                <w:rPr>
                                  <w:sz w:val="16"/>
                                  <w:szCs w:val="16"/>
                                  <w:lang w:val="en-US"/>
                                </w:rPr>
                                <w:t>Power degradation factor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31" name="Flèche droite à entaille 10"/>
                        <wps:cNvSpPr/>
                        <wps:spPr>
                          <a:xfrm>
                            <a:off x="3888105" y="1588770"/>
                            <a:ext cx="1790700" cy="361950"/>
                          </a:xfrm>
                          <a:prstGeom prst="notchedRightArrow">
                            <a:avLst/>
                          </a:prstGeom>
                        </wps:spPr>
                        <wps:style>
                          <a:lnRef idx="1">
                            <a:schemeClr val="accent6"/>
                          </a:lnRef>
                          <a:fillRef idx="2">
                            <a:schemeClr val="accent6"/>
                          </a:fillRef>
                          <a:effectRef idx="1">
                            <a:schemeClr val="accent6"/>
                          </a:effectRef>
                          <a:fontRef idx="minor">
                            <a:schemeClr val="dk1"/>
                          </a:fontRef>
                        </wps:style>
                        <wps:txbx>
                          <w:txbxContent>
                            <w:p w14:paraId="306917B8" w14:textId="77777777" w:rsidR="001C49CD" w:rsidRPr="003568A6" w:rsidRDefault="001C49CD" w:rsidP="00602E78">
                              <w:pPr>
                                <w:jc w:val="center"/>
                                <w:rPr>
                                  <w:lang w:val="en-US"/>
                                </w:rPr>
                              </w:pPr>
                              <w:r>
                                <w:rPr>
                                  <w:lang w:val="en-US"/>
                                </w:rPr>
                                <w:t>First step  value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32" name="Flèche droite à entaille 10"/>
                        <wps:cNvSpPr/>
                        <wps:spPr>
                          <a:xfrm>
                            <a:off x="3888105" y="1988735"/>
                            <a:ext cx="1790700" cy="361950"/>
                          </a:xfrm>
                          <a:prstGeom prst="notchedRightArrow">
                            <a:avLst/>
                          </a:prstGeom>
                        </wps:spPr>
                        <wps:style>
                          <a:lnRef idx="1">
                            <a:schemeClr val="accent6"/>
                          </a:lnRef>
                          <a:fillRef idx="2">
                            <a:schemeClr val="accent6"/>
                          </a:fillRef>
                          <a:effectRef idx="1">
                            <a:schemeClr val="accent6"/>
                          </a:effectRef>
                          <a:fontRef idx="minor">
                            <a:schemeClr val="dk1"/>
                          </a:fontRef>
                        </wps:style>
                        <wps:txbx>
                          <w:txbxContent>
                            <w:p w14:paraId="359C6CF4" w14:textId="77777777" w:rsidR="001C49CD" w:rsidRPr="003568A6" w:rsidRDefault="001C49CD" w:rsidP="00C212D4">
                              <w:pPr>
                                <w:jc w:val="center"/>
                                <w:rPr>
                                  <w:lang w:val="en-US"/>
                                </w:rPr>
                              </w:pPr>
                              <w:r>
                                <w:rPr>
                                  <w:lang w:val="en-US"/>
                                </w:rPr>
                                <w:t>Step order type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33" name="Flèche droite à entaille 10"/>
                        <wps:cNvSpPr/>
                        <wps:spPr>
                          <a:xfrm>
                            <a:off x="3888105" y="104775"/>
                            <a:ext cx="1790700" cy="361950"/>
                          </a:xfrm>
                          <a:prstGeom prst="notchedRightArrow">
                            <a:avLst/>
                          </a:prstGeom>
                        </wps:spPr>
                        <wps:style>
                          <a:lnRef idx="1">
                            <a:schemeClr val="accent6"/>
                          </a:lnRef>
                          <a:fillRef idx="2">
                            <a:schemeClr val="accent6"/>
                          </a:fillRef>
                          <a:effectRef idx="1">
                            <a:schemeClr val="accent6"/>
                          </a:effectRef>
                          <a:fontRef idx="minor">
                            <a:schemeClr val="dk1"/>
                          </a:fontRef>
                        </wps:style>
                        <wps:txbx>
                          <w:txbxContent>
                            <w:p w14:paraId="7611543F" w14:textId="77777777" w:rsidR="001C49CD" w:rsidRPr="003568A6" w:rsidRDefault="001C49CD" w:rsidP="00C212D4">
                              <w:pPr>
                                <w:jc w:val="center"/>
                                <w:rPr>
                                  <w:lang w:val="en-US"/>
                                </w:rPr>
                              </w:pPr>
                              <w:r>
                                <w:rPr>
                                  <w:lang w:val="en-US"/>
                                </w:rPr>
                                <w:t>Free Wheel state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35" name="Flèche droite à entaille 10"/>
                        <wps:cNvSpPr/>
                        <wps:spPr>
                          <a:xfrm>
                            <a:off x="3888105" y="502920"/>
                            <a:ext cx="1790700" cy="361950"/>
                          </a:xfrm>
                          <a:prstGeom prst="notchedRightArrow">
                            <a:avLst/>
                          </a:prstGeom>
                        </wps:spPr>
                        <wps:style>
                          <a:lnRef idx="1">
                            <a:schemeClr val="accent6"/>
                          </a:lnRef>
                          <a:fillRef idx="2">
                            <a:schemeClr val="accent6"/>
                          </a:fillRef>
                          <a:effectRef idx="1">
                            <a:schemeClr val="accent6"/>
                          </a:effectRef>
                          <a:fontRef idx="minor">
                            <a:schemeClr val="dk1"/>
                          </a:fontRef>
                        </wps:style>
                        <wps:txbx>
                          <w:txbxContent>
                            <w:p w14:paraId="6E85C897" w14:textId="77777777" w:rsidR="001C49CD" w:rsidRPr="003568A6" w:rsidRDefault="001C49CD" w:rsidP="00C212D4">
                              <w:pPr>
                                <w:jc w:val="center"/>
                                <w:rPr>
                                  <w:lang w:val="en-US"/>
                                </w:rPr>
                              </w:pPr>
                              <w:r>
                                <w:rPr>
                                  <w:lang w:val="en-US"/>
                                </w:rPr>
                                <w:t>Step time out flag</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40" name="Flèche droite à entaille 10"/>
                        <wps:cNvSpPr/>
                        <wps:spPr>
                          <a:xfrm>
                            <a:off x="3888105" y="2385060"/>
                            <a:ext cx="1790700" cy="361950"/>
                          </a:xfrm>
                          <a:prstGeom prst="notchedRightArrow">
                            <a:avLst/>
                          </a:prstGeom>
                        </wps:spPr>
                        <wps:style>
                          <a:lnRef idx="1">
                            <a:schemeClr val="accent6"/>
                          </a:lnRef>
                          <a:fillRef idx="2">
                            <a:schemeClr val="accent6"/>
                          </a:fillRef>
                          <a:effectRef idx="1">
                            <a:schemeClr val="accent6"/>
                          </a:effectRef>
                          <a:fontRef idx="minor">
                            <a:schemeClr val="dk1"/>
                          </a:fontRef>
                        </wps:style>
                        <wps:txbx>
                          <w:txbxContent>
                            <w:p w14:paraId="01E3D571" w14:textId="77777777" w:rsidR="001C49CD" w:rsidRPr="003568A6" w:rsidRDefault="001C49CD" w:rsidP="00C212D4">
                              <w:pPr>
                                <w:jc w:val="center"/>
                                <w:rPr>
                                  <w:lang w:val="en-US"/>
                                </w:rPr>
                              </w:pPr>
                              <w:r>
                                <w:rPr>
                                  <w:lang w:val="en-US"/>
                                </w:rPr>
                                <w:t>Step duration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7042F26D" id="_x0000_s1517" editas="canvas" style="width:479.7pt;height:310.2pt;mso-position-horizontal-relative:char;mso-position-vertical-relative:line" coordsize="60921,39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">
                <v:shape id="_x0000_s1518" type="#_x0000_t75" style="position:absolute;width:60921;height:39395;visibility:visible;mso-wrap-style:square">
                  <v:fill o:detectmouseclick="t"/>
                  <v:path o:connecttype="none"/>
                </v:shape>
                <v:shape id="Zone de texte 7" o:spid="_x0000_s1519" type="#_x0000_t202" style="position:absolute;left:21030;top:876;width:17754;height:27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Wx8MA&#10;AADbAAAADwAAAGRycy9kb3ducmV2LnhtbESP0WrCQBRE3wv+w3KFvtWNQdISXUWEQsEK1voB1+w1&#10;iWbvht1NTP++Kwg+DjNzhlmsBtOInpyvLSuYThIQxIXVNZcKjr+fbx8gfEDW2FgmBX/kYbUcvSww&#10;1/bGP9QfQikihH2OCqoQ2lxKX1Rk0E9sSxy9s3UGQ5SulNrhLcJNI9MkyaTBmuNChS1tKiquh84o&#10;6L/fO7dNp6d019F+d1lnzXDOlHodD+s5iEBDeIYf7S+tIJ3B/Uv8AX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yWx8MAAADb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inset="1mm,,1mm">
                    <w:txbxContent>
                      <w:p w14:paraId="572C6443" w14:textId="77777777" w:rsidR="001C49CD" w:rsidRPr="003568A6" w:rsidRDefault="001C49CD" w:rsidP="00602E78">
                        <w:pPr>
                          <w:jc w:val="center"/>
                          <w:rPr>
                            <w:b/>
                            <w:lang w:val="en-US"/>
                          </w:rPr>
                        </w:pPr>
                        <w:r w:rsidRPr="00602E78">
                          <w:rPr>
                            <w:b/>
                          </w:rPr>
                          <w:t>M_ControlStepExecution</w:t>
                        </w:r>
                      </w:p>
                    </w:txbxContent>
                  </v:textbox>
                </v:shape>
                <v:shape id="Pentagone 9" o:spid="_x0000_s1520" type="#_x0000_t15" style="position:absolute;left:2857;top:16973;width:18098;height:1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LNEcQA&#10;AADbAAAADwAAAGRycy9kb3ducmV2LnhtbESPzW7CMBCE75X6DtZW4lacIn6iFIP4ESrcWtIH2MZL&#10;EmGvI9tA+va4UiWOo5n5RjNf9taIK/nQOlbwNsxAEFdOt1wr+C53rzmIEJE1Gsek4JcCLBfPT3Ms&#10;tLvxF12PsRYJwqFABU2MXSFlqBqyGIauI07eyXmLMUlfS+3xluDWyFGWTaXFltNCgx1tGqrOx4tV&#10;cG7Xn7NtbiYHn00+xqbMf05lrtTgpV+9g4jUx0f4v73XCkYz+PuSfoB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izRHEAAAA2wAAAA8AAAAAAAAAAAAAAAAAmAIAAGRycy9k&#10;b3ducmV2LnhtbFBLBQYAAAAABAAEAPUAAACJAwAAAAA=&#10;" adj="20520" fillcolor="#bfb1d0 [1623]" strokecolor="#795d9b [3047]">
                  <v:fill color2="#ece7f1 [503]" rotate="t" angle="180" colors="0 #c9b5e8;22938f #d9cbee;1 #f0eaf9" focus="100%" type="gradient"/>
                  <v:shadow on="t" color="black" opacity="24903f" origin=",.5" offset="0,.55556mm"/>
                  <v:textbox inset="0,0,0,0">
                    <w:txbxContent>
                      <w:p w14:paraId="2FFB9F91" w14:textId="77777777" w:rsidR="001C49CD" w:rsidRPr="005316EE" w:rsidRDefault="001C49CD" w:rsidP="00602E78">
                        <w:pPr>
                          <w:jc w:val="center"/>
                          <w:rPr>
                            <w:sz w:val="16"/>
                            <w:szCs w:val="16"/>
                            <w:lang w:val="en-US"/>
                          </w:rPr>
                        </w:pPr>
                        <w:r>
                          <w:rPr>
                            <w:sz w:val="16"/>
                            <w:szCs w:val="16"/>
                            <w:lang w:val="en-US"/>
                          </w:rPr>
                          <w:t>Step validity status</w:t>
                        </w:r>
                      </w:p>
                    </w:txbxContent>
                  </v:textbox>
                </v:shape>
                <v:shape id="Flèche droite à entaille 10" o:spid="_x0000_s1521" type="#_x0000_t94" style="position:absolute;left:38881;top:11773;width:17907;height:3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BGW8EA&#10;AADbAAAADwAAAGRycy9kb3ducmV2LnhtbERPz2vCMBS+C/4P4Q28zXQKMjujDEGmUgR1hx2fzVtb&#10;1rx0SbTtf28OgseP7/di1Zla3Mj5yrKCt3ECgji3uuJCwfd58/oOwgdkjbVlUtCTh9VyOFhgqm3L&#10;R7qdQiFiCPsUFZQhNKmUPi/JoB/bhjhyv9YZDBG6QmqHbQw3tZwkyUwarDg2lNjQuqT873Q1CjJ3&#10;mG76n/2uxflX1vT9JftvL0qNXrrPDxCBuvAUP9xbrWASx8Yv8QfI5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sQRlvBAAAA2wAAAA8AAAAAAAAAAAAAAAAAmAIAAGRycy9kb3du&#10;cmV2LnhtbFBLBQYAAAAABAAEAPUAAACGAwAAAAA=&#10;" adj="19417" fillcolor="#fbcaa2 [1625]" strokecolor="#f68c36 [3049]">
                  <v:fill color2="#fdefe3 [505]" rotate="t" angle="180" colors="0 #ffbe86;22938f #ffd0aa;1 #ffebdb" focus="100%" type="gradient"/>
                  <v:shadow on="t" color="black" opacity="24903f" origin=",.5" offset="0,.55556mm"/>
                  <v:textbox inset="0,0,0,0">
                    <w:txbxContent>
                      <w:p w14:paraId="2B30ADE7" w14:textId="77777777" w:rsidR="001C49CD" w:rsidRPr="003568A6" w:rsidRDefault="001C49CD" w:rsidP="00602E78">
                        <w:pPr>
                          <w:jc w:val="center"/>
                          <w:rPr>
                            <w:lang w:val="en-US"/>
                          </w:rPr>
                        </w:pPr>
                        <w:r>
                          <w:rPr>
                            <w:lang w:val="en-US"/>
                          </w:rPr>
                          <w:t>Slope value</w:t>
                        </w:r>
                      </w:p>
                    </w:txbxContent>
                  </v:textbox>
                </v:shape>
                <v:shape id="Pentagone 17" o:spid="_x0000_s1522" type="#_x0000_t15" style="position:absolute;left:2857;top:22040;width:18098;height:1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DuMAA&#10;AADbAAAADwAAAGRycy9kb3ducmV2LnhtbERPS27CMBDdI3EHa5C6A6cfaJRiUFtUATtKOMAQD0mE&#10;PY5sA+nt6wUSy6f3ny97a8SVfGgdK3ieZCCIK6dbrhUcyp9xDiJEZI3GMSn4owDLxXAwx0K7G//S&#10;dR9rkUI4FKigibErpAxVQxbDxHXEiTs5bzEm6GupPd5SuDXyJctm0mLLqaHBjr4bqs77i1Vwbr92&#10;76vcTLc+m67fTJkfT2Wu1NOo//wAEamPD/HdvdEKXtP69CX9ALn4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LDuMAAAADbAAAADwAAAAAAAAAAAAAAAACYAgAAZHJzL2Rvd25y&#10;ZXYueG1sUEsFBgAAAAAEAAQA9QAAAIUDAAAAAA==&#10;" adj="20520" fillcolor="#bfb1d0 [1623]" strokecolor="#795d9b [3047]">
                  <v:fill color2="#ece7f1 [503]" rotate="t" angle="180" colors="0 #c9b5e8;22938f #d9cbee;1 #f0eaf9" focus="100%" type="gradient"/>
                  <v:shadow on="t" color="black" opacity="24903f" origin=",.5" offset="0,.55556mm"/>
                  <v:textbox inset="0,0,0,0">
                    <w:txbxContent>
                      <w:p w14:paraId="6F935BB8" w14:textId="77777777" w:rsidR="001C49CD" w:rsidRPr="005316EE" w:rsidRDefault="001C49CD" w:rsidP="00602E78">
                        <w:pPr>
                          <w:jc w:val="center"/>
                          <w:rPr>
                            <w:sz w:val="16"/>
                            <w:szCs w:val="16"/>
                            <w:lang w:val="en-US"/>
                          </w:rPr>
                        </w:pPr>
                        <w:r>
                          <w:rPr>
                            <w:sz w:val="16"/>
                            <w:szCs w:val="16"/>
                            <w:lang w:val="en-US"/>
                          </w:rPr>
                          <w:t>Temperature correction type</w:t>
                        </w:r>
                      </w:p>
                    </w:txbxContent>
                  </v:textbox>
                </v:shape>
                <v:shape id="Pentagone 397" o:spid="_x0000_s1523" type="#_x0000_t15" style="position:absolute;left:2843;top:1771;width:18097;height:1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U3+sMA&#10;AADbAAAADwAAAGRycy9kb3ducmV2LnhtbESPT4vCMBTE7wt+h/AEb2uqSFmqUVQQrezF/9dH82yL&#10;zUtpotZvbxYWPA4z8xtmMmtNJR7UuNKygkE/AkGcWV1yruB4WH3/gHAeWWNlmRS8yMFs2vmaYKLt&#10;k3f02PtcBAi7BBUU3teJlC4ryKDr25o4eFfbGPRBNrnUDT4D3FRyGEWxNFhyWCiwpmVB2W1/Nwp+&#10;D/lot1yN0tv2uD69zm16WWxSpXrddj4G4an1n/B/e6MVxDH8fQk/QE7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U3+sMAAADbAAAADwAAAAAAAAAAAAAAAACYAgAAZHJzL2Rv&#10;d25yZXYueG1sUEsFBgAAAAAEAAQA9QAAAIgDAAAAAA==&#10;" adj="20520" fillcolor="#413253 [1639]" strokecolor="#795d9b [3047]">
                  <v:fill color2="#775c99 [3015]" rotate="t" angle="180" colors="0 #5d417e;52429f #7b58a6;1 #7b57a8" focus="100%" type="gradient">
                    <o:fill v:ext="view" type="gradientUnscaled"/>
                  </v:fill>
                  <v:shadow on="t" color="black" opacity="22937f" origin=",.5" offset="0,.63889mm"/>
                  <v:textbox inset="0,0,0,0">
                    <w:txbxContent>
                      <w:p w14:paraId="47B0816B" w14:textId="77777777" w:rsidR="001C49CD" w:rsidRPr="005316EE" w:rsidRDefault="001C49CD" w:rsidP="00602E78">
                        <w:pPr>
                          <w:jc w:val="center"/>
                          <w:rPr>
                            <w:sz w:val="16"/>
                            <w:szCs w:val="16"/>
                            <w:lang w:val="en-US"/>
                          </w:rPr>
                        </w:pPr>
                        <w:r>
                          <w:rPr>
                            <w:sz w:val="16"/>
                            <w:szCs w:val="16"/>
                            <w:lang w:val="en-US"/>
                          </w:rPr>
                          <w:t>Internal temperature sensor</w:t>
                        </w:r>
                      </w:p>
                    </w:txbxContent>
                  </v:textbox>
                </v:shape>
                <v:shape id="Pentagone 415" o:spid="_x0000_s1524" type="#_x0000_t15" style="position:absolute;left:2843;top:4305;width:18097;height:1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mSYcYA&#10;AADbAAAADwAAAGRycy9kb3ducmV2LnhtbESPT2vCQBTE7wW/w/KE3uqmIrZEV6mBUFN68U/1+sg+&#10;k2D2bciuJvn2bqHQ4zAzv2GW697U4k6tqywreJ1EIIhzqysuFBwP6cs7COeRNdaWScFADtar0dMS&#10;Y2073tF97wsRIOxiVFB638RSurwkg25iG+LgXWxr0AfZFlK32AW4qeU0iubSYMVhocSGkpLy6/5m&#10;FHwfitkuSWfZ9ev4+TOc+uy82WZKPY/7jwUIT73/D/+1t1rB/A1+v4QfIF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vmSYcYAAADbAAAADwAAAAAAAAAAAAAAAACYAgAAZHJz&#10;L2Rvd25yZXYueG1sUEsFBgAAAAAEAAQA9QAAAIsDAAAAAA==&#10;" adj="20520" fillcolor="#413253 [1639]" strokecolor="#795d9b [3047]">
                  <v:fill color2="#775c99 [3015]" rotate="t" angle="180" colors="0 #5d417e;52429f #7b58a6;1 #7b57a8" focus="100%" type="gradient">
                    <o:fill v:ext="view" type="gradientUnscaled"/>
                  </v:fill>
                  <v:shadow on="t" color="black" opacity="22937f" origin=",.5" offset="0,.63889mm"/>
                  <v:textbox inset="0,0,0,0">
                    <w:txbxContent>
                      <w:p w14:paraId="1577B822" w14:textId="77777777" w:rsidR="001C49CD" w:rsidRPr="005316EE" w:rsidRDefault="001C49CD" w:rsidP="00602E78">
                        <w:pPr>
                          <w:jc w:val="center"/>
                          <w:rPr>
                            <w:sz w:val="16"/>
                            <w:szCs w:val="16"/>
                            <w:lang w:val="en-US"/>
                          </w:rPr>
                        </w:pPr>
                        <w:r>
                          <w:rPr>
                            <w:sz w:val="16"/>
                            <w:szCs w:val="16"/>
                            <w:lang w:val="en-US"/>
                          </w:rPr>
                          <w:t>Motor current measured</w:t>
                        </w:r>
                      </w:p>
                    </w:txbxContent>
                  </v:textbox>
                </v:shape>
                <v:shape id="Pentagone 416" o:spid="_x0000_s1525" type="#_x0000_t15" style="position:absolute;left:2843;top:6838;width:18097;height:1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YGE8AA&#10;AADbAAAADwAAAGRycy9kb3ducmV2LnhtbERPy4rCMBTdD/gP4QruxlQRGappUUG0Mhvf20tzbYvN&#10;TWmi1r83i4FZHs57nnamFk9qXWVZwWgYgSDOra64UHA6rr9/QDiPrLG2TAre5CBNel9zjLV98Z6e&#10;B1+IEMIuRgWl900spctLMuiGtiEO3M22Bn2AbSF1i68Qbmo5jqKpNFhxaCixoVVJ+f3wMAp+j8Vk&#10;v1pPsvvutDm/L112XW4zpQb9bjED4anz/+I/91YrmIax4Uv4ATL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2YGE8AAAADbAAAADwAAAAAAAAAAAAAAAACYAgAAZHJzL2Rvd25y&#10;ZXYueG1sUEsFBgAAAAAEAAQA9QAAAIUDAAAAAA==&#10;" adj="20520" fillcolor="#413253 [1639]" strokecolor="#795d9b [3047]">
                  <v:fill color2="#775c99 [3015]" rotate="t" angle="180" colors="0 #5d417e;52429f #7b58a6;1 #7b57a8" focus="100%" type="gradient">
                    <o:fill v:ext="view" type="gradientUnscaled"/>
                  </v:fill>
                  <v:shadow on="t" color="black" opacity="22937f" origin=",.5" offset="0,.63889mm"/>
                  <v:textbox inset="0,0,0,0">
                    <w:txbxContent>
                      <w:p w14:paraId="1AB3CCA8" w14:textId="77777777" w:rsidR="001C49CD" w:rsidRPr="005316EE" w:rsidRDefault="001C49CD" w:rsidP="00602E78">
                        <w:pPr>
                          <w:jc w:val="center"/>
                          <w:rPr>
                            <w:sz w:val="16"/>
                            <w:szCs w:val="16"/>
                            <w:lang w:val="en-US"/>
                          </w:rPr>
                        </w:pPr>
                        <w:r>
                          <w:rPr>
                            <w:sz w:val="16"/>
                            <w:szCs w:val="16"/>
                            <w:lang w:val="en-US"/>
                          </w:rPr>
                          <w:t>Battery voltage measured</w:t>
                        </w:r>
                      </w:p>
                    </w:txbxContent>
                  </v:textbox>
                </v:shape>
                <v:shape id="Pentagone 417" o:spid="_x0000_s1526" type="#_x0000_t15" style="position:absolute;left:2857;top:14439;width:18098;height:1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tFOMQA&#10;AADbAAAADwAAAGRycy9kb3ducmV2LnhtbESPwW7CMBBE70j8g7VIvYHTqkCaYlBbVFFulPQDtvGS&#10;RNjryDaQ/j2uhMRxNDNvNItVb404kw+tYwWPkwwEceV0y7WCn/JznIMIEVmjcUwK/ijAajkcLLDQ&#10;7sLfdN7HWiQIhwIVNDF2hZShashimLiOOHkH5y3GJH0ttcdLglsjn7JsJi22nBYa7Oijoeq4P1kF&#10;x/Z9N1/nZrr12XTzbMr891DmSj2M+rdXEJH6eA/f2l9awewF/r+kH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bRTjEAAAA2wAAAA8AAAAAAAAAAAAAAAAAmAIAAGRycy9k&#10;b3ducmV2LnhtbFBLBQYAAAAABAAEAPUAAACJAwAAAAA=&#10;" adj="20520" fillcolor="#bfb1d0 [1623]" strokecolor="#795d9b [3047]">
                  <v:fill color2="#ece7f1 [503]" rotate="t" angle="180" colors="0 #c9b5e8;22938f #d9cbee;1 #f0eaf9" focus="100%" type="gradient"/>
                  <v:shadow on="t" color="black" opacity="24903f" origin=",.5" offset="0,.55556mm"/>
                  <v:textbox inset="0,0,0,0">
                    <w:txbxContent>
                      <w:p w14:paraId="00A7905E" w14:textId="77777777" w:rsidR="001C49CD" w:rsidRPr="005316EE" w:rsidRDefault="001C49CD" w:rsidP="00602E78">
                        <w:pPr>
                          <w:jc w:val="center"/>
                          <w:rPr>
                            <w:sz w:val="16"/>
                            <w:szCs w:val="16"/>
                            <w:lang w:val="en-US"/>
                          </w:rPr>
                        </w:pPr>
                        <w:r>
                          <w:rPr>
                            <w:sz w:val="16"/>
                            <w:szCs w:val="16"/>
                            <w:lang w:val="en-US"/>
                          </w:rPr>
                          <w:t>Step parameters</w:t>
                        </w:r>
                      </w:p>
                    </w:txbxContent>
                  </v:textbox>
                </v:shape>
                <v:shape id="Rectangle avec flèche vers le haut 419" o:spid="_x0000_s1527" type="#_x0000_t79" style="position:absolute;left:20843;top:28598;width:17926;height:99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1RgcQA&#10;AADbAAAADwAAAGRycy9kb3ducmV2LnhtbESPT2vCQBTE7wW/w/KE3nSj0jZEV9GCWA891H/k+Mg+&#10;k2D2bciuMX57VxB6HGbmN8xs0ZlKtNS40rKC0TACQZxZXXKu4LBfD2IQziNrrCyTgjs5WMx7bzNM&#10;tL3xH7U7n4sAYZeggsL7OpHSZQUZdENbEwfvbBuDPsgml7rBW4CbSo6j6FMaLDksFFjTd0HZZXc1&#10;CjbrNP6VHH0c03Gbbo8rd9pPYqXe+91yCsJT5//Dr/aPVvA1geeX8AP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6NUYHEAAAA2wAAAA8AAAAAAAAAAAAAAAAAmAIAAGRycy9k&#10;b3ducmV2LnhtbFBLBQYAAAAABAAEAPUAAACJAwAAAAA=&#10;" adj="3963,10011,1975,10458" fillcolor="gray [1616]" strokecolor="black [3040]">
                  <v:fill color2="#d9d9d9 [496]" rotate="t" angle="180" colors="0 #bcbcbc;22938f #d0d0d0;1 #ededed" focus="100%" type="gradient"/>
                  <v:shadow on="t" color="black" opacity="24903f" origin=",.5" offset="0,.55556mm"/>
                  <v:textbox>
                    <w:txbxContent>
                      <w:p w14:paraId="16006787" w14:textId="77777777" w:rsidR="001C49CD" w:rsidRPr="00D9207A" w:rsidRDefault="001C49CD" w:rsidP="00602E78">
                        <w:pPr>
                          <w:pStyle w:val="NormalWeb"/>
                          <w:spacing w:before="0" w:beforeAutospacing="0" w:after="0" w:afterAutospacing="0"/>
                          <w:jc w:val="center"/>
                          <w:rPr>
                            <w:lang w:val="en-US"/>
                          </w:rPr>
                        </w:pPr>
                        <w:r>
                          <w:rPr>
                            <w:rFonts w:ascii="Arial" w:eastAsia="Times New Roman" w:hAnsi="Arial"/>
                            <w:sz w:val="20"/>
                            <w:szCs w:val="20"/>
                            <w:lang w:val="en-US"/>
                          </w:rPr>
                          <w:t>Lookup tables for temperature correction</w:t>
                        </w:r>
                      </w:p>
                    </w:txbxContent>
                  </v:textbox>
                </v:shape>
                <v:shape id="Pentagone 420" o:spid="_x0000_s1528" type="#_x0000_t15" style="position:absolute;left:2857;top:9372;width:18098;height:1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ay8UA&#10;AADbAAAADwAAAGRycy9kb3ducmV2LnhtbESPQWvCQBSE7wX/w/KE3urGElpJs4oKUlN6UdP2+sg+&#10;k2D2bchuk/jvuwXB4zAz3zDpajSN6KlztWUF81kEgriwuuZSQX7aPS1AOI+ssbFMCq7kYLWcPKSY&#10;aDvwgfqjL0WAsEtQQeV9m0jpiooMupltiYN3tp1BH2RXSt3hEOCmkc9R9CIN1hwWKmxpW1FxOf4a&#10;BZ+nMj5sd3F2+cjfv67fY/az2WdKPU7H9RsIT6O/h2/tvVbwGsP/l/AD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8prLxQAAANsAAAAPAAAAAAAAAAAAAAAAAJgCAABkcnMv&#10;ZG93bnJldi54bWxQSwUGAAAAAAQABAD1AAAAigMAAAAA&#10;" adj="20520" fillcolor="#413253 [1639]" strokecolor="#795d9b [3047]">
                  <v:fill color2="#775c99 [3015]" rotate="t" angle="180" colors="0 #5d417e;52429f #7b58a6;1 #7b57a8" focus="100%" type="gradient">
                    <o:fill v:ext="view" type="gradientUnscaled"/>
                  </v:fill>
                  <v:shadow on="t" color="black" opacity="22937f" origin=",.5" offset="0,.63889mm"/>
                  <v:textbox inset="0,0,0,0">
                    <w:txbxContent>
                      <w:p w14:paraId="440C3D65" w14:textId="77777777" w:rsidR="001C49CD" w:rsidRPr="005316EE" w:rsidRDefault="001C49CD" w:rsidP="00602E78">
                        <w:pPr>
                          <w:jc w:val="center"/>
                          <w:rPr>
                            <w:sz w:val="16"/>
                            <w:szCs w:val="16"/>
                            <w:lang w:val="en-US"/>
                          </w:rPr>
                        </w:pPr>
                        <w:r>
                          <w:rPr>
                            <w:sz w:val="16"/>
                            <w:szCs w:val="16"/>
                            <w:lang w:val="en-US"/>
                          </w:rPr>
                          <w:t>Motor power order applied</w:t>
                        </w:r>
                      </w:p>
                    </w:txbxContent>
                  </v:textbox>
                </v:shape>
                <v:shape id="Snip Single Corner Rectangle 77" o:spid="_x0000_s1529" style="position:absolute;left:21029;top:26275;width:8249;height:2324;visibility:visible;mso-wrap-style:square;v-text-anchor:middle" coordsize="824865,2324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Bl6cUA&#10;AADbAAAADwAAAGRycy9kb3ducmV2LnhtbESPT2vCQBTE74V+h+UVeqsbe6gSs4q2NRQEaTUHvT2y&#10;zySYfRuymz/99q5Q6HGYmd8wyWo0teipdZVlBdNJBII4t7riQkF23L7MQTiPrLG2TAp+ycFq+fiQ&#10;YKztwD/UH3whAoRdjApK75tYSpeXZNBNbEMcvIttDfog20LqFocAN7V8jaI3abDisFBiQ+8l5ddD&#10;ZxSkGXb79LT/Hrc9fmx29Rk/07NSz0/jegHC0+j/w3/tL61gNoP7l/AD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wGXpxQAAANsAAAAPAAAAAAAAAAAAAAAAAJgCAABkcnMv&#10;ZG93bnJldi54bWxQSwUGAAAAAAQABAD1AAAAigMAAAAA&#10;" adj="-11796480,,5400" path="m,l793806,r31059,31059l824865,232410,,232410,,xe" fillcolor="#a7bfde [1620]" strokecolor="#4579b8 [3044]">
                  <v:fill color2="#e4ecf5 [500]" rotate="t" angle="180" colors="0 #a3c4ff;22938f #bfd5ff;1 #e5eeff" focus="100%" type="gradient"/>
                  <v:stroke joinstyle="miter"/>
                  <v:formulas/>
                  <v:path arrowok="t" o:connecttype="custom" o:connectlocs="0,0;793806,0;824865,31059;824865,232410;0,232410;0,0" o:connectangles="0,0,0,0,0,0" textboxrect="0,0,824865,232410"/>
                  <v:textbox>
                    <w:txbxContent>
                      <w:p w14:paraId="152D8605" w14:textId="77777777" w:rsidR="001C49CD" w:rsidRDefault="001C49CD" w:rsidP="00602E78">
                        <w:pPr>
                          <w:pStyle w:val="NormalWeb"/>
                          <w:spacing w:before="0" w:beforeAutospacing="0" w:after="0" w:afterAutospacing="0"/>
                          <w:jc w:val="both"/>
                        </w:pPr>
                        <w:r>
                          <w:rPr>
                            <w:rFonts w:ascii="Arial" w:eastAsia="Times New Roman" w:hAnsi="Arial"/>
                            <w:color w:val="000000"/>
                            <w:sz w:val="18"/>
                            <w:szCs w:val="18"/>
                            <w:lang w:val="fr-FR"/>
                          </w:rPr>
                          <w:t>TF_G_12</w:t>
                        </w:r>
                      </w:p>
                    </w:txbxContent>
                  </v:textbox>
                </v:shape>
                <v:shape id="Pentagone 418" o:spid="_x0000_s1530" type="#_x0000_t15" style="position:absolute;left:2857;top:11906;width:18098;height:1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acJMQA&#10;AADcAAAADwAAAGRycy9kb3ducmV2LnhtbERPS2vCQBC+F/wPywje6iYSpERXaQUxKb34qF6H7JiE&#10;ZGdDdtX477uFQm/z8T1nuR5MK+7Uu9qygngagSAurK65VHA6bl/fQDiPrLG1TAqe5GC9Gr0sMdX2&#10;wXu6H3wpQgi7FBVU3neplK6oyKCb2o44cFfbG/QB9qXUPT5CuGnlLIrm0mDNoaHCjjYVFc3hZhR8&#10;Hctkv9kmefN52n0/z0N++chypSbj4X0BwtPg/8V/7kyH+fEcfp8JF8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mnCTEAAAA3AAAAA8AAAAAAAAAAAAAAAAAmAIAAGRycy9k&#10;b3ducmV2LnhtbFBLBQYAAAAABAAEAPUAAACJAwAAAAA=&#10;" adj="20520" fillcolor="#413253 [1639]" strokecolor="#795d9b [3047]">
                  <v:fill color2="#775c99 [3015]" rotate="t" angle="180" colors="0 #5d417e;52429f #7b58a6;1 #7b57a8" focus="100%" type="gradient">
                    <o:fill v:ext="view" type="gradientUnscaled"/>
                  </v:fill>
                  <v:shadow on="t" color="black" opacity="22937f" origin=",.5" offset="0,.63889mm"/>
                  <v:textbox inset="0,0,0,0">
                    <w:txbxContent>
                      <w:p w14:paraId="282B8437" w14:textId="77777777" w:rsidR="001C49CD" w:rsidRPr="005316EE" w:rsidRDefault="001C49CD" w:rsidP="00602E78">
                        <w:pPr>
                          <w:jc w:val="center"/>
                          <w:rPr>
                            <w:sz w:val="16"/>
                            <w:szCs w:val="16"/>
                            <w:lang w:val="en-US"/>
                          </w:rPr>
                        </w:pPr>
                        <w:r>
                          <w:rPr>
                            <w:sz w:val="16"/>
                            <w:szCs w:val="16"/>
                            <w:lang w:val="en-US"/>
                          </w:rPr>
                          <w:t>Belt pay out measured</w:t>
                        </w:r>
                      </w:p>
                    </w:txbxContent>
                  </v:textbox>
                </v:shape>
                <v:shape id="Pentagone 17" o:spid="_x0000_s1531" type="#_x0000_t15" style="position:absolute;left:2857;top:19565;width:18098;height:1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nW38UA&#10;AADcAAAADwAAAGRycy9kb3ducmV2LnhtbESPzW7CMBCE75V4B2uReisOqGmjFIP4UQW9taQPsI2X&#10;JMJeR7aB9O0xUqUeRzPzjWa+HKwRF/Khc6xgOslAENdOd9wo+K7enwoQISJrNI5JwS8FWC5GD3Ms&#10;tbvyF10OsREJwqFEBW2MfSllqFuyGCauJ07e0XmLMUnfSO3xmuDWyFmWvUiLHaeFFnvatFSfDmer&#10;4NStP1+3hck/fJbvnk1V/ByrQqnH8bB6AxFpiP/hv/ZeK8hnOdzPpCM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ydbfxQAAANwAAAAPAAAAAAAAAAAAAAAAAJgCAABkcnMv&#10;ZG93bnJldi54bWxQSwUGAAAAAAQABAD1AAAAigMAAAAA&#10;" adj="20520" fillcolor="#bfb1d0 [1623]" strokecolor="#795d9b [3047]">
                  <v:fill color2="#ece7f1 [503]" rotate="t" angle="180" colors="0 #c9b5e8;22938f #d9cbee;1 #f0eaf9" focus="100%" type="gradient"/>
                  <v:shadow on="t" color="black" opacity="24903f" origin=",.5" offset="0,.55556mm"/>
                  <v:textbox inset="0,0,0,0">
                    <w:txbxContent>
                      <w:p w14:paraId="39ECA851" w14:textId="77777777" w:rsidR="001C49CD" w:rsidRPr="005316EE" w:rsidRDefault="001C49CD" w:rsidP="00602E78">
                        <w:pPr>
                          <w:jc w:val="center"/>
                          <w:rPr>
                            <w:sz w:val="16"/>
                            <w:szCs w:val="16"/>
                            <w:lang w:val="en-US"/>
                          </w:rPr>
                        </w:pPr>
                        <w:r>
                          <w:rPr>
                            <w:sz w:val="16"/>
                            <w:szCs w:val="16"/>
                            <w:lang w:val="en-US"/>
                          </w:rPr>
                          <w:t>Power degradation factor</w:t>
                        </w:r>
                      </w:p>
                    </w:txbxContent>
                  </v:textbox>
                </v:shape>
                <v:shape id="Flèche droite à entaille 10" o:spid="_x0000_s1532" type="#_x0000_t94" style="position:absolute;left:38881;top:15887;width:17907;height:3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94Z8YA&#10;AADcAAAADwAAAGRycy9kb3ducmV2LnhtbESPQWvCQBSE74X+h+UVeqsbK4qNriKCtEoQ1B48PrOv&#10;SWj2bbq7Ncm/d4VCj8PMfMPMl52pxZWcrywrGA4SEMS51RUXCj5Pm5cpCB+QNdaWSUFPHpaLx4c5&#10;ptq2fKDrMRQiQtinqKAMoUml9HlJBv3ANsTR+7LOYIjSFVI7bCPc1PI1SSbSYMVxocSG1iXl38df&#10;oyBz+9GmP++2Lb69Z03fX7Kf9qLU81O3moEI1IX/8F/7QysYj4ZwPxOP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w94Z8YAAADcAAAADwAAAAAAAAAAAAAAAACYAgAAZHJz&#10;L2Rvd25yZXYueG1sUEsFBgAAAAAEAAQA9QAAAIsDAAAAAA==&#10;" adj="19417" fillcolor="#fbcaa2 [1625]" strokecolor="#f68c36 [3049]">
                  <v:fill color2="#fdefe3 [505]" rotate="t" angle="180" colors="0 #ffbe86;22938f #ffd0aa;1 #ffebdb" focus="100%" type="gradient"/>
                  <v:shadow on="t" color="black" opacity="24903f" origin=",.5" offset="0,.55556mm"/>
                  <v:textbox inset="0,0,0,0">
                    <w:txbxContent>
                      <w:p w14:paraId="306917B8" w14:textId="77777777" w:rsidR="001C49CD" w:rsidRPr="003568A6" w:rsidRDefault="001C49CD" w:rsidP="00602E78">
                        <w:pPr>
                          <w:jc w:val="center"/>
                          <w:rPr>
                            <w:lang w:val="en-US"/>
                          </w:rPr>
                        </w:pPr>
                        <w:r>
                          <w:rPr>
                            <w:lang w:val="en-US"/>
                          </w:rPr>
                          <w:t>First step  value</w:t>
                        </w:r>
                      </w:p>
                    </w:txbxContent>
                  </v:textbox>
                </v:shape>
                <v:shape id="Flèche droite à entaille 10" o:spid="_x0000_s1533" type="#_x0000_t94" style="position:absolute;left:38881;top:19887;width:17907;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3mEMYA&#10;AADcAAAADwAAAGRycy9kb3ducmV2LnhtbESPQWvCQBSE74X+h+UJvelGpWKjqxRB2kooVHvw+My+&#10;JqHZt3F3a5J/7wpCj8PMfMMs152pxYWcrywrGI8SEMS51RUXCr4P2+EchA/IGmvLpKAnD+vV48MS&#10;U21b/qLLPhQiQtinqKAMoUml9HlJBv3INsTR+7HOYIjSFVI7bCPc1HKSJDNpsOK4UGJDm5Ly3/2f&#10;UZC5z+m2P+4+Wnx5y5q+P2Xn9qTU06B7XYAI1IX/8L39rhU8TydwOxOP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93mEMYAAADcAAAADwAAAAAAAAAAAAAAAACYAgAAZHJz&#10;L2Rvd25yZXYueG1sUEsFBgAAAAAEAAQA9QAAAIsDAAAAAA==&#10;" adj="19417" fillcolor="#fbcaa2 [1625]" strokecolor="#f68c36 [3049]">
                  <v:fill color2="#fdefe3 [505]" rotate="t" angle="180" colors="0 #ffbe86;22938f #ffd0aa;1 #ffebdb" focus="100%" type="gradient"/>
                  <v:shadow on="t" color="black" opacity="24903f" origin=",.5" offset="0,.55556mm"/>
                  <v:textbox inset="0,0,0,0">
                    <w:txbxContent>
                      <w:p w14:paraId="359C6CF4" w14:textId="77777777" w:rsidR="001C49CD" w:rsidRPr="003568A6" w:rsidRDefault="001C49CD" w:rsidP="00C212D4">
                        <w:pPr>
                          <w:jc w:val="center"/>
                          <w:rPr>
                            <w:lang w:val="en-US"/>
                          </w:rPr>
                        </w:pPr>
                        <w:r>
                          <w:rPr>
                            <w:lang w:val="en-US"/>
                          </w:rPr>
                          <w:t>Step order type</w:t>
                        </w:r>
                      </w:p>
                    </w:txbxContent>
                  </v:textbox>
                </v:shape>
                <v:shape id="Flèche droite à entaille 10" o:spid="_x0000_s1534" type="#_x0000_t94" style="position:absolute;left:38881;top:1047;width:17907;height:3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FDi8YA&#10;AADcAAAADwAAAGRycy9kb3ducmV2LnhtbESPQWvCQBSE7wX/w/IEb3VjQ4uNriKC2JYgaHvo8Zl9&#10;JsHs23R3a5J/3y0Uehxm5htmue5NI27kfG1ZwWyagCAurK65VPDxvrufg/ABWWNjmRQM5GG9Gt0t&#10;MdO24yPdTqEUEcI+QwVVCG0mpS8qMuintiWO3sU6gyFKV0rtsItw08iHJHmSBmuOCxW2tK2ouJ6+&#10;jYLcHdLd8Pn22uHzPm+H4Zx/dWelJuN+swARqA//4b/2i1bwmKbweyYeAbn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FDi8YAAADcAAAADwAAAAAAAAAAAAAAAACYAgAAZHJz&#10;L2Rvd25yZXYueG1sUEsFBgAAAAAEAAQA9QAAAIsDAAAAAA==&#10;" adj="19417" fillcolor="#fbcaa2 [1625]" strokecolor="#f68c36 [3049]">
                  <v:fill color2="#fdefe3 [505]" rotate="t" angle="180" colors="0 #ffbe86;22938f #ffd0aa;1 #ffebdb" focus="100%" type="gradient"/>
                  <v:shadow on="t" color="black" opacity="24903f" origin=",.5" offset="0,.55556mm"/>
                  <v:textbox inset="0,0,0,0">
                    <w:txbxContent>
                      <w:p w14:paraId="7611543F" w14:textId="77777777" w:rsidR="001C49CD" w:rsidRPr="003568A6" w:rsidRDefault="001C49CD" w:rsidP="00C212D4">
                        <w:pPr>
                          <w:jc w:val="center"/>
                          <w:rPr>
                            <w:lang w:val="en-US"/>
                          </w:rPr>
                        </w:pPr>
                        <w:r>
                          <w:rPr>
                            <w:lang w:val="en-US"/>
                          </w:rPr>
                          <w:t>Free Wheel state</w:t>
                        </w:r>
                      </w:p>
                    </w:txbxContent>
                  </v:textbox>
                </v:shape>
                <v:shape id="Flèche droite à entaille 10" o:spid="_x0000_s1535" type="#_x0000_t94" style="position:absolute;left:38881;top:5029;width:17907;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R+ZMYA&#10;AADcAAAADwAAAGRycy9kb3ducmV2LnhtbESPQWvCQBSE74X+h+UJvenGimKjq5SCtJUgqD14fGZf&#10;k9Ds23R3a5J/7wpCj8PMfMMs152pxYWcrywrGI8SEMS51RUXCr6Om+EchA/IGmvLpKAnD+vV48MS&#10;U21b3tPlEAoRIexTVFCG0KRS+rwkg35kG+LofVtnMETpCqkdthFuavmcJDNpsOK4UGJDbyXlP4c/&#10;oyBzu8mmP20/W3x5z5q+P2e/7Vmpp0H3ugARqAv/4Xv7QyuYTqZwOxOP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DR+ZMYAAADcAAAADwAAAAAAAAAAAAAAAACYAgAAZHJz&#10;L2Rvd25yZXYueG1sUEsFBgAAAAAEAAQA9QAAAIsDAAAAAA==&#10;" adj="19417" fillcolor="#fbcaa2 [1625]" strokecolor="#f68c36 [3049]">
                  <v:fill color2="#fdefe3 [505]" rotate="t" angle="180" colors="0 #ffbe86;22938f #ffd0aa;1 #ffebdb" focus="100%" type="gradient"/>
                  <v:shadow on="t" color="black" opacity="24903f" origin=",.5" offset="0,.55556mm"/>
                  <v:textbox inset="0,0,0,0">
                    <w:txbxContent>
                      <w:p w14:paraId="6E85C897" w14:textId="77777777" w:rsidR="001C49CD" w:rsidRPr="003568A6" w:rsidRDefault="001C49CD" w:rsidP="00C212D4">
                        <w:pPr>
                          <w:jc w:val="center"/>
                          <w:rPr>
                            <w:lang w:val="en-US"/>
                          </w:rPr>
                        </w:pPr>
                        <w:r>
                          <w:rPr>
                            <w:lang w:val="en-US"/>
                          </w:rPr>
                          <w:t>Step time out flag</w:t>
                        </w:r>
                      </w:p>
                    </w:txbxContent>
                  </v:textbox>
                </v:shape>
                <v:shape id="Flèche droite à entaille 10" o:spid="_x0000_s1536" type="#_x0000_t94" style="position:absolute;left:38881;top:23850;width:17907;height:3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WugcQA&#10;AADcAAAADwAAAGRycy9kb3ducmV2LnhtbERPy2rCQBTdF/oPwy10VyetVjR1lFKQqgTBx6LLa+Y2&#10;Cc3ciTOjSf7eWQhdHs57tuhMLa7kfGVZwesgAUGcW11xoeB4WL5MQPiArLG2TAp68rCYPz7MMNW2&#10;5R1d96EQMYR9igrKEJpUSp+XZNAPbEMcuV/rDIYIXSG1wzaGm1q+JclYGqw4NpTY0FdJ+d/+YhRk&#10;bjtc9j+bdYvT76zp+1N2bk9KPT91nx8gAnXhX3x3r7SC91GcH8/EIyD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FroHEAAAA3AAAAA8AAAAAAAAAAAAAAAAAmAIAAGRycy9k&#10;b3ducmV2LnhtbFBLBQYAAAAABAAEAPUAAACJAwAAAAA=&#10;" adj="19417" fillcolor="#fbcaa2 [1625]" strokecolor="#f68c36 [3049]">
                  <v:fill color2="#fdefe3 [505]" rotate="t" angle="180" colors="0 #ffbe86;22938f #ffd0aa;1 #ffebdb" focus="100%" type="gradient"/>
                  <v:shadow on="t" color="black" opacity="24903f" origin=",.5" offset="0,.55556mm"/>
                  <v:textbox inset="0,0,0,0">
                    <w:txbxContent>
                      <w:p w14:paraId="01E3D571" w14:textId="77777777" w:rsidR="001C49CD" w:rsidRPr="003568A6" w:rsidRDefault="001C49CD" w:rsidP="00C212D4">
                        <w:pPr>
                          <w:jc w:val="center"/>
                          <w:rPr>
                            <w:lang w:val="en-US"/>
                          </w:rPr>
                        </w:pPr>
                        <w:r>
                          <w:rPr>
                            <w:lang w:val="en-US"/>
                          </w:rPr>
                          <w:t>Step duration</w:t>
                        </w:r>
                      </w:p>
                    </w:txbxContent>
                  </v:textbox>
                </v:shape>
                <w10:anchorlock/>
              </v:group>
            </w:pict>
          </mc:Fallback>
        </mc:AlternateContent>
      </w:r>
    </w:p>
    <w:p w14:paraId="08F0A2FB" w14:textId="77777777" w:rsidR="00602E78" w:rsidRDefault="00C212D4" w:rsidP="00C212D4">
      <w:pPr>
        <w:pStyle w:val="Caption"/>
        <w:jc w:val="center"/>
      </w:pPr>
      <w:r>
        <w:t xml:space="preserve">Figure </w:t>
      </w:r>
      <w:r>
        <w:fldChar w:fldCharType="begin"/>
      </w:r>
      <w:r>
        <w:instrText xml:space="preserve"> SEQ Figure \* ARABIC </w:instrText>
      </w:r>
      <w:r>
        <w:fldChar w:fldCharType="separate"/>
      </w:r>
      <w:r w:rsidR="00834BB3">
        <w:rPr>
          <w:noProof/>
        </w:rPr>
        <w:t>6</w:t>
      </w:r>
      <w:r>
        <w:fldChar w:fldCharType="end"/>
      </w:r>
      <w:r>
        <w:t xml:space="preserve"> </w:t>
      </w:r>
      <w:r w:rsidRPr="002C55F2">
        <w:t>M_ControlStepExecution</w:t>
      </w:r>
      <w:r>
        <w:t xml:space="preserve"> overview</w:t>
      </w:r>
    </w:p>
    <w:p w14:paraId="12A925DE" w14:textId="77777777" w:rsidR="00C212D4" w:rsidRDefault="00C212D4" w:rsidP="00C212D4"/>
    <w:p w14:paraId="7E1E6F57" w14:textId="77777777" w:rsidR="00B30EB8" w:rsidRDefault="00B30EB8" w:rsidP="00B30EB8">
      <w:pPr>
        <w:ind w:left="780"/>
      </w:pPr>
    </w:p>
    <w:p w14:paraId="70A2578F" w14:textId="77777777" w:rsidR="00B30EB8" w:rsidRDefault="00B30EB8" w:rsidP="00B30EB8">
      <w:pPr>
        <w:ind w:left="780"/>
      </w:pPr>
      <w:r>
        <w:t xml:space="preserve">The step parameters </w:t>
      </w:r>
      <w:r w:rsidR="006664DB">
        <w:t xml:space="preserve">is provided by </w:t>
      </w:r>
      <w:r w:rsidR="008C67F5">
        <w:fldChar w:fldCharType="begin"/>
      </w:r>
      <w:r w:rsidR="008C67F5">
        <w:instrText xml:space="preserve"> REF _Ref360523001 \h </w:instrText>
      </w:r>
      <w:r w:rsidR="008C67F5">
        <w:fldChar w:fldCharType="separate"/>
      </w:r>
      <w:r w:rsidR="00834BB3">
        <w:t>M_ExtractStepParameters</w:t>
      </w:r>
      <w:r w:rsidR="008C67F5">
        <w:fldChar w:fldCharType="end"/>
      </w:r>
      <w:r w:rsidR="008C67F5">
        <w:t xml:space="preserve"> function (</w:t>
      </w:r>
      <w:r w:rsidRPr="00747CB6">
        <w:rPr>
          <w:b/>
        </w:rPr>
        <w:t>stStepParameters</w:t>
      </w:r>
      <w:r w:rsidR="008C67F5" w:rsidRPr="008C67F5">
        <w:t>)</w:t>
      </w:r>
      <w:r>
        <w:t>.</w:t>
      </w:r>
    </w:p>
    <w:p w14:paraId="1F060C00" w14:textId="77777777" w:rsidR="008C67F5" w:rsidRDefault="008C67F5" w:rsidP="00B30EB8">
      <w:pPr>
        <w:ind w:left="780"/>
      </w:pPr>
      <w:r>
        <w:t xml:space="preserve">The step validity status is provided by </w:t>
      </w:r>
      <w:r>
        <w:fldChar w:fldCharType="begin"/>
      </w:r>
      <w:r>
        <w:instrText xml:space="preserve"> REF _Ref360523001 \h </w:instrText>
      </w:r>
      <w:r>
        <w:fldChar w:fldCharType="separate"/>
      </w:r>
      <w:r w:rsidR="00834BB3">
        <w:t>M_ExtractStepParameters</w:t>
      </w:r>
      <w:r>
        <w:fldChar w:fldCharType="end"/>
      </w:r>
      <w:r>
        <w:t xml:space="preserve"> function (</w:t>
      </w:r>
      <w:r w:rsidRPr="00102C7D">
        <w:rPr>
          <w:b/>
        </w:rPr>
        <w:t>eStepValidity</w:t>
      </w:r>
      <w:r w:rsidRPr="008C67F5">
        <w:t>)</w:t>
      </w:r>
      <w:r>
        <w:t>.</w:t>
      </w:r>
    </w:p>
    <w:p w14:paraId="46072A00" w14:textId="77777777" w:rsidR="00B30EB8" w:rsidRDefault="00B30EB8" w:rsidP="00B30EB8">
      <w:pPr>
        <w:ind w:left="780"/>
        <w:rPr>
          <w:b/>
        </w:rPr>
      </w:pPr>
      <w:r>
        <w:t xml:space="preserve">The power degradation factor is </w:t>
      </w:r>
      <w:r w:rsidR="009E0DD3">
        <w:t xml:space="preserve">provided by </w:t>
      </w:r>
      <w:r w:rsidR="009E0DD3">
        <w:fldChar w:fldCharType="begin"/>
      </w:r>
      <w:r w:rsidR="009E0DD3">
        <w:instrText xml:space="preserve"> REF _Ref360527787 \h </w:instrText>
      </w:r>
      <w:r w:rsidR="009E0DD3">
        <w:fldChar w:fldCharType="separate"/>
      </w:r>
      <w:r w:rsidR="00834BB3">
        <w:t>M_ExtractCycleOptions</w:t>
      </w:r>
      <w:r w:rsidR="009E0DD3">
        <w:fldChar w:fldCharType="end"/>
      </w:r>
      <w:r w:rsidR="009E0DD3">
        <w:t xml:space="preserve"> function (</w:t>
      </w:r>
      <w:r w:rsidR="009E0DD3" w:rsidRPr="00EE3ABA">
        <w:rPr>
          <w:b/>
        </w:rPr>
        <w:t>u8PowerDegradationFactor</w:t>
      </w:r>
      <w:r w:rsidR="009E0DD3" w:rsidRPr="00F41A78">
        <w:t>)</w:t>
      </w:r>
      <w:r w:rsidR="00F41A78" w:rsidRPr="00F41A78">
        <w:t>.</w:t>
      </w:r>
    </w:p>
    <w:p w14:paraId="1BE31F37" w14:textId="77777777" w:rsidR="00F41A78" w:rsidRPr="00747CB6" w:rsidRDefault="00F41A78" w:rsidP="00F41A78">
      <w:pPr>
        <w:ind w:left="780"/>
      </w:pPr>
      <w:r>
        <w:t xml:space="preserve">The temperature correction type is provided by </w:t>
      </w:r>
      <w:r>
        <w:fldChar w:fldCharType="begin"/>
      </w:r>
      <w:r>
        <w:instrText xml:space="preserve"> REF _Ref360527787 \h </w:instrText>
      </w:r>
      <w:r>
        <w:fldChar w:fldCharType="separate"/>
      </w:r>
      <w:r w:rsidR="00834BB3">
        <w:t>M_ExtractCycleOptions</w:t>
      </w:r>
      <w:r>
        <w:fldChar w:fldCharType="end"/>
      </w:r>
      <w:r>
        <w:t xml:space="preserve"> function (</w:t>
      </w:r>
      <w:r w:rsidRPr="004E776A">
        <w:rPr>
          <w:b/>
        </w:rPr>
        <w:t>eTemperatureCompensationType</w:t>
      </w:r>
      <w:r w:rsidRPr="00F41A78">
        <w:t>)</w:t>
      </w:r>
      <w:r>
        <w:t>.</w:t>
      </w:r>
    </w:p>
    <w:p w14:paraId="733132F4" w14:textId="77777777" w:rsidR="00F41A78" w:rsidRPr="00747CB6" w:rsidRDefault="00F41A78" w:rsidP="00B30EB8">
      <w:pPr>
        <w:ind w:left="780"/>
      </w:pPr>
    </w:p>
    <w:p w14:paraId="417CC0C3" w14:textId="77777777" w:rsidR="00B30EB8" w:rsidRDefault="00B30EB8" w:rsidP="00B30EB8"/>
    <w:p w14:paraId="69FBD812" w14:textId="77777777" w:rsidR="00B30EB8" w:rsidRDefault="00B30EB8" w:rsidP="00B30EB8">
      <w:pPr>
        <w:ind w:left="72" w:firstLine="708"/>
      </w:pPr>
      <w:r>
        <w:t>POST BUILD parameters:</w:t>
      </w:r>
    </w:p>
    <w:p w14:paraId="7D9D2591" w14:textId="77777777" w:rsidR="00B30EB8" w:rsidRDefault="00B30EB8" w:rsidP="00B30EB8"/>
    <w:p w14:paraId="10B7359F" w14:textId="77777777" w:rsidR="00531142" w:rsidRDefault="00531142" w:rsidP="00531142">
      <w:pPr>
        <w:ind w:left="780"/>
      </w:pPr>
      <w:r>
        <w:t>Each lookup table for temperature correction is defined by using 2 tables: one for each axis.</w:t>
      </w:r>
    </w:p>
    <w:p w14:paraId="5F90D7AC" w14:textId="77777777" w:rsidR="00531142" w:rsidRDefault="00531142" w:rsidP="00531142">
      <w:pPr>
        <w:ind w:left="780"/>
      </w:pPr>
      <w:r>
        <w:t>According to the range of the temperature correction type date, the function shall be able to manage 4 lookup table in tensioning direction.</w:t>
      </w:r>
    </w:p>
    <w:p w14:paraId="52AEC331" w14:textId="77777777" w:rsidR="00531142" w:rsidRDefault="00531142" w:rsidP="00531142">
      <w:pPr>
        <w:ind w:left="780" w:firstLine="636"/>
        <w:jc w:val="left"/>
      </w:pPr>
      <w:r>
        <w:t xml:space="preserve">* X-Axis for temperature: array of 7 unsigned 16 bits data elements: </w:t>
      </w:r>
    </w:p>
    <w:p w14:paraId="1583033F" w14:textId="77777777" w:rsidR="00531142" w:rsidRDefault="00B57F17" w:rsidP="00531142">
      <w:pPr>
        <w:ind w:left="780" w:firstLine="636"/>
        <w:jc w:val="left"/>
        <w:rPr>
          <w:b/>
        </w:rPr>
      </w:pPr>
      <w:r w:rsidRPr="00B57F17">
        <w:rPr>
          <w:b/>
        </w:rPr>
        <w:t>CAL_AU16_TEMP_WEIGHT_INDEX_TENS_</w:t>
      </w:r>
      <w:r w:rsidRPr="00B57F17">
        <w:rPr>
          <w:b/>
          <w:color w:val="FF0000"/>
        </w:rPr>
        <w:t>X</w:t>
      </w:r>
    </w:p>
    <w:p w14:paraId="5E20568F" w14:textId="77777777" w:rsidR="00531142" w:rsidRDefault="00531142" w:rsidP="00531142">
      <w:pPr>
        <w:ind w:left="780" w:firstLine="636"/>
        <w:jc w:val="left"/>
      </w:pPr>
      <w:r>
        <w:t>* Y-Axis for correction factors: array of 7 unsigned 8 bits data elements:</w:t>
      </w:r>
    </w:p>
    <w:p w14:paraId="19A5A184" w14:textId="77777777" w:rsidR="00B57F17" w:rsidRDefault="00B57F17" w:rsidP="00B57F17">
      <w:pPr>
        <w:ind w:left="708" w:firstLine="708"/>
        <w:rPr>
          <w:b/>
          <w:color w:val="FF0000"/>
        </w:rPr>
      </w:pPr>
      <w:r w:rsidRPr="00B57F17">
        <w:rPr>
          <w:b/>
        </w:rPr>
        <w:t>CAL_AU8_TEMP_WEIGHT_FACTORS_TENS_</w:t>
      </w:r>
      <w:r w:rsidRPr="00B57F17">
        <w:rPr>
          <w:b/>
          <w:color w:val="FF0000"/>
        </w:rPr>
        <w:t>X</w:t>
      </w:r>
    </w:p>
    <w:p w14:paraId="0231F835" w14:textId="77777777" w:rsidR="00B57F17" w:rsidRPr="00B57F17" w:rsidRDefault="00B57F17" w:rsidP="00B57F17">
      <w:pPr>
        <w:ind w:left="708" w:firstLine="708"/>
      </w:pPr>
      <w:r w:rsidRPr="00B57F17">
        <w:t>W</w:t>
      </w:r>
      <w:r>
        <w:t xml:space="preserve">ith </w:t>
      </w:r>
      <w:r w:rsidRPr="00B57F17">
        <w:rPr>
          <w:b/>
          <w:color w:val="FF0000"/>
        </w:rPr>
        <w:t>X</w:t>
      </w:r>
      <w:r>
        <w:t xml:space="preserve"> a value between [0;3]</w:t>
      </w:r>
    </w:p>
    <w:p w14:paraId="520BC605" w14:textId="77777777" w:rsidR="00B30EB8" w:rsidRDefault="00531142" w:rsidP="00B57F17">
      <w:pPr>
        <w:ind w:left="72" w:firstLine="708"/>
      </w:pPr>
      <w:r>
        <w:t>In addition, the application shall be able to manage only lookup table for steps in releasing direction:</w:t>
      </w:r>
    </w:p>
    <w:p w14:paraId="28B89393" w14:textId="77777777" w:rsidR="00531142" w:rsidRDefault="00531142" w:rsidP="00531142">
      <w:pPr>
        <w:ind w:left="780" w:firstLine="636"/>
        <w:jc w:val="left"/>
      </w:pPr>
      <w:r>
        <w:t xml:space="preserve">* X-Axis for temperature: array of 7 unsigned 16 bits data elements: </w:t>
      </w:r>
    </w:p>
    <w:p w14:paraId="4C022C25" w14:textId="77777777" w:rsidR="00531142" w:rsidRDefault="00531142" w:rsidP="00531142">
      <w:pPr>
        <w:ind w:left="780" w:firstLine="636"/>
        <w:jc w:val="left"/>
        <w:rPr>
          <w:b/>
        </w:rPr>
      </w:pPr>
      <w:r w:rsidRPr="00531142">
        <w:rPr>
          <w:b/>
        </w:rPr>
        <w:t>CAL_AU16_TEMP_WEIGHT_INDEX_RELEASE</w:t>
      </w:r>
    </w:p>
    <w:p w14:paraId="0A6454B2" w14:textId="77777777" w:rsidR="00531142" w:rsidRDefault="00531142" w:rsidP="00531142">
      <w:pPr>
        <w:ind w:left="780" w:firstLine="636"/>
        <w:jc w:val="left"/>
      </w:pPr>
      <w:r>
        <w:t>* Y-Axis for correction factors: array of 7 unsigned 8 bits data elements:</w:t>
      </w:r>
    </w:p>
    <w:p w14:paraId="4611EE8E" w14:textId="77777777" w:rsidR="00531142" w:rsidRDefault="00531142" w:rsidP="00531142">
      <w:pPr>
        <w:ind w:left="780" w:firstLine="636"/>
        <w:jc w:val="left"/>
        <w:rPr>
          <w:b/>
        </w:rPr>
      </w:pPr>
      <w:r w:rsidRPr="00531142">
        <w:rPr>
          <w:b/>
        </w:rPr>
        <w:t>CAL_AU8_TEMP_WEIGHT_FACTORS_RELEASE</w:t>
      </w:r>
    </w:p>
    <w:p w14:paraId="38F998C6" w14:textId="77777777" w:rsidR="00C212D4" w:rsidRPr="00C212D4" w:rsidRDefault="00C212D4" w:rsidP="00C212D4"/>
    <w:p w14:paraId="5A66BFF1" w14:textId="77777777" w:rsidR="003427A0" w:rsidRDefault="003427A0" w:rsidP="00B347F8">
      <w:pPr>
        <w:pStyle w:val="ListParagraph"/>
        <w:numPr>
          <w:ilvl w:val="0"/>
          <w:numId w:val="23"/>
        </w:numPr>
        <w:spacing w:before="40" w:after="40"/>
        <w:rPr>
          <w:b/>
        </w:rPr>
      </w:pPr>
      <w:r w:rsidRPr="00B347F8">
        <w:rPr>
          <w:b/>
        </w:rPr>
        <w:t>Returned values</w:t>
      </w:r>
      <w:r w:rsidR="00871F8F">
        <w:rPr>
          <w:b/>
        </w:rPr>
        <w:t>:</w:t>
      </w:r>
    </w:p>
    <w:p w14:paraId="32DE5C7D" w14:textId="77777777" w:rsidR="0078503E" w:rsidRPr="0078503E" w:rsidRDefault="0078503E" w:rsidP="0078503E">
      <w:pPr>
        <w:pStyle w:val="ListParagraph"/>
        <w:spacing w:before="40" w:after="40"/>
        <w:ind w:left="780"/>
      </w:pPr>
      <w:r w:rsidRPr="00602E78">
        <w:t>None</w:t>
      </w:r>
      <w:r>
        <w:t>.</w:t>
      </w:r>
    </w:p>
    <w:p w14:paraId="178EFC62" w14:textId="77777777" w:rsidR="00475A76" w:rsidRDefault="00475A76" w:rsidP="003427A0"/>
    <w:p w14:paraId="6374EE54" w14:textId="77777777" w:rsidR="00B30EB8" w:rsidRDefault="00B30EB8">
      <w:pPr>
        <w:jc w:val="left"/>
        <w:rPr>
          <w:rFonts w:ascii="Arial (W1)" w:hAnsi="Arial (W1)"/>
          <w:b/>
        </w:rPr>
      </w:pPr>
      <w:r>
        <w:br w:type="page"/>
      </w:r>
    </w:p>
    <w:p w14:paraId="17E7E53C" w14:textId="77777777" w:rsidR="00102C7D" w:rsidRDefault="00487E9B" w:rsidP="00102C7D">
      <w:pPr>
        <w:pStyle w:val="Heading4"/>
      </w:pPr>
      <w:bookmarkStart w:id="197" w:name="_Ref360527787"/>
      <w:bookmarkStart w:id="198" w:name="_Toc396742531"/>
      <w:r>
        <w:lastRenderedPageBreak/>
        <w:t>M_ExtractCycleOptions</w:t>
      </w:r>
      <w:bookmarkEnd w:id="197"/>
      <w:bookmarkEnd w:id="198"/>
    </w:p>
    <w:p w14:paraId="3651E4AC" w14:textId="77777777" w:rsidR="00102C7D" w:rsidRDefault="00102C7D" w:rsidP="00102C7D">
      <w:pPr>
        <w:pStyle w:val="ListParagraph"/>
        <w:numPr>
          <w:ilvl w:val="0"/>
          <w:numId w:val="23"/>
        </w:numPr>
        <w:spacing w:before="40" w:after="40"/>
        <w:rPr>
          <w:b/>
        </w:rPr>
      </w:pPr>
      <w:r w:rsidRPr="00B347F8">
        <w:rPr>
          <w:b/>
        </w:rPr>
        <w:t>Its finality</w:t>
      </w:r>
      <w:r w:rsidR="00871F8F">
        <w:rPr>
          <w:b/>
        </w:rPr>
        <w:t>:</w:t>
      </w:r>
    </w:p>
    <w:p w14:paraId="7EBE64F6" w14:textId="77777777" w:rsidR="004354B5" w:rsidRDefault="00487E9B" w:rsidP="00487E9B">
      <w:pPr>
        <w:pStyle w:val="ListParagraph"/>
        <w:spacing w:before="40" w:after="40"/>
        <w:ind w:left="780"/>
      </w:pPr>
      <w:r>
        <w:t>The aim of this function is</w:t>
      </w:r>
      <w:r w:rsidR="004354B5">
        <w:t>:</w:t>
      </w:r>
    </w:p>
    <w:p w14:paraId="69342055" w14:textId="77777777" w:rsidR="004354B5" w:rsidRDefault="00487E9B" w:rsidP="00A02ACC">
      <w:pPr>
        <w:pStyle w:val="ListParagraph"/>
        <w:numPr>
          <w:ilvl w:val="0"/>
          <w:numId w:val="31"/>
        </w:numPr>
        <w:spacing w:before="40" w:after="40"/>
      </w:pPr>
      <w:r>
        <w:t xml:space="preserve">to compute and provide the power degradation factor that shall be applied during belt function execution </w:t>
      </w:r>
    </w:p>
    <w:p w14:paraId="0FC95D89" w14:textId="77777777" w:rsidR="00487E9B" w:rsidRPr="00236B97" w:rsidRDefault="00487E9B" w:rsidP="00A02ACC">
      <w:pPr>
        <w:pStyle w:val="ListParagraph"/>
        <w:numPr>
          <w:ilvl w:val="0"/>
          <w:numId w:val="31"/>
        </w:numPr>
        <w:spacing w:before="40" w:after="40"/>
      </w:pPr>
      <w:r>
        <w:t xml:space="preserve">and to provide the temperature </w:t>
      </w:r>
      <w:r w:rsidR="001E3BB8">
        <w:t xml:space="preserve">correction type in order to apply the correct lookup table if the steps are configured with the </w:t>
      </w:r>
      <w:r w:rsidR="00D22C93">
        <w:t>Weighted</w:t>
      </w:r>
      <w:r w:rsidR="001E3BB8">
        <w:t xml:space="preserve"> step option</w:t>
      </w:r>
      <w:r>
        <w:t xml:space="preserve">. </w:t>
      </w:r>
    </w:p>
    <w:p w14:paraId="3B15FF87" w14:textId="77777777" w:rsidR="00102C7D" w:rsidRDefault="00102C7D" w:rsidP="00102C7D">
      <w:pPr>
        <w:pStyle w:val="ListParagraph"/>
        <w:numPr>
          <w:ilvl w:val="0"/>
          <w:numId w:val="23"/>
        </w:numPr>
        <w:spacing w:before="40" w:after="40"/>
        <w:rPr>
          <w:b/>
        </w:rPr>
      </w:pPr>
      <w:r w:rsidRPr="00B347F8">
        <w:rPr>
          <w:b/>
        </w:rPr>
        <w:t>Exported functions used</w:t>
      </w:r>
      <w:r w:rsidR="00871F8F">
        <w:rPr>
          <w:b/>
        </w:rPr>
        <w:t>:</w:t>
      </w:r>
    </w:p>
    <w:p w14:paraId="55F89EB4" w14:textId="77777777" w:rsidR="001E3BB8" w:rsidRPr="001E3BB8" w:rsidRDefault="001E3BB8" w:rsidP="001E3BB8">
      <w:pPr>
        <w:pStyle w:val="ListParagraph"/>
        <w:spacing w:before="40" w:after="40"/>
        <w:ind w:left="780"/>
      </w:pPr>
      <w:r>
        <w:t>None.</w:t>
      </w:r>
    </w:p>
    <w:p w14:paraId="3DED563A" w14:textId="77777777" w:rsidR="001E3BB8" w:rsidRDefault="00102C7D" w:rsidP="00102C7D">
      <w:pPr>
        <w:pStyle w:val="ListParagraph"/>
        <w:numPr>
          <w:ilvl w:val="0"/>
          <w:numId w:val="23"/>
        </w:numPr>
        <w:spacing w:before="40" w:after="40"/>
        <w:rPr>
          <w:b/>
        </w:rPr>
      </w:pPr>
      <w:r w:rsidRPr="001E3BB8">
        <w:rPr>
          <w:b/>
        </w:rPr>
        <w:t>Exported variables used</w:t>
      </w:r>
      <w:r w:rsidR="00871F8F">
        <w:rPr>
          <w:b/>
        </w:rPr>
        <w:t>:</w:t>
      </w:r>
    </w:p>
    <w:p w14:paraId="5511CC0E" w14:textId="77777777" w:rsidR="001E3BB8" w:rsidRPr="001E3BB8" w:rsidRDefault="001E3BB8" w:rsidP="001E3BB8">
      <w:pPr>
        <w:pStyle w:val="ListParagraph"/>
        <w:spacing w:before="40" w:after="40"/>
        <w:ind w:left="780"/>
      </w:pPr>
      <w:r>
        <w:t>None.</w:t>
      </w:r>
    </w:p>
    <w:p w14:paraId="26CE1EE3" w14:textId="77777777" w:rsidR="00102C7D" w:rsidRDefault="00102C7D" w:rsidP="00102C7D">
      <w:pPr>
        <w:pStyle w:val="ListParagraph"/>
        <w:numPr>
          <w:ilvl w:val="0"/>
          <w:numId w:val="23"/>
        </w:numPr>
        <w:spacing w:before="40" w:after="40"/>
        <w:rPr>
          <w:b/>
        </w:rPr>
      </w:pPr>
      <w:r w:rsidRPr="001E3BB8">
        <w:rPr>
          <w:b/>
        </w:rPr>
        <w:t>Object</w:t>
      </w:r>
      <w:r w:rsidR="00871F8F">
        <w:rPr>
          <w:b/>
        </w:rPr>
        <w:t>:</w:t>
      </w:r>
    </w:p>
    <w:p w14:paraId="4C83B039" w14:textId="77777777" w:rsidR="00844502" w:rsidRDefault="005C29C4" w:rsidP="00844502">
      <w:pPr>
        <w:pStyle w:val="ListParagraph"/>
        <w:spacing w:before="40" w:after="40"/>
        <w:ind w:left="780"/>
      </w:pPr>
      <w:r>
        <w:t>This function is in charge of the extraction of cycle options contained in the cycles parameters headers when a new belt function starts and then to provide these data to the other BFE local function involved in the motor power order computation.</w:t>
      </w:r>
    </w:p>
    <w:p w14:paraId="730C58AA" w14:textId="77777777" w:rsidR="00FA5BBE" w:rsidRDefault="00FA5BBE" w:rsidP="00844502">
      <w:pPr>
        <w:pStyle w:val="ListParagraph"/>
        <w:spacing w:before="40" w:after="40"/>
        <w:ind w:left="780"/>
      </w:pPr>
    </w:p>
    <w:p w14:paraId="3BB2696B" w14:textId="77777777" w:rsidR="00FA5BBE" w:rsidRDefault="008D567C" w:rsidP="00844502">
      <w:pPr>
        <w:pStyle w:val="ListParagraph"/>
        <w:spacing w:before="40" w:after="40"/>
        <w:ind w:left="780"/>
      </w:pPr>
      <w:r>
        <w:t>The outputs shall only be re-evaluated in the case of the start of a new belt function.</w:t>
      </w:r>
    </w:p>
    <w:p w14:paraId="46830ADB" w14:textId="77777777" w:rsidR="00501579" w:rsidRDefault="00501579" w:rsidP="00501579">
      <w:pPr>
        <w:pStyle w:val="RequirementID"/>
        <w:ind w:left="780"/>
      </w:pPr>
      <w:r>
        <w:t>DSG_BFE_</w:t>
      </w:r>
      <w:r w:rsidR="00176BEA">
        <w:t>00149</w:t>
      </w:r>
      <w:r>
        <w:t>:</w:t>
      </w:r>
    </w:p>
    <w:p w14:paraId="2C445D5C" w14:textId="77777777" w:rsidR="00501579" w:rsidRDefault="00501579" w:rsidP="00501579">
      <w:pPr>
        <w:spacing w:before="40" w:after="40"/>
        <w:ind w:left="780"/>
      </w:pPr>
      <w:r>
        <w:t>If a new belt function starts, the power degradation factor and temperature compensation type shall be re-evaluated. Else the outputs values shall not be changed.</w:t>
      </w:r>
    </w:p>
    <w:p w14:paraId="55BE582E" w14:textId="77777777" w:rsidR="00501579" w:rsidRDefault="00501579" w:rsidP="00501579">
      <w:pPr>
        <w:spacing w:before="40" w:after="40"/>
        <w:ind w:left="780"/>
      </w:pPr>
      <w:r>
        <w:t xml:space="preserve">i.e. if the </w:t>
      </w:r>
      <w:r w:rsidRPr="00501579">
        <w:rPr>
          <w:b/>
        </w:rPr>
        <w:t>selected cycle</w:t>
      </w:r>
      <w:r>
        <w:t xml:space="preserve"> is different from the </w:t>
      </w:r>
      <w:r w:rsidRPr="00501579">
        <w:rPr>
          <w:b/>
        </w:rPr>
        <w:t>previous selected cycle</w:t>
      </w:r>
      <w:r>
        <w:t xml:space="preserve"> and the selected cycle is valid (</w:t>
      </w:r>
      <w:r w:rsidR="00F76BDB">
        <w:t xml:space="preserve">means that selected cycle </w:t>
      </w:r>
      <w:r w:rsidR="00D22C93">
        <w:t xml:space="preserve">value </w:t>
      </w:r>
      <w:r w:rsidR="00F76BDB">
        <w:t xml:space="preserve">is </w:t>
      </w:r>
      <w:r>
        <w:t xml:space="preserve">lower than </w:t>
      </w:r>
      <w:r w:rsidRPr="00FE6E88">
        <w:rPr>
          <w:b/>
        </w:rPr>
        <w:t>KU8_NB_MAX_BELT_FCT_LIBRARY</w:t>
      </w:r>
      <w:r w:rsidRPr="00501579">
        <w:t>)</w:t>
      </w:r>
    </w:p>
    <w:p w14:paraId="0249BAAD" w14:textId="77777777" w:rsidR="00501579" w:rsidRPr="00B7625F" w:rsidRDefault="00501579" w:rsidP="00501579">
      <w:pPr>
        <w:ind w:left="72" w:firstLine="708"/>
        <w:rPr>
          <w:lang w:val="fr-FR"/>
        </w:rPr>
      </w:pPr>
      <w:r w:rsidRPr="00B7625F">
        <w:rPr>
          <w:lang w:val="fr-FR"/>
        </w:rPr>
        <w:t>[COVERS: DES_TF_G_963, DES_TF_G_972]</w:t>
      </w:r>
    </w:p>
    <w:p w14:paraId="618B29C8" w14:textId="77777777" w:rsidR="00501579" w:rsidRPr="00B7625F" w:rsidRDefault="00501579" w:rsidP="00844502">
      <w:pPr>
        <w:pStyle w:val="ListParagraph"/>
        <w:spacing w:before="40" w:after="40"/>
        <w:ind w:left="780"/>
        <w:rPr>
          <w:lang w:val="fr-FR"/>
        </w:rPr>
      </w:pPr>
    </w:p>
    <w:p w14:paraId="32CEBA92" w14:textId="77777777" w:rsidR="00F00A4B" w:rsidRDefault="00F00A4B" w:rsidP="00844502">
      <w:pPr>
        <w:pStyle w:val="ListParagraph"/>
        <w:spacing w:before="40" w:after="40"/>
        <w:ind w:left="780"/>
      </w:pPr>
      <w:r>
        <w:t>If the previous condition has been checked successfully, the option cycle byte of the new belt function shall be read and decoded.</w:t>
      </w:r>
    </w:p>
    <w:p w14:paraId="3FD84682" w14:textId="77777777" w:rsidR="00F00A4B" w:rsidRDefault="00F00A4B" w:rsidP="00844502">
      <w:pPr>
        <w:pStyle w:val="ListParagraph"/>
        <w:spacing w:before="40" w:after="40"/>
        <w:ind w:left="780"/>
      </w:pPr>
    </w:p>
    <w:p w14:paraId="6715D067" w14:textId="77777777" w:rsidR="00501579" w:rsidRDefault="00182322" w:rsidP="00844502">
      <w:pPr>
        <w:pStyle w:val="ListParagraph"/>
        <w:spacing w:before="40" w:after="40"/>
        <w:ind w:left="780"/>
      </w:pPr>
      <w:r>
        <w:t>As reminder: belt functions are coded as follow</w:t>
      </w:r>
      <w:r w:rsidR="00871F8F">
        <w:t>:</w:t>
      </w:r>
    </w:p>
    <w:p w14:paraId="4AE8DDD4" w14:textId="77777777" w:rsidR="00182322" w:rsidRDefault="00182322" w:rsidP="00844502">
      <w:pPr>
        <w:pStyle w:val="ListParagraph"/>
        <w:spacing w:before="40" w:after="40"/>
        <w:ind w:left="780"/>
      </w:pPr>
      <w:r>
        <w:rPr>
          <w:noProof/>
          <w:lang w:val="en-US" w:eastAsia="en-US"/>
        </w:rPr>
        <w:object w:dxaOrig="8321" w:dyaOrig="4965" w14:anchorId="6F2707BB">
          <v:shape id="_x0000_i1027" type="#_x0000_t75" style="width:416.25pt;height:247.5pt" o:ole="">
            <v:imagedata r:id="rId14" o:title=""/>
          </v:shape>
          <o:OLEObject Type="Embed" ProgID="Excel.Sheet.12" ShapeID="_x0000_i1027" DrawAspect="Content" ObjectID="_1504952329" r:id="rId18"/>
        </w:object>
      </w:r>
    </w:p>
    <w:p w14:paraId="6292E2C2" w14:textId="77777777" w:rsidR="00FA5BBE" w:rsidRDefault="00182322" w:rsidP="00844502">
      <w:pPr>
        <w:pStyle w:val="ListParagraph"/>
        <w:spacing w:before="40" w:after="40"/>
        <w:ind w:left="780"/>
      </w:pPr>
      <w:r>
        <w:t>And the option cycle byte is coded as:</w:t>
      </w:r>
    </w:p>
    <w:tbl>
      <w:tblPr>
        <w:tblStyle w:val="TableGrid"/>
        <w:tblW w:w="0" w:type="auto"/>
        <w:tblInd w:w="2223" w:type="dxa"/>
        <w:tblLayout w:type="fixed"/>
        <w:tblLook w:val="04A0" w:firstRow="1" w:lastRow="0" w:firstColumn="1" w:lastColumn="0" w:noHBand="0" w:noVBand="1"/>
      </w:tblPr>
      <w:tblGrid>
        <w:gridCol w:w="510"/>
        <w:gridCol w:w="510"/>
        <w:gridCol w:w="510"/>
        <w:gridCol w:w="510"/>
        <w:gridCol w:w="510"/>
        <w:gridCol w:w="529"/>
        <w:gridCol w:w="530"/>
        <w:gridCol w:w="530"/>
      </w:tblGrid>
      <w:tr w:rsidR="00B173FC" w14:paraId="0F138C0C" w14:textId="77777777" w:rsidTr="00182322">
        <w:tc>
          <w:tcPr>
            <w:tcW w:w="510" w:type="dxa"/>
            <w:tcBorders>
              <w:bottom w:val="single" w:sz="4" w:space="0" w:color="auto"/>
              <w:right w:val="dashed" w:sz="4" w:space="0" w:color="auto"/>
            </w:tcBorders>
            <w:shd w:val="clear" w:color="auto" w:fill="auto"/>
          </w:tcPr>
          <w:p w14:paraId="38121707" w14:textId="77777777" w:rsidR="00B173FC" w:rsidRDefault="00B173FC" w:rsidP="00CB3E40">
            <w:pPr>
              <w:pStyle w:val="Para3"/>
              <w:spacing w:before="120" w:after="120"/>
              <w:ind w:left="0"/>
              <w:jc w:val="center"/>
            </w:pPr>
            <w:r>
              <w:t>T</w:t>
            </w:r>
            <w:r w:rsidRPr="00923D64">
              <w:rPr>
                <w:vertAlign w:val="subscript"/>
              </w:rPr>
              <w:t>1</w:t>
            </w:r>
          </w:p>
        </w:tc>
        <w:tc>
          <w:tcPr>
            <w:tcW w:w="510" w:type="dxa"/>
            <w:tcBorders>
              <w:left w:val="dashed" w:sz="4" w:space="0" w:color="auto"/>
              <w:bottom w:val="single" w:sz="4" w:space="0" w:color="auto"/>
              <w:right w:val="single" w:sz="4" w:space="0" w:color="auto"/>
            </w:tcBorders>
            <w:shd w:val="clear" w:color="auto" w:fill="auto"/>
          </w:tcPr>
          <w:p w14:paraId="290A2642" w14:textId="77777777" w:rsidR="00B173FC" w:rsidRPr="00E560FD" w:rsidRDefault="00B173FC" w:rsidP="00CB3E40">
            <w:pPr>
              <w:pStyle w:val="Para3"/>
              <w:spacing w:before="120" w:after="120"/>
              <w:ind w:left="0"/>
              <w:jc w:val="center"/>
            </w:pPr>
            <w:r>
              <w:t>T</w:t>
            </w:r>
            <w:r w:rsidRPr="00923D64">
              <w:rPr>
                <w:vertAlign w:val="subscript"/>
              </w:rPr>
              <w:t>0</w:t>
            </w:r>
          </w:p>
        </w:tc>
        <w:tc>
          <w:tcPr>
            <w:tcW w:w="510" w:type="dxa"/>
            <w:tcBorders>
              <w:left w:val="single" w:sz="4" w:space="0" w:color="auto"/>
              <w:bottom w:val="single" w:sz="4" w:space="0" w:color="auto"/>
              <w:right w:val="single" w:sz="4" w:space="0" w:color="auto"/>
            </w:tcBorders>
            <w:shd w:val="thinDiagStripe" w:color="auto" w:fill="auto"/>
          </w:tcPr>
          <w:p w14:paraId="056A8D18" w14:textId="77777777" w:rsidR="00B173FC" w:rsidRDefault="00B173FC" w:rsidP="00CB3E40">
            <w:pPr>
              <w:pStyle w:val="Para3"/>
              <w:spacing w:before="120" w:after="120"/>
              <w:ind w:left="0"/>
              <w:jc w:val="center"/>
            </w:pPr>
          </w:p>
        </w:tc>
        <w:tc>
          <w:tcPr>
            <w:tcW w:w="510" w:type="dxa"/>
            <w:tcBorders>
              <w:left w:val="single" w:sz="4" w:space="0" w:color="auto"/>
              <w:bottom w:val="single" w:sz="4" w:space="0" w:color="auto"/>
              <w:right w:val="single" w:sz="4" w:space="0" w:color="auto"/>
            </w:tcBorders>
            <w:shd w:val="clear" w:color="auto" w:fill="auto"/>
          </w:tcPr>
          <w:p w14:paraId="63B38066" w14:textId="77777777" w:rsidR="00B173FC" w:rsidRDefault="00B173FC" w:rsidP="00CB3E40">
            <w:pPr>
              <w:pStyle w:val="Para3"/>
              <w:spacing w:before="120" w:after="120"/>
              <w:ind w:left="0"/>
              <w:jc w:val="center"/>
            </w:pPr>
            <w:r>
              <w:t>P</w:t>
            </w:r>
          </w:p>
        </w:tc>
        <w:tc>
          <w:tcPr>
            <w:tcW w:w="510" w:type="dxa"/>
            <w:tcBorders>
              <w:left w:val="single" w:sz="4" w:space="0" w:color="auto"/>
              <w:bottom w:val="single" w:sz="4" w:space="0" w:color="auto"/>
              <w:right w:val="single" w:sz="4" w:space="0" w:color="auto"/>
            </w:tcBorders>
            <w:shd w:val="thinDiagStripe" w:color="auto" w:fill="auto"/>
          </w:tcPr>
          <w:p w14:paraId="7851A91C" w14:textId="77777777" w:rsidR="00B173FC" w:rsidRDefault="00B173FC" w:rsidP="00CB3E40">
            <w:pPr>
              <w:pStyle w:val="Para3"/>
              <w:spacing w:before="120" w:after="120"/>
              <w:ind w:left="0"/>
              <w:jc w:val="center"/>
            </w:pPr>
          </w:p>
        </w:tc>
        <w:tc>
          <w:tcPr>
            <w:tcW w:w="529" w:type="dxa"/>
            <w:tcBorders>
              <w:left w:val="single" w:sz="4" w:space="0" w:color="auto"/>
              <w:bottom w:val="single" w:sz="4" w:space="0" w:color="auto"/>
            </w:tcBorders>
            <w:shd w:val="thinDiagStripe" w:color="auto" w:fill="auto"/>
          </w:tcPr>
          <w:p w14:paraId="6FD19220" w14:textId="77777777" w:rsidR="00B173FC" w:rsidRDefault="00B173FC" w:rsidP="00CB3E40">
            <w:pPr>
              <w:pStyle w:val="Para3"/>
              <w:spacing w:before="120" w:after="120"/>
              <w:ind w:left="0"/>
              <w:jc w:val="center"/>
            </w:pPr>
          </w:p>
        </w:tc>
        <w:tc>
          <w:tcPr>
            <w:tcW w:w="530" w:type="dxa"/>
            <w:tcBorders>
              <w:left w:val="single" w:sz="4" w:space="0" w:color="auto"/>
              <w:bottom w:val="single" w:sz="4" w:space="0" w:color="auto"/>
            </w:tcBorders>
            <w:shd w:val="thinDiagStripe" w:color="auto" w:fill="auto"/>
          </w:tcPr>
          <w:p w14:paraId="55DFD8AC" w14:textId="77777777" w:rsidR="00B173FC" w:rsidRDefault="00B173FC" w:rsidP="00CB3E40">
            <w:pPr>
              <w:pStyle w:val="Para3"/>
              <w:spacing w:before="120" w:after="120"/>
              <w:ind w:left="0"/>
              <w:jc w:val="center"/>
            </w:pPr>
          </w:p>
        </w:tc>
        <w:tc>
          <w:tcPr>
            <w:tcW w:w="530" w:type="dxa"/>
            <w:tcBorders>
              <w:left w:val="single" w:sz="4" w:space="0" w:color="auto"/>
              <w:bottom w:val="single" w:sz="4" w:space="0" w:color="auto"/>
            </w:tcBorders>
            <w:shd w:val="thinDiagStripe" w:color="auto" w:fill="auto"/>
          </w:tcPr>
          <w:p w14:paraId="078832DA" w14:textId="77777777" w:rsidR="00B173FC" w:rsidRDefault="00B173FC" w:rsidP="00CB3E40">
            <w:pPr>
              <w:pStyle w:val="Para3"/>
              <w:spacing w:before="120" w:after="120"/>
              <w:ind w:left="0"/>
              <w:jc w:val="center"/>
            </w:pPr>
          </w:p>
        </w:tc>
      </w:tr>
      <w:tr w:rsidR="00B173FC" w14:paraId="3EBA9742" w14:textId="77777777" w:rsidTr="00182322">
        <w:tc>
          <w:tcPr>
            <w:tcW w:w="1530" w:type="dxa"/>
            <w:gridSpan w:val="3"/>
            <w:tcBorders>
              <w:left w:val="nil"/>
              <w:bottom w:val="nil"/>
              <w:right w:val="nil"/>
            </w:tcBorders>
          </w:tcPr>
          <w:p w14:paraId="7BF05A55" w14:textId="77777777" w:rsidR="00B173FC" w:rsidRDefault="00B173FC" w:rsidP="00CB3E40">
            <w:pPr>
              <w:pStyle w:val="Para3"/>
              <w:spacing w:before="120" w:after="120"/>
              <w:ind w:left="0"/>
              <w:jc w:val="center"/>
            </w:pPr>
            <w:r w:rsidRPr="00182322">
              <w:rPr>
                <w:sz w:val="14"/>
              </w:rPr>
              <w:lastRenderedPageBreak/>
              <w:t>Temperature compensation type</w:t>
            </w:r>
          </w:p>
        </w:tc>
        <w:tc>
          <w:tcPr>
            <w:tcW w:w="510" w:type="dxa"/>
            <w:tcBorders>
              <w:left w:val="nil"/>
              <w:bottom w:val="nil"/>
              <w:right w:val="nil"/>
            </w:tcBorders>
          </w:tcPr>
          <w:p w14:paraId="4EC67500" w14:textId="77777777" w:rsidR="00B173FC" w:rsidRDefault="00B173FC" w:rsidP="00CB3E40">
            <w:pPr>
              <w:pStyle w:val="Para3"/>
              <w:spacing w:before="120" w:after="120"/>
              <w:ind w:left="0"/>
              <w:jc w:val="center"/>
            </w:pPr>
          </w:p>
        </w:tc>
        <w:tc>
          <w:tcPr>
            <w:tcW w:w="510" w:type="dxa"/>
            <w:tcBorders>
              <w:left w:val="nil"/>
              <w:bottom w:val="nil"/>
              <w:right w:val="nil"/>
            </w:tcBorders>
            <w:shd w:val="clear" w:color="auto" w:fill="auto"/>
          </w:tcPr>
          <w:p w14:paraId="2E83603C" w14:textId="77777777" w:rsidR="00B173FC" w:rsidRDefault="00B173FC" w:rsidP="00CB3E40">
            <w:pPr>
              <w:pStyle w:val="Para3"/>
              <w:spacing w:before="120" w:after="120"/>
              <w:ind w:left="0"/>
              <w:jc w:val="center"/>
            </w:pPr>
          </w:p>
        </w:tc>
        <w:tc>
          <w:tcPr>
            <w:tcW w:w="529" w:type="dxa"/>
            <w:tcBorders>
              <w:left w:val="nil"/>
              <w:bottom w:val="nil"/>
              <w:right w:val="nil"/>
            </w:tcBorders>
            <w:shd w:val="clear" w:color="auto" w:fill="auto"/>
          </w:tcPr>
          <w:p w14:paraId="010FB278" w14:textId="77777777" w:rsidR="00B173FC" w:rsidRDefault="00B173FC" w:rsidP="00CB3E40">
            <w:pPr>
              <w:pStyle w:val="Para3"/>
              <w:spacing w:before="120" w:after="120"/>
              <w:ind w:left="0"/>
              <w:jc w:val="center"/>
            </w:pPr>
          </w:p>
        </w:tc>
        <w:tc>
          <w:tcPr>
            <w:tcW w:w="530" w:type="dxa"/>
            <w:tcBorders>
              <w:left w:val="nil"/>
              <w:bottom w:val="nil"/>
              <w:right w:val="nil"/>
            </w:tcBorders>
            <w:shd w:val="clear" w:color="auto" w:fill="auto"/>
          </w:tcPr>
          <w:p w14:paraId="523E62CF" w14:textId="77777777" w:rsidR="00B173FC" w:rsidRDefault="00B173FC" w:rsidP="00CB3E40">
            <w:pPr>
              <w:pStyle w:val="Para3"/>
              <w:spacing w:before="120" w:after="120"/>
              <w:ind w:left="0"/>
              <w:jc w:val="center"/>
            </w:pPr>
          </w:p>
        </w:tc>
        <w:tc>
          <w:tcPr>
            <w:tcW w:w="530" w:type="dxa"/>
            <w:tcBorders>
              <w:left w:val="nil"/>
              <w:bottom w:val="nil"/>
              <w:right w:val="nil"/>
            </w:tcBorders>
            <w:shd w:val="clear" w:color="auto" w:fill="auto"/>
          </w:tcPr>
          <w:p w14:paraId="3E618866" w14:textId="77777777" w:rsidR="00B173FC" w:rsidRDefault="00B173FC" w:rsidP="00CB3E40">
            <w:pPr>
              <w:pStyle w:val="Para3"/>
              <w:spacing w:before="120" w:after="120"/>
              <w:ind w:left="0"/>
              <w:jc w:val="center"/>
            </w:pPr>
          </w:p>
        </w:tc>
      </w:tr>
    </w:tbl>
    <w:p w14:paraId="17498F87" w14:textId="77777777" w:rsidR="00182322" w:rsidRPr="003B6032" w:rsidRDefault="003B6032" w:rsidP="00844502">
      <w:pPr>
        <w:pStyle w:val="ListParagraph"/>
        <w:spacing w:before="40" w:after="40"/>
        <w:ind w:left="780"/>
      </w:pPr>
      <w:r>
        <w:t>According to the belt function parameters layout:</w:t>
      </w:r>
    </w:p>
    <w:p w14:paraId="7C13EBA1" w14:textId="77777777" w:rsidR="00182322" w:rsidRPr="003B6032" w:rsidRDefault="003B6032" w:rsidP="00844502">
      <w:pPr>
        <w:pStyle w:val="ListParagraph"/>
        <w:spacing w:before="40" w:after="40"/>
        <w:ind w:left="780"/>
      </w:pPr>
      <m:oMathPara>
        <m:oMathParaPr>
          <m:jc m:val="left"/>
        </m:oMathParaPr>
        <m:oMath>
          <m:r>
            <w:rPr>
              <w:rFonts w:ascii="Cambria Math" w:hAnsi="Cambria Math"/>
            </w:rPr>
            <m:t>PowerDegradationOption=</m:t>
          </m:r>
          <m:d>
            <m:dPr>
              <m:ctrlPr>
                <w:rPr>
                  <w:rFonts w:ascii="Cambria Math" w:hAnsi="Cambria Math"/>
                  <w:i/>
                </w:rPr>
              </m:ctrlPr>
            </m:dPr>
            <m:e>
              <m:r>
                <m:rPr>
                  <m:sty m:val="b"/>
                </m:rPr>
                <w:rPr>
                  <w:rFonts w:ascii="Cambria Math" w:hAnsi="Cambria Math"/>
                </w:rPr>
                <m:t>NVP_au8BeltProfilesDefinitions</m:t>
              </m:r>
              <m:d>
                <m:dPr>
                  <m:begChr m:val="["/>
                  <m:endChr m:val="]"/>
                  <m:ctrlPr>
                    <w:rPr>
                      <w:rFonts w:ascii="Cambria Math" w:hAnsi="Cambria Math"/>
                    </w:rPr>
                  </m:ctrlPr>
                </m:dPr>
                <m:e>
                  <m:r>
                    <w:rPr>
                      <w:rFonts w:ascii="Cambria Math" w:hAnsi="Cambria Math"/>
                    </w:rPr>
                    <m:t>SelectedCycle×</m:t>
                  </m:r>
                  <m:r>
                    <m:rPr>
                      <m:sty m:val="b"/>
                    </m:rPr>
                    <w:rPr>
                      <w:rFonts w:ascii="Cambria Math" w:hAnsi="Cambria Math"/>
                    </w:rPr>
                    <m:t>KU8_CYCLE_SIZE+2</m:t>
                  </m:r>
                </m:e>
              </m:d>
              <m:r>
                <w:rPr>
                  <w:rFonts w:ascii="Cambria Math" w:hAnsi="Cambria Math"/>
                </w:rPr>
                <m:t xml:space="preserve"> &amp; 0x10</m:t>
              </m:r>
            </m:e>
          </m:d>
          <m:r>
            <w:rPr>
              <w:rFonts w:ascii="Cambria Math" w:hAnsi="Cambria Math"/>
            </w:rPr>
            <m:t>≫4</m:t>
          </m:r>
        </m:oMath>
      </m:oMathPara>
    </w:p>
    <w:p w14:paraId="23438B88" w14:textId="77777777" w:rsidR="00182322" w:rsidRPr="003B6032" w:rsidRDefault="003B6032" w:rsidP="00844502">
      <w:pPr>
        <w:pStyle w:val="ListParagraph"/>
        <w:spacing w:before="40" w:after="40"/>
        <w:ind w:left="780"/>
      </w:pPr>
      <m:oMathPara>
        <m:oMathParaPr>
          <m:jc m:val="left"/>
        </m:oMathParaPr>
        <m:oMath>
          <m:r>
            <w:rPr>
              <w:rFonts w:ascii="Cambria Math" w:hAnsi="Cambria Math"/>
            </w:rPr>
            <m:t>TemperatureCompensationType=</m:t>
          </m:r>
          <m:d>
            <m:dPr>
              <m:ctrlPr>
                <w:rPr>
                  <w:rFonts w:ascii="Cambria Math" w:hAnsi="Cambria Math"/>
                  <w:i/>
                </w:rPr>
              </m:ctrlPr>
            </m:dPr>
            <m:e>
              <m:r>
                <m:rPr>
                  <m:sty m:val="b"/>
                </m:rPr>
                <w:rPr>
                  <w:rFonts w:ascii="Cambria Math" w:hAnsi="Cambria Math"/>
                </w:rPr>
                <m:t>NVP_au8BeltProfilesDefinitions</m:t>
              </m:r>
              <m:d>
                <m:dPr>
                  <m:begChr m:val="["/>
                  <m:endChr m:val="]"/>
                  <m:ctrlPr>
                    <w:rPr>
                      <w:rFonts w:ascii="Cambria Math" w:hAnsi="Cambria Math"/>
                    </w:rPr>
                  </m:ctrlPr>
                </m:dPr>
                <m:e>
                  <m:r>
                    <w:rPr>
                      <w:rFonts w:ascii="Cambria Math" w:hAnsi="Cambria Math"/>
                    </w:rPr>
                    <m:t>SelectedCycle×</m:t>
                  </m:r>
                  <m:r>
                    <m:rPr>
                      <m:sty m:val="b"/>
                    </m:rPr>
                    <w:rPr>
                      <w:rFonts w:ascii="Cambria Math" w:hAnsi="Cambria Math"/>
                    </w:rPr>
                    <m:t>KU8_CYCLE_SIZE+2</m:t>
                  </m:r>
                </m:e>
              </m:d>
              <m:r>
                <w:rPr>
                  <w:rFonts w:ascii="Cambria Math" w:hAnsi="Cambria Math"/>
                </w:rPr>
                <m:t xml:space="preserve"> &amp; 0xC0</m:t>
              </m:r>
            </m:e>
          </m:d>
          <m:r>
            <w:rPr>
              <w:rFonts w:ascii="Cambria Math" w:hAnsi="Cambria Math"/>
            </w:rPr>
            <m:t>≫6</m:t>
          </m:r>
        </m:oMath>
      </m:oMathPara>
    </w:p>
    <w:p w14:paraId="714CA69D" w14:textId="77777777" w:rsidR="003B6032" w:rsidRDefault="003B6032" w:rsidP="00844502">
      <w:pPr>
        <w:pStyle w:val="ListParagraph"/>
        <w:spacing w:before="40" w:after="40"/>
        <w:ind w:left="780"/>
      </w:pPr>
      <w:r>
        <w:t xml:space="preserve">There </w:t>
      </w:r>
      <w:r w:rsidR="00DC6601">
        <w:t xml:space="preserve">is </w:t>
      </w:r>
      <w:r>
        <w:t xml:space="preserve">no risk of array overflow since the Selected cycle value has already been checked against </w:t>
      </w:r>
      <w:r w:rsidR="00330CCA">
        <w:t>its valid range.</w:t>
      </w:r>
    </w:p>
    <w:p w14:paraId="24A0B672" w14:textId="77777777" w:rsidR="003B6032" w:rsidRDefault="003B6032" w:rsidP="00844502">
      <w:pPr>
        <w:pStyle w:val="ListParagraph"/>
        <w:spacing w:before="40" w:after="40"/>
        <w:ind w:left="780"/>
      </w:pPr>
    </w:p>
    <w:p w14:paraId="4483EBFC" w14:textId="77777777" w:rsidR="00A377E9" w:rsidRDefault="00A377E9" w:rsidP="00A377E9">
      <w:pPr>
        <w:pStyle w:val="RequirementID"/>
        <w:ind w:left="780"/>
      </w:pPr>
      <w:r>
        <w:t>DSG_BFE_</w:t>
      </w:r>
      <w:r w:rsidR="00176BEA">
        <w:t>00150</w:t>
      </w:r>
      <w:r>
        <w:t>:</w:t>
      </w:r>
    </w:p>
    <w:p w14:paraId="140101B5" w14:textId="77777777" w:rsidR="00A377E9" w:rsidRDefault="00A377E9" w:rsidP="00A377E9">
      <w:pPr>
        <w:spacing w:before="40" w:after="40"/>
        <w:ind w:left="780"/>
      </w:pPr>
      <w:r>
        <w:t xml:space="preserve">If the </w:t>
      </w:r>
      <w:r w:rsidRPr="00A377E9">
        <w:rPr>
          <w:i/>
        </w:rPr>
        <w:t>PowerDegradationOption</w:t>
      </w:r>
      <w:r>
        <w:t xml:space="preserve"> bit is unset, then the power degradation feature is not required for this belt function: </w:t>
      </w:r>
      <w:r w:rsidRPr="00EE3ABA">
        <w:rPr>
          <w:b/>
        </w:rPr>
        <w:t>u8PowerDegradationFactor</w:t>
      </w:r>
      <w:r>
        <w:rPr>
          <w:b/>
        </w:rPr>
        <w:t xml:space="preserve"> </w:t>
      </w:r>
      <w:r w:rsidRPr="00A377E9">
        <w:t>data</w:t>
      </w:r>
      <w:r>
        <w:t xml:space="preserve"> shall be set to </w:t>
      </w:r>
      <w:r w:rsidRPr="00A377E9">
        <w:rPr>
          <w:b/>
        </w:rPr>
        <w:t>KU8_NO_POWER_ADAPT</w:t>
      </w:r>
      <w:r>
        <w:t>.</w:t>
      </w:r>
    </w:p>
    <w:p w14:paraId="05AB4A75" w14:textId="77777777" w:rsidR="00A377E9" w:rsidRDefault="00A377E9" w:rsidP="00A377E9">
      <w:pPr>
        <w:ind w:left="72" w:firstLine="708"/>
      </w:pPr>
      <w:r>
        <w:t>[COVERS: DES_TF_G_965]</w:t>
      </w:r>
    </w:p>
    <w:p w14:paraId="17542BD8" w14:textId="77777777" w:rsidR="00330CCA" w:rsidRDefault="00330CCA" w:rsidP="00844502">
      <w:pPr>
        <w:pStyle w:val="ListParagraph"/>
        <w:spacing w:before="40" w:after="40"/>
        <w:ind w:left="780"/>
      </w:pPr>
    </w:p>
    <w:p w14:paraId="1322BFEF" w14:textId="77777777" w:rsidR="00A377E9" w:rsidRDefault="00A377E9" w:rsidP="00A377E9">
      <w:pPr>
        <w:pStyle w:val="RequirementID"/>
        <w:ind w:left="780"/>
      </w:pPr>
      <w:r>
        <w:t>DSG_BFE_</w:t>
      </w:r>
      <w:r w:rsidR="00176BEA">
        <w:t>00151</w:t>
      </w:r>
      <w:r>
        <w:t>:</w:t>
      </w:r>
    </w:p>
    <w:p w14:paraId="3729EBB9" w14:textId="77777777" w:rsidR="00A377E9" w:rsidRDefault="00A377E9" w:rsidP="00A377E9">
      <w:pPr>
        <w:spacing w:before="40" w:after="40"/>
        <w:ind w:left="780"/>
      </w:pPr>
      <w:r>
        <w:t xml:space="preserve">If the </w:t>
      </w:r>
      <w:r w:rsidRPr="00A377E9">
        <w:rPr>
          <w:i/>
        </w:rPr>
        <w:t>PowerDegradationOption</w:t>
      </w:r>
      <w:r>
        <w:t xml:space="preserve"> bit </w:t>
      </w:r>
      <w:r w:rsidR="00F0538B">
        <w:t xml:space="preserve">is </w:t>
      </w:r>
      <w:r>
        <w:t xml:space="preserve">set, then the power degradation </w:t>
      </w:r>
      <w:r w:rsidR="00F0538B">
        <w:t>factor shall be evaluated based on vehicle battery level and the lookup table defined as Post build parameters</w:t>
      </w:r>
      <w:r>
        <w:t>.</w:t>
      </w:r>
    </w:p>
    <w:p w14:paraId="5E44DF03" w14:textId="77777777" w:rsidR="00A377E9" w:rsidRDefault="00A377E9" w:rsidP="00A377E9">
      <w:pPr>
        <w:ind w:left="72" w:firstLine="708"/>
      </w:pPr>
      <w:r>
        <w:t>[COVERS: DES_TF_G_</w:t>
      </w:r>
      <w:r w:rsidR="00F0538B">
        <w:t>966</w:t>
      </w:r>
      <w:r>
        <w:t>]</w:t>
      </w:r>
    </w:p>
    <w:p w14:paraId="132C68E2" w14:textId="77777777" w:rsidR="00A377E9" w:rsidRPr="00F0538B" w:rsidRDefault="00F0538B" w:rsidP="00844502">
      <w:pPr>
        <w:pStyle w:val="ListParagraph"/>
        <w:spacing w:before="40" w:after="40"/>
        <w:ind w:left="780"/>
        <w:rPr>
          <w:i/>
        </w:rPr>
      </w:pPr>
      <w:r w:rsidRPr="00F0538B">
        <w:rPr>
          <w:i/>
        </w:rPr>
        <w:t xml:space="preserve">Note: the linear interpolation is </w:t>
      </w:r>
      <w:r w:rsidR="00D4706A">
        <w:rPr>
          <w:i/>
        </w:rPr>
        <w:t xml:space="preserve">directly </w:t>
      </w:r>
      <w:r w:rsidRPr="00F0538B">
        <w:rPr>
          <w:i/>
        </w:rPr>
        <w:t>managed by a specific MBD library.</w:t>
      </w:r>
    </w:p>
    <w:p w14:paraId="29C06412" w14:textId="77777777" w:rsidR="00330CCA" w:rsidRDefault="00330CCA" w:rsidP="00844502">
      <w:pPr>
        <w:pStyle w:val="ListParagraph"/>
        <w:spacing w:before="40" w:after="40"/>
        <w:ind w:left="780"/>
      </w:pPr>
    </w:p>
    <w:p w14:paraId="54CBC255" w14:textId="77777777" w:rsidR="000837C2" w:rsidRPr="00252FF2" w:rsidRDefault="000837C2" w:rsidP="004354B5">
      <w:pPr>
        <w:pStyle w:val="RequirementID"/>
        <w:ind w:left="780"/>
        <w:rPr>
          <w:u w:val="none"/>
          <w:rPrChange w:id="199" w:author="Sabine Flechelle" w:date="2014-12-09T14:25:00Z">
            <w:rPr/>
          </w:rPrChange>
        </w:rPr>
      </w:pPr>
      <w:r w:rsidRPr="00252FF2">
        <w:rPr>
          <w:u w:val="none"/>
          <w:rPrChange w:id="200" w:author="Sabine Flechelle" w:date="2014-12-09T14:25:00Z">
            <w:rPr/>
          </w:rPrChange>
        </w:rPr>
        <w:t>The temperature compensation cycle option is managed as follows:</w:t>
      </w:r>
    </w:p>
    <w:p w14:paraId="27EB0EC6" w14:textId="77777777" w:rsidR="000837C2" w:rsidRDefault="000837C2" w:rsidP="004354B5">
      <w:pPr>
        <w:pStyle w:val="RequirementID"/>
        <w:ind w:left="780"/>
      </w:pPr>
    </w:p>
    <w:p w14:paraId="7FA277E0" w14:textId="77777777" w:rsidR="004354B5" w:rsidRDefault="004354B5" w:rsidP="004354B5">
      <w:pPr>
        <w:pStyle w:val="RequirementID"/>
        <w:ind w:left="780"/>
      </w:pPr>
      <w:r>
        <w:t>DSG_BFE_00172:</w:t>
      </w:r>
    </w:p>
    <w:p w14:paraId="16DDC430" w14:textId="77777777" w:rsidR="004354B5" w:rsidRPr="00252FF2" w:rsidRDefault="004354B5" w:rsidP="004354B5">
      <w:pPr>
        <w:pStyle w:val="RequirementID"/>
        <w:ind w:left="780"/>
        <w:rPr>
          <w:u w:val="none"/>
          <w:rPrChange w:id="201" w:author="Sabine Flechelle" w:date="2014-12-09T14:26:00Z">
            <w:rPr/>
          </w:rPrChange>
        </w:rPr>
      </w:pPr>
      <w:r w:rsidRPr="00252FF2">
        <w:rPr>
          <w:u w:val="none"/>
          <w:rPrChange w:id="202" w:author="Sabine Flechelle" w:date="2014-12-09T14:26:00Z">
            <w:rPr/>
          </w:rPrChange>
        </w:rPr>
        <w:t>If the step is not a Weighted step (if bit W of step option is not set), then no temperature compensation is applied for this step.</w:t>
      </w:r>
    </w:p>
    <w:p w14:paraId="54BC29FF" w14:textId="77777777" w:rsidR="003175DD" w:rsidRDefault="003175DD" w:rsidP="003175DD">
      <w:pPr>
        <w:ind w:left="72" w:firstLine="708"/>
      </w:pPr>
      <w:r>
        <w:t>[COVERS: DES_TF_G_974]</w:t>
      </w:r>
    </w:p>
    <w:p w14:paraId="51A3FD31" w14:textId="77777777" w:rsidR="004354B5" w:rsidRDefault="004354B5" w:rsidP="00A02ACC">
      <w:pPr>
        <w:ind w:left="851"/>
      </w:pPr>
    </w:p>
    <w:p w14:paraId="1B352DAD" w14:textId="77777777" w:rsidR="00DC6601" w:rsidRDefault="00DC6601" w:rsidP="00DC6601">
      <w:pPr>
        <w:pStyle w:val="RequirementID"/>
        <w:ind w:left="780"/>
      </w:pPr>
      <w:r>
        <w:t>DSG_BFE_00173:</w:t>
      </w:r>
    </w:p>
    <w:p w14:paraId="6225F666" w14:textId="77777777" w:rsidR="004354B5" w:rsidRPr="00252FF2" w:rsidRDefault="004354B5" w:rsidP="00DC6601">
      <w:pPr>
        <w:pStyle w:val="RequirementID"/>
        <w:ind w:left="780"/>
        <w:rPr>
          <w:u w:val="none"/>
          <w:rPrChange w:id="203" w:author="Sabine Flechelle" w:date="2014-12-09T14:26:00Z">
            <w:rPr/>
          </w:rPrChange>
        </w:rPr>
      </w:pPr>
      <w:r w:rsidRPr="00252FF2">
        <w:rPr>
          <w:u w:val="none"/>
          <w:rPrChange w:id="204" w:author="Sabine Flechelle" w:date="2014-12-09T14:26:00Z">
            <w:rPr/>
          </w:rPrChange>
        </w:rPr>
        <w:t xml:space="preserve">If the step is a Weighted step (if bit W of step option is set), and if the step order is negative, then a temperature compensation based on the </w:t>
      </w:r>
      <w:r w:rsidR="000837C2" w:rsidRPr="00252FF2">
        <w:rPr>
          <w:u w:val="none"/>
          <w:rPrChange w:id="205" w:author="Sabine Flechelle" w:date="2014-12-09T14:26:00Z">
            <w:rPr/>
          </w:rPrChange>
        </w:rPr>
        <w:t xml:space="preserve">NVP </w:t>
      </w:r>
      <w:r w:rsidRPr="00252FF2">
        <w:rPr>
          <w:u w:val="none"/>
          <w:rPrChange w:id="206" w:author="Sabine Flechelle" w:date="2014-12-09T14:26:00Z">
            <w:rPr/>
          </w:rPrChange>
        </w:rPr>
        <w:t>Releasing interpolation table is applied</w:t>
      </w:r>
      <w:r w:rsidR="00B33BA6" w:rsidRPr="00252FF2">
        <w:rPr>
          <w:u w:val="none"/>
          <w:rPrChange w:id="207" w:author="Sabine Flechelle" w:date="2014-12-09T14:26:00Z">
            <w:rPr/>
          </w:rPrChange>
        </w:rPr>
        <w:t>:</w:t>
      </w:r>
    </w:p>
    <w:p w14:paraId="656A9BDE" w14:textId="77777777" w:rsidR="00DC6601" w:rsidRPr="004354B5" w:rsidRDefault="00B33BA6" w:rsidP="00A02ACC">
      <w:pPr>
        <w:ind w:left="708" w:firstLine="708"/>
      </w:pPr>
      <w:r>
        <w:rPr>
          <w:rFonts w:eastAsiaTheme="minorHAnsi"/>
          <w:lang w:val="en-US"/>
        </w:rPr>
        <w:t xml:space="preserve">(NVP_au16WeightTempIdxRel; </w:t>
      </w:r>
      <w:r w:rsidR="00DC6601" w:rsidRPr="004354B5">
        <w:rPr>
          <w:rFonts w:eastAsiaTheme="minorHAnsi"/>
          <w:lang w:val="en-US"/>
        </w:rPr>
        <w:t>NVP_au8WeightFactorsRel</w:t>
      </w:r>
      <w:r>
        <w:rPr>
          <w:rFonts w:eastAsiaTheme="minorHAnsi"/>
          <w:lang w:val="en-US"/>
        </w:rPr>
        <w:t>)</w:t>
      </w:r>
    </w:p>
    <w:p w14:paraId="45EA744E" w14:textId="77777777" w:rsidR="003175DD" w:rsidRPr="00A02ACC" w:rsidRDefault="003175DD" w:rsidP="003175DD">
      <w:pPr>
        <w:ind w:left="72" w:firstLine="708"/>
      </w:pPr>
      <w:r w:rsidRPr="00A02ACC">
        <w:t>[COVERS: DES_TF_G_1092</w:t>
      </w:r>
      <w:r w:rsidR="0039565B" w:rsidRPr="00A02ACC">
        <w:t>; DES_TF_G_955</w:t>
      </w:r>
      <w:r w:rsidR="000837C2" w:rsidRPr="00A02ACC">
        <w:t>; DES_TF_G_1093</w:t>
      </w:r>
      <w:r w:rsidRPr="00A02ACC">
        <w:t>]</w:t>
      </w:r>
    </w:p>
    <w:p w14:paraId="4E7CBA50" w14:textId="77777777" w:rsidR="003175DD" w:rsidRPr="00A02ACC" w:rsidRDefault="003175DD" w:rsidP="004354B5">
      <w:pPr>
        <w:pStyle w:val="RequirementID"/>
        <w:ind w:left="780"/>
      </w:pPr>
    </w:p>
    <w:p w14:paraId="22047112" w14:textId="77777777" w:rsidR="004354B5" w:rsidRDefault="004354B5" w:rsidP="004354B5">
      <w:pPr>
        <w:pStyle w:val="RequirementID"/>
        <w:ind w:left="780"/>
      </w:pPr>
      <w:r>
        <w:t>DSG_BFE_00174:</w:t>
      </w:r>
    </w:p>
    <w:p w14:paraId="1F72897F" w14:textId="77777777" w:rsidR="004354B5" w:rsidRPr="00252FF2" w:rsidRDefault="004354B5" w:rsidP="004354B5">
      <w:pPr>
        <w:pStyle w:val="RequirementID"/>
        <w:ind w:left="780"/>
        <w:rPr>
          <w:u w:val="none"/>
          <w:rPrChange w:id="208" w:author="Sabine Flechelle" w:date="2014-12-09T14:26:00Z">
            <w:rPr/>
          </w:rPrChange>
        </w:rPr>
      </w:pPr>
      <w:r w:rsidRPr="00252FF2">
        <w:rPr>
          <w:u w:val="none"/>
          <w:rPrChange w:id="209" w:author="Sabine Flechelle" w:date="2014-12-09T14:26:00Z">
            <w:rPr/>
          </w:rPrChange>
        </w:rPr>
        <w:t xml:space="preserve">If the step is a Weighted step (if bit W of step option is set), and if the step order is positive, then a temperature compensation based on </w:t>
      </w:r>
      <w:r w:rsidR="000837C2" w:rsidRPr="00252FF2">
        <w:rPr>
          <w:u w:val="none"/>
          <w:rPrChange w:id="210" w:author="Sabine Flechelle" w:date="2014-12-09T14:26:00Z">
            <w:rPr/>
          </w:rPrChange>
        </w:rPr>
        <w:t>a</w:t>
      </w:r>
      <w:r w:rsidRPr="00252FF2">
        <w:rPr>
          <w:u w:val="none"/>
          <w:rPrChange w:id="211" w:author="Sabine Flechelle" w:date="2014-12-09T14:26:00Z">
            <w:rPr/>
          </w:rPrChange>
        </w:rPr>
        <w:t xml:space="preserve"> </w:t>
      </w:r>
      <w:r w:rsidR="000837C2" w:rsidRPr="00252FF2">
        <w:rPr>
          <w:u w:val="none"/>
          <w:rPrChange w:id="212" w:author="Sabine Flechelle" w:date="2014-12-09T14:26:00Z">
            <w:rPr/>
          </w:rPrChange>
        </w:rPr>
        <w:t xml:space="preserve">NVP Tensioning </w:t>
      </w:r>
      <w:r w:rsidRPr="00252FF2">
        <w:rPr>
          <w:u w:val="none"/>
          <w:rPrChange w:id="213" w:author="Sabine Flechelle" w:date="2014-12-09T14:26:00Z">
            <w:rPr/>
          </w:rPrChange>
        </w:rPr>
        <w:t>interpolation table, chosen by the T</w:t>
      </w:r>
      <w:r w:rsidRPr="00252FF2">
        <w:rPr>
          <w:u w:val="none"/>
          <w:vertAlign w:val="subscript"/>
          <w:rPrChange w:id="214" w:author="Sabine Flechelle" w:date="2014-12-09T14:26:00Z">
            <w:rPr>
              <w:vertAlign w:val="subscript"/>
            </w:rPr>
          </w:rPrChange>
        </w:rPr>
        <w:t>1</w:t>
      </w:r>
      <w:r w:rsidRPr="00252FF2">
        <w:rPr>
          <w:u w:val="none"/>
          <w:rPrChange w:id="215" w:author="Sabine Flechelle" w:date="2014-12-09T14:26:00Z">
            <w:rPr/>
          </w:rPrChange>
        </w:rPr>
        <w:t>-T</w:t>
      </w:r>
      <w:r w:rsidRPr="00252FF2">
        <w:rPr>
          <w:u w:val="none"/>
          <w:vertAlign w:val="subscript"/>
          <w:rPrChange w:id="216" w:author="Sabine Flechelle" w:date="2014-12-09T14:26:00Z">
            <w:rPr>
              <w:vertAlign w:val="subscript"/>
            </w:rPr>
          </w:rPrChange>
        </w:rPr>
        <w:t>0</w:t>
      </w:r>
      <w:r w:rsidRPr="00252FF2">
        <w:rPr>
          <w:u w:val="none"/>
          <w:rPrChange w:id="217" w:author="Sabine Flechelle" w:date="2014-12-09T14:26:00Z">
            <w:rPr/>
          </w:rPrChange>
        </w:rPr>
        <w:t xml:space="preserve"> cycle option, is applied</w:t>
      </w:r>
      <w:r w:rsidR="00B33BA6" w:rsidRPr="00252FF2">
        <w:rPr>
          <w:u w:val="none"/>
          <w:rPrChange w:id="218" w:author="Sabine Flechelle" w:date="2014-12-09T14:26:00Z">
            <w:rPr/>
          </w:rPrChange>
        </w:rPr>
        <w:t>:</w:t>
      </w:r>
    </w:p>
    <w:p w14:paraId="08118B55" w14:textId="77777777" w:rsidR="004354B5" w:rsidRDefault="004354B5" w:rsidP="00A02ACC">
      <w:pPr>
        <w:ind w:left="1080"/>
      </w:pPr>
    </w:p>
    <w:p w14:paraId="241AE637" w14:textId="77777777" w:rsidR="00DC6601" w:rsidRDefault="00DC6601" w:rsidP="00A02ACC">
      <w:pPr>
        <w:pStyle w:val="ListParagraph"/>
        <w:numPr>
          <w:ilvl w:val="0"/>
          <w:numId w:val="40"/>
        </w:numPr>
      </w:pPr>
      <w:r>
        <w:t>If T</w:t>
      </w:r>
      <w:r w:rsidRPr="00B33BA6">
        <w:rPr>
          <w:vertAlign w:val="subscript"/>
        </w:rPr>
        <w:t>1</w:t>
      </w:r>
      <w:r>
        <w:t>-T</w:t>
      </w:r>
      <w:r w:rsidRPr="00B33BA6">
        <w:rPr>
          <w:vertAlign w:val="subscript"/>
        </w:rPr>
        <w:t>0</w:t>
      </w:r>
      <w:r w:rsidR="00B33BA6">
        <w:t xml:space="preserve"> = “00”,</w:t>
      </w:r>
      <w:r>
        <w:t xml:space="preserve"> the 1</w:t>
      </w:r>
      <w:r w:rsidRPr="00B33BA6">
        <w:rPr>
          <w:vertAlign w:val="superscript"/>
        </w:rPr>
        <w:t>st</w:t>
      </w:r>
      <w:r>
        <w:t xml:space="preserve"> Tensioning interpolation table</w:t>
      </w:r>
      <w:r w:rsidR="00B33BA6">
        <w:t xml:space="preserve"> is used</w:t>
      </w:r>
      <w:r>
        <w:t>:</w:t>
      </w:r>
    </w:p>
    <w:p w14:paraId="36FE9782" w14:textId="77777777" w:rsidR="00DC6601" w:rsidRDefault="00B33BA6" w:rsidP="00A02ACC">
      <w:pPr>
        <w:ind w:left="708" w:firstLine="708"/>
        <w:rPr>
          <w:rFonts w:eastAsiaTheme="minorHAnsi"/>
          <w:lang w:val="en-US" w:eastAsia="en-US"/>
        </w:rPr>
      </w:pPr>
      <w:r>
        <w:rPr>
          <w:rFonts w:eastAsiaTheme="minorHAnsi"/>
          <w:lang w:val="en-US" w:eastAsia="en-US"/>
        </w:rPr>
        <w:t>(</w:t>
      </w:r>
      <w:r w:rsidRPr="00B33BA6">
        <w:rPr>
          <w:rFonts w:eastAsiaTheme="minorHAnsi"/>
          <w:lang w:val="en-US" w:eastAsia="en-US"/>
        </w:rPr>
        <w:t>NVP_au16WeightTempIdxTens</w:t>
      </w:r>
      <w:r>
        <w:rPr>
          <w:rFonts w:eastAsiaTheme="minorHAnsi"/>
          <w:lang w:val="en-US" w:eastAsia="en-US"/>
        </w:rPr>
        <w:t xml:space="preserve">0; </w:t>
      </w:r>
      <w:r w:rsidR="00DC6601" w:rsidRPr="00A02ACC">
        <w:rPr>
          <w:rFonts w:eastAsiaTheme="minorHAnsi"/>
          <w:lang w:val="en-US" w:eastAsia="en-US"/>
        </w:rPr>
        <w:t>NVP_au8WeightFactorsTens</w:t>
      </w:r>
      <w:r>
        <w:rPr>
          <w:rFonts w:eastAsiaTheme="minorHAnsi"/>
          <w:lang w:val="en-US" w:eastAsia="en-US"/>
        </w:rPr>
        <w:t>0)</w:t>
      </w:r>
    </w:p>
    <w:p w14:paraId="600733A9" w14:textId="77777777" w:rsidR="00B33BA6" w:rsidRPr="00006860" w:rsidRDefault="00B33BA6" w:rsidP="00A02ACC">
      <w:pPr>
        <w:ind w:left="708" w:firstLine="708"/>
      </w:pPr>
    </w:p>
    <w:p w14:paraId="0F55C7A5" w14:textId="77777777" w:rsidR="00B33BA6" w:rsidRDefault="00B33BA6" w:rsidP="00B33BA6">
      <w:pPr>
        <w:pStyle w:val="ListParagraph"/>
        <w:numPr>
          <w:ilvl w:val="0"/>
          <w:numId w:val="40"/>
        </w:numPr>
      </w:pPr>
      <w:r>
        <w:t>If T</w:t>
      </w:r>
      <w:r w:rsidRPr="00B33BA6">
        <w:rPr>
          <w:vertAlign w:val="subscript"/>
        </w:rPr>
        <w:t>1</w:t>
      </w:r>
      <w:r>
        <w:t>-T</w:t>
      </w:r>
      <w:r w:rsidRPr="00B33BA6">
        <w:rPr>
          <w:vertAlign w:val="subscript"/>
        </w:rPr>
        <w:t>0</w:t>
      </w:r>
      <w:r>
        <w:t xml:space="preserve"> = “01”, the 2</w:t>
      </w:r>
      <w:r w:rsidRPr="00006860">
        <w:rPr>
          <w:vertAlign w:val="superscript"/>
        </w:rPr>
        <w:t>nd</w:t>
      </w:r>
      <w:r>
        <w:t xml:space="preserve"> Tensioning interpolation table is used:</w:t>
      </w:r>
    </w:p>
    <w:p w14:paraId="68D8B1F9" w14:textId="77777777" w:rsidR="00B33BA6" w:rsidRDefault="00B33BA6" w:rsidP="00B33BA6">
      <w:pPr>
        <w:ind w:left="708" w:firstLine="708"/>
        <w:rPr>
          <w:rFonts w:eastAsiaTheme="minorHAnsi"/>
          <w:lang w:val="en-US" w:eastAsia="en-US"/>
        </w:rPr>
      </w:pPr>
      <w:r>
        <w:rPr>
          <w:rFonts w:eastAsiaTheme="minorHAnsi"/>
          <w:lang w:val="en-US" w:eastAsia="en-US"/>
        </w:rPr>
        <w:t>(</w:t>
      </w:r>
      <w:r w:rsidRPr="00B33BA6">
        <w:rPr>
          <w:rFonts w:eastAsiaTheme="minorHAnsi"/>
          <w:lang w:val="en-US" w:eastAsia="en-US"/>
        </w:rPr>
        <w:t>NVP_au16WeightTempIdxTens1</w:t>
      </w:r>
      <w:r>
        <w:rPr>
          <w:rFonts w:eastAsiaTheme="minorHAnsi"/>
          <w:lang w:val="en-US" w:eastAsia="en-US"/>
        </w:rPr>
        <w:t xml:space="preserve">; </w:t>
      </w:r>
      <w:r w:rsidRPr="00B16A99">
        <w:rPr>
          <w:rFonts w:eastAsiaTheme="minorHAnsi"/>
          <w:lang w:val="en-US" w:eastAsia="en-US"/>
        </w:rPr>
        <w:t>NVP_au8WeightFactorsTens1</w:t>
      </w:r>
      <w:r>
        <w:rPr>
          <w:rFonts w:eastAsiaTheme="minorHAnsi"/>
          <w:lang w:val="en-US" w:eastAsia="en-US"/>
        </w:rPr>
        <w:t>)</w:t>
      </w:r>
    </w:p>
    <w:p w14:paraId="5C307DAA" w14:textId="77777777" w:rsidR="00B33BA6" w:rsidRPr="00006860" w:rsidRDefault="00B33BA6" w:rsidP="00B33BA6">
      <w:pPr>
        <w:ind w:left="708" w:firstLine="708"/>
      </w:pPr>
    </w:p>
    <w:p w14:paraId="4B51C54A" w14:textId="77777777" w:rsidR="00B33BA6" w:rsidRDefault="00B33BA6" w:rsidP="00B33BA6">
      <w:pPr>
        <w:pStyle w:val="ListParagraph"/>
        <w:numPr>
          <w:ilvl w:val="0"/>
          <w:numId w:val="40"/>
        </w:numPr>
      </w:pPr>
      <w:r>
        <w:t>If T</w:t>
      </w:r>
      <w:r w:rsidRPr="00B33BA6">
        <w:rPr>
          <w:vertAlign w:val="subscript"/>
        </w:rPr>
        <w:t>1</w:t>
      </w:r>
      <w:r>
        <w:t>-T</w:t>
      </w:r>
      <w:r w:rsidRPr="00B33BA6">
        <w:rPr>
          <w:vertAlign w:val="subscript"/>
        </w:rPr>
        <w:t>0</w:t>
      </w:r>
      <w:r>
        <w:t xml:space="preserve"> = “00”, the 3</w:t>
      </w:r>
      <w:r w:rsidRPr="00006860">
        <w:rPr>
          <w:vertAlign w:val="superscript"/>
        </w:rPr>
        <w:t>rd</w:t>
      </w:r>
      <w:r>
        <w:t xml:space="preserve"> Tensioning interpolation table is used:</w:t>
      </w:r>
    </w:p>
    <w:p w14:paraId="1B0A7C41" w14:textId="77777777" w:rsidR="00B33BA6" w:rsidRDefault="00B33BA6" w:rsidP="00B33BA6">
      <w:pPr>
        <w:ind w:left="708" w:firstLine="708"/>
        <w:rPr>
          <w:rFonts w:eastAsiaTheme="minorHAnsi"/>
          <w:lang w:val="en-US" w:eastAsia="en-US"/>
        </w:rPr>
      </w:pPr>
      <w:r>
        <w:rPr>
          <w:rFonts w:eastAsiaTheme="minorHAnsi"/>
          <w:lang w:val="en-US" w:eastAsia="en-US"/>
        </w:rPr>
        <w:t>(NVP_au16WeightTempIdxTens2; NVP_au8WeightFactorsTens2)</w:t>
      </w:r>
    </w:p>
    <w:p w14:paraId="7C4D9151" w14:textId="77777777" w:rsidR="00B33BA6" w:rsidRPr="00006860" w:rsidRDefault="00B33BA6" w:rsidP="00B33BA6">
      <w:pPr>
        <w:ind w:left="708" w:firstLine="708"/>
      </w:pPr>
    </w:p>
    <w:p w14:paraId="46CCCA1C" w14:textId="77777777" w:rsidR="00B33BA6" w:rsidRDefault="00B33BA6" w:rsidP="00B33BA6">
      <w:pPr>
        <w:pStyle w:val="ListParagraph"/>
        <w:numPr>
          <w:ilvl w:val="0"/>
          <w:numId w:val="40"/>
        </w:numPr>
      </w:pPr>
      <w:r>
        <w:t>If T</w:t>
      </w:r>
      <w:r w:rsidRPr="00B33BA6">
        <w:rPr>
          <w:vertAlign w:val="subscript"/>
        </w:rPr>
        <w:t>1</w:t>
      </w:r>
      <w:r>
        <w:t>-T</w:t>
      </w:r>
      <w:r w:rsidRPr="00B33BA6">
        <w:rPr>
          <w:vertAlign w:val="subscript"/>
        </w:rPr>
        <w:t>0</w:t>
      </w:r>
      <w:r>
        <w:t xml:space="preserve"> = “00”, the 4</w:t>
      </w:r>
      <w:r w:rsidRPr="00006860">
        <w:rPr>
          <w:vertAlign w:val="superscript"/>
        </w:rPr>
        <w:t>th</w:t>
      </w:r>
      <w:r>
        <w:t xml:space="preserve"> Tensioning interpolation table is used:</w:t>
      </w:r>
    </w:p>
    <w:p w14:paraId="39726D6A" w14:textId="77777777" w:rsidR="00B33BA6" w:rsidRPr="00A02ACC" w:rsidRDefault="00B33BA6" w:rsidP="00B33BA6">
      <w:pPr>
        <w:ind w:left="708" w:firstLine="708"/>
        <w:rPr>
          <w:lang w:val="fr-FR"/>
        </w:rPr>
      </w:pPr>
      <w:r w:rsidRPr="00A02ACC">
        <w:rPr>
          <w:rFonts w:eastAsiaTheme="minorHAnsi"/>
          <w:lang w:val="fr-FR" w:eastAsia="en-US"/>
        </w:rPr>
        <w:t>(NVP_au16WeightTempIdxTens3; NVP_au8WeightFactorsTens3)</w:t>
      </w:r>
    </w:p>
    <w:p w14:paraId="75DC3BCB" w14:textId="77777777" w:rsidR="003175DD" w:rsidRPr="00A02ACC" w:rsidRDefault="003175DD" w:rsidP="003175DD">
      <w:pPr>
        <w:ind w:left="72" w:firstLine="708"/>
        <w:rPr>
          <w:lang w:val="fr-FR"/>
        </w:rPr>
      </w:pPr>
      <w:r w:rsidRPr="00A02ACC">
        <w:rPr>
          <w:lang w:val="fr-FR"/>
        </w:rPr>
        <w:t>[COVERS: DES_TF_G_1091; DES_TF_G_957</w:t>
      </w:r>
      <w:r w:rsidR="0039565B" w:rsidRPr="00A02ACC">
        <w:rPr>
          <w:lang w:val="fr-FR"/>
        </w:rPr>
        <w:t>; DES_TF_G_955</w:t>
      </w:r>
      <w:r w:rsidR="000837C2" w:rsidRPr="00B16A99">
        <w:rPr>
          <w:lang w:val="fr-FR"/>
        </w:rPr>
        <w:t>; DES_TF_G_1093</w:t>
      </w:r>
      <w:r w:rsidRPr="00A02ACC">
        <w:rPr>
          <w:lang w:val="fr-FR"/>
        </w:rPr>
        <w:t>]</w:t>
      </w:r>
    </w:p>
    <w:p w14:paraId="1CEED51B" w14:textId="77777777" w:rsidR="003175DD" w:rsidRPr="00A02ACC" w:rsidRDefault="003175DD" w:rsidP="003175DD">
      <w:pPr>
        <w:ind w:left="72" w:firstLine="708"/>
        <w:rPr>
          <w:lang w:val="fr-FR"/>
        </w:rPr>
      </w:pPr>
    </w:p>
    <w:p w14:paraId="1172381D" w14:textId="77777777" w:rsidR="00DC6601" w:rsidRPr="00A02ACC" w:rsidRDefault="00DC6601" w:rsidP="00A02ACC">
      <w:pPr>
        <w:rPr>
          <w:lang w:val="fr-FR"/>
        </w:rPr>
      </w:pPr>
    </w:p>
    <w:p w14:paraId="65DF7910" w14:textId="77777777" w:rsidR="00DC6601" w:rsidRPr="00A02ACC" w:rsidRDefault="00DC6601" w:rsidP="00DC6601">
      <w:pPr>
        <w:pStyle w:val="ListParagraph"/>
        <w:spacing w:before="40" w:after="40"/>
        <w:ind w:left="780"/>
        <w:rPr>
          <w:lang w:val="fr-FR"/>
        </w:rPr>
      </w:pPr>
    </w:p>
    <w:p w14:paraId="4934546C" w14:textId="77777777" w:rsidR="00102C7D" w:rsidRDefault="00102C7D" w:rsidP="00102C7D">
      <w:pPr>
        <w:pStyle w:val="ListParagraph"/>
        <w:numPr>
          <w:ilvl w:val="0"/>
          <w:numId w:val="23"/>
        </w:numPr>
        <w:spacing w:before="40" w:after="40"/>
        <w:rPr>
          <w:b/>
        </w:rPr>
      </w:pPr>
      <w:r w:rsidRPr="00B347F8">
        <w:rPr>
          <w:b/>
        </w:rPr>
        <w:t>Entering and outgoing parameters</w:t>
      </w:r>
      <w:r w:rsidR="00871F8F">
        <w:rPr>
          <w:b/>
        </w:rPr>
        <w:t>:</w:t>
      </w:r>
    </w:p>
    <w:p w14:paraId="77978581" w14:textId="77777777" w:rsidR="001E3BB8" w:rsidRPr="001E3BB8" w:rsidRDefault="001E3BB8" w:rsidP="001E3BB8">
      <w:pPr>
        <w:pStyle w:val="ListParagraph"/>
        <w:spacing w:before="40" w:after="40"/>
        <w:ind w:left="780"/>
      </w:pPr>
      <w:r>
        <w:t>None.</w:t>
      </w:r>
    </w:p>
    <w:p w14:paraId="0AE990A4" w14:textId="77777777" w:rsidR="00102C7D" w:rsidRDefault="00102C7D" w:rsidP="00102C7D">
      <w:pPr>
        <w:pStyle w:val="ListParagraph"/>
        <w:numPr>
          <w:ilvl w:val="0"/>
          <w:numId w:val="23"/>
        </w:numPr>
        <w:spacing w:before="40" w:after="40"/>
        <w:rPr>
          <w:b/>
        </w:rPr>
      </w:pPr>
      <w:r w:rsidRPr="00B347F8">
        <w:rPr>
          <w:b/>
        </w:rPr>
        <w:t>Period</w:t>
      </w:r>
      <w:r w:rsidR="00871F8F">
        <w:rPr>
          <w:b/>
        </w:rPr>
        <w:t>:</w:t>
      </w:r>
    </w:p>
    <w:p w14:paraId="3D5E90E9" w14:textId="77777777" w:rsidR="001E3BB8" w:rsidRPr="003D6FAB" w:rsidRDefault="001E3BB8" w:rsidP="001E3BB8">
      <w:pPr>
        <w:pStyle w:val="ListParagraph"/>
        <w:spacing w:before="40" w:after="40"/>
        <w:ind w:left="780"/>
      </w:pPr>
      <w:r>
        <w:t>This function shall be called every 10ms.</w:t>
      </w:r>
    </w:p>
    <w:p w14:paraId="6FEA105C" w14:textId="77777777" w:rsidR="00102C7D" w:rsidRDefault="00102C7D" w:rsidP="00102C7D">
      <w:pPr>
        <w:pStyle w:val="ListParagraph"/>
        <w:numPr>
          <w:ilvl w:val="0"/>
          <w:numId w:val="23"/>
        </w:numPr>
        <w:spacing w:before="40" w:after="40"/>
        <w:rPr>
          <w:b/>
        </w:rPr>
      </w:pPr>
      <w:r w:rsidRPr="00B347F8">
        <w:rPr>
          <w:b/>
        </w:rPr>
        <w:t>Who</w:t>
      </w:r>
      <w:r w:rsidR="00871F8F">
        <w:rPr>
          <w:b/>
        </w:rPr>
        <w:t>:</w:t>
      </w:r>
    </w:p>
    <w:p w14:paraId="018291D6" w14:textId="77777777" w:rsidR="001E3BB8" w:rsidRPr="00B347F8" w:rsidRDefault="001E3BB8" w:rsidP="001E3BB8">
      <w:pPr>
        <w:pStyle w:val="ListParagraph"/>
        <w:spacing w:before="40" w:after="40"/>
        <w:ind w:left="780"/>
        <w:rPr>
          <w:b/>
        </w:rPr>
      </w:pPr>
      <w:r>
        <w:t xml:space="preserve">This function is called by the exported function in charge of the step scheduling (See </w:t>
      </w:r>
      <w:r>
        <w:fldChar w:fldCharType="begin"/>
      </w:r>
      <w:r>
        <w:instrText xml:space="preserve"> REF _Ref314736287 \w \h </w:instrText>
      </w:r>
      <w:r>
        <w:fldChar w:fldCharType="separate"/>
      </w:r>
      <w:r w:rsidR="00834BB3">
        <w:t>3.2.1</w:t>
      </w:r>
      <w:r>
        <w:fldChar w:fldCharType="end"/>
      </w:r>
      <w:r>
        <w:t xml:space="preserve"> </w:t>
      </w:r>
      <w:r>
        <w:fldChar w:fldCharType="begin"/>
      </w:r>
      <w:r>
        <w:instrText xml:space="preserve"> REF _Ref359490423 \h </w:instrText>
      </w:r>
      <w:r>
        <w:fldChar w:fldCharType="separate"/>
      </w:r>
      <w:r w:rsidR="00834BB3">
        <w:t xml:space="preserve">Function </w:t>
      </w:r>
      <w:r w:rsidR="00834BB3">
        <w:rPr>
          <w:i/>
        </w:rPr>
        <w:t>BFE_runScheduleStep</w:t>
      </w:r>
      <w:r>
        <w:fldChar w:fldCharType="end"/>
      </w:r>
    </w:p>
    <w:p w14:paraId="09216E53" w14:textId="77777777" w:rsidR="00102C7D" w:rsidRDefault="00102C7D" w:rsidP="00102C7D">
      <w:pPr>
        <w:pStyle w:val="ListParagraph"/>
        <w:numPr>
          <w:ilvl w:val="0"/>
          <w:numId w:val="23"/>
        </w:numPr>
        <w:spacing w:before="40" w:after="40"/>
        <w:rPr>
          <w:b/>
        </w:rPr>
      </w:pPr>
      <w:r w:rsidRPr="00B347F8">
        <w:rPr>
          <w:b/>
        </w:rPr>
        <w:t>Items used</w:t>
      </w:r>
      <w:r w:rsidR="00871F8F">
        <w:rPr>
          <w:b/>
        </w:rPr>
        <w:t>:</w:t>
      </w:r>
    </w:p>
    <w:p w14:paraId="629226BD" w14:textId="77777777" w:rsidR="00054864" w:rsidRDefault="00054864" w:rsidP="00054864">
      <w:pPr>
        <w:pStyle w:val="ListParagraph"/>
        <w:keepNext/>
        <w:spacing w:before="40" w:after="40"/>
        <w:ind w:left="0"/>
      </w:pPr>
      <w:r>
        <w:rPr>
          <w:noProof/>
          <w:lang w:val="fr-FR" w:eastAsia="fr-FR"/>
        </w:rPr>
        <mc:AlternateContent>
          <mc:Choice Requires="wpc">
            <w:drawing>
              <wp:inline distT="0" distB="0" distL="0" distR="0" wp14:anchorId="476086DF" wp14:editId="5D22EF41">
                <wp:extent cx="6096000" cy="2636521"/>
                <wp:effectExtent l="0" t="0" r="0" b="68580"/>
                <wp:docPr id="233" name="Zone de dessin 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8" name="Zone de texte 14"/>
                        <wps:cNvSpPr txBox="1"/>
                        <wps:spPr>
                          <a:xfrm>
                            <a:off x="2103120" y="87629"/>
                            <a:ext cx="1775460" cy="1701165"/>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7775B3CF" w14:textId="77777777" w:rsidR="001C49CD" w:rsidRPr="00C978BB" w:rsidRDefault="001C49CD" w:rsidP="00054864">
                              <w:pPr>
                                <w:jc w:val="center"/>
                                <w:rPr>
                                  <w:b/>
                                  <w:sz w:val="18"/>
                                  <w:lang w:val="en-US"/>
                                </w:rPr>
                              </w:pPr>
                              <w:r w:rsidRPr="00C978BB">
                                <w:rPr>
                                  <w:b/>
                                  <w:sz w:val="18"/>
                                  <w:lang w:val="en-US"/>
                                </w:rPr>
                                <w:t>M_</w:t>
                              </w:r>
                              <w:r>
                                <w:rPr>
                                  <w:b/>
                                  <w:sz w:val="18"/>
                                  <w:lang w:val="en-US"/>
                                </w:rPr>
                                <w:t>ExtractCycleOptions</w:t>
                              </w:r>
                            </w:p>
                          </w:txbxContent>
                        </wps:txbx>
                        <wps:bodyPr rot="0" spcFirstLastPara="0" vertOverflow="overflow" horzOverflow="overflow" vert="horz" wrap="square" lIns="36000" tIns="45720" rIns="36000" bIns="45720" numCol="1" spcCol="0" rtlCol="0" fromWordArt="0" anchor="ctr" anchorCtr="0" forceAA="0" compatLnSpc="1">
                          <a:prstTxWarp prst="textNoShape">
                            <a:avLst/>
                          </a:prstTxWarp>
                          <a:noAutofit/>
                        </wps:bodyPr>
                      </wps:wsp>
                      <wps:wsp>
                        <wps:cNvPr id="129" name="Pentagone 15"/>
                        <wps:cNvSpPr/>
                        <wps:spPr>
                          <a:xfrm>
                            <a:off x="276225" y="163830"/>
                            <a:ext cx="1809750" cy="180975"/>
                          </a:xfrm>
                          <a:prstGeom prst="homePlate">
                            <a:avLst/>
                          </a:prstGeom>
                        </wps:spPr>
                        <wps:style>
                          <a:lnRef idx="1">
                            <a:schemeClr val="accent4"/>
                          </a:lnRef>
                          <a:fillRef idx="3">
                            <a:schemeClr val="accent4"/>
                          </a:fillRef>
                          <a:effectRef idx="2">
                            <a:schemeClr val="accent4"/>
                          </a:effectRef>
                          <a:fontRef idx="minor">
                            <a:schemeClr val="lt1"/>
                          </a:fontRef>
                        </wps:style>
                        <wps:txbx>
                          <w:txbxContent>
                            <w:p w14:paraId="3CD0C68D" w14:textId="77777777" w:rsidR="001C49CD" w:rsidRPr="005316EE" w:rsidRDefault="001C49CD" w:rsidP="00054864">
                              <w:pPr>
                                <w:jc w:val="center"/>
                                <w:rPr>
                                  <w:sz w:val="16"/>
                                  <w:szCs w:val="16"/>
                                  <w:lang w:val="en-US"/>
                                </w:rPr>
                              </w:pPr>
                              <w:r w:rsidRPr="005316EE">
                                <w:rPr>
                                  <w:sz w:val="16"/>
                                  <w:szCs w:val="16"/>
                                  <w:lang w:val="en-US"/>
                                </w:rPr>
                                <w:t>Selected cycle Id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36" name="Pentagone 16"/>
                        <wps:cNvSpPr/>
                        <wps:spPr>
                          <a:xfrm>
                            <a:off x="276225" y="937260"/>
                            <a:ext cx="1809750" cy="180975"/>
                          </a:xfrm>
                          <a:prstGeom prst="homePlate">
                            <a:avLst/>
                          </a:prstGeom>
                        </wps:spPr>
                        <wps:style>
                          <a:lnRef idx="1">
                            <a:schemeClr val="accent4"/>
                          </a:lnRef>
                          <a:fillRef idx="2">
                            <a:schemeClr val="accent4"/>
                          </a:fillRef>
                          <a:effectRef idx="1">
                            <a:schemeClr val="accent4"/>
                          </a:effectRef>
                          <a:fontRef idx="minor">
                            <a:schemeClr val="dk1"/>
                          </a:fontRef>
                        </wps:style>
                        <wps:txbx>
                          <w:txbxContent>
                            <w:p w14:paraId="1B27FA7E" w14:textId="77777777" w:rsidR="001C49CD" w:rsidRPr="005316EE" w:rsidRDefault="001C49CD" w:rsidP="00054864">
                              <w:pPr>
                                <w:jc w:val="center"/>
                                <w:rPr>
                                  <w:sz w:val="16"/>
                                  <w:szCs w:val="16"/>
                                  <w:lang w:val="en-US"/>
                                </w:rPr>
                              </w:pPr>
                              <w:r>
                                <w:rPr>
                                  <w:sz w:val="16"/>
                                  <w:szCs w:val="16"/>
                                  <w:lang w:val="en-US"/>
                                </w:rPr>
                                <w:t>Previous cycle to execute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38" name="Flèche droite à entaille 18"/>
                        <wps:cNvSpPr/>
                        <wps:spPr>
                          <a:xfrm>
                            <a:off x="3895725" y="485775"/>
                            <a:ext cx="1790700" cy="361950"/>
                          </a:xfrm>
                          <a:prstGeom prst="notchedRightArrow">
                            <a:avLst/>
                          </a:prstGeom>
                        </wps:spPr>
                        <wps:style>
                          <a:lnRef idx="1">
                            <a:schemeClr val="accent6"/>
                          </a:lnRef>
                          <a:fillRef idx="2">
                            <a:schemeClr val="accent6"/>
                          </a:fillRef>
                          <a:effectRef idx="1">
                            <a:schemeClr val="accent6"/>
                          </a:effectRef>
                          <a:fontRef idx="minor">
                            <a:schemeClr val="dk1"/>
                          </a:fontRef>
                        </wps:style>
                        <wps:txbx>
                          <w:txbxContent>
                            <w:p w14:paraId="011E99E0" w14:textId="77777777" w:rsidR="001C49CD" w:rsidRPr="003568A6" w:rsidRDefault="001C49CD" w:rsidP="00054864">
                              <w:pPr>
                                <w:jc w:val="center"/>
                                <w:rPr>
                                  <w:lang w:val="en-US"/>
                                </w:rPr>
                              </w:pPr>
                              <w:r>
                                <w:rPr>
                                  <w:lang w:val="en-US"/>
                                </w:rPr>
                                <w:t>Power degradation factor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60" name="Flèche droite à entaille 19"/>
                        <wps:cNvSpPr/>
                        <wps:spPr>
                          <a:xfrm>
                            <a:off x="3886200" y="1064896"/>
                            <a:ext cx="1790700" cy="361950"/>
                          </a:xfrm>
                          <a:prstGeom prst="notchedRightArrow">
                            <a:avLst/>
                          </a:prstGeom>
                        </wps:spPr>
                        <wps:style>
                          <a:lnRef idx="1">
                            <a:schemeClr val="accent6"/>
                          </a:lnRef>
                          <a:fillRef idx="2">
                            <a:schemeClr val="accent6"/>
                          </a:fillRef>
                          <a:effectRef idx="1">
                            <a:schemeClr val="accent6"/>
                          </a:effectRef>
                          <a:fontRef idx="minor">
                            <a:schemeClr val="dk1"/>
                          </a:fontRef>
                        </wps:style>
                        <wps:txbx>
                          <w:txbxContent>
                            <w:p w14:paraId="77A7D685" w14:textId="77777777" w:rsidR="001C49CD" w:rsidRPr="00054864" w:rsidRDefault="001C49CD" w:rsidP="00054864">
                              <w:pPr>
                                <w:pStyle w:val="NormalWeb"/>
                                <w:spacing w:before="0" w:beforeAutospacing="0" w:after="0" w:afterAutospacing="0"/>
                                <w:jc w:val="center"/>
                                <w:rPr>
                                  <w:sz w:val="22"/>
                                  <w:lang w:val="en-US"/>
                                </w:rPr>
                              </w:pPr>
                              <w:r w:rsidRPr="00054864">
                                <w:rPr>
                                  <w:rFonts w:ascii="Arial" w:eastAsia="Times New Roman" w:hAnsi="Arial"/>
                                  <w:sz w:val="18"/>
                                  <w:szCs w:val="20"/>
                                  <w:lang w:val="en-US"/>
                                </w:rPr>
                                <w:t>Temperature adaptation type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5" name="Pentagone 16"/>
                        <wps:cNvSpPr/>
                        <wps:spPr>
                          <a:xfrm>
                            <a:off x="285750" y="466725"/>
                            <a:ext cx="1809750" cy="180975"/>
                          </a:xfrm>
                          <a:prstGeom prst="homePlate">
                            <a:avLst/>
                          </a:prstGeom>
                        </wps:spPr>
                        <wps:style>
                          <a:lnRef idx="1">
                            <a:schemeClr val="accent4"/>
                          </a:lnRef>
                          <a:fillRef idx="3">
                            <a:schemeClr val="accent4"/>
                          </a:fillRef>
                          <a:effectRef idx="2">
                            <a:schemeClr val="accent4"/>
                          </a:effectRef>
                          <a:fontRef idx="minor">
                            <a:schemeClr val="lt1"/>
                          </a:fontRef>
                        </wps:style>
                        <wps:txbx>
                          <w:txbxContent>
                            <w:p w14:paraId="6014C1D1" w14:textId="77777777" w:rsidR="001C49CD" w:rsidRPr="005316EE" w:rsidRDefault="001C49CD" w:rsidP="00054864">
                              <w:pPr>
                                <w:jc w:val="center"/>
                                <w:rPr>
                                  <w:sz w:val="16"/>
                                  <w:szCs w:val="16"/>
                                  <w:lang w:val="en-US"/>
                                </w:rPr>
                              </w:pPr>
                              <w:r>
                                <w:rPr>
                                  <w:sz w:val="16"/>
                                  <w:szCs w:val="16"/>
                                  <w:lang w:val="en-US"/>
                                </w:rPr>
                                <w:t>Vehicle battery level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32" name="Snip Single Corner Rectangle 232"/>
                        <wps:cNvSpPr/>
                        <wps:spPr>
                          <a:xfrm>
                            <a:off x="2108835" y="1559219"/>
                            <a:ext cx="824865" cy="232410"/>
                          </a:xfrm>
                          <a:prstGeom prst="snip1Rect">
                            <a:avLst>
                              <a:gd name="adj" fmla="val 13364"/>
                            </a:avLst>
                          </a:prstGeom>
                          <a:effectLst/>
                        </wps:spPr>
                        <wps:style>
                          <a:lnRef idx="1">
                            <a:schemeClr val="accent1"/>
                          </a:lnRef>
                          <a:fillRef idx="2">
                            <a:schemeClr val="accent1"/>
                          </a:fillRef>
                          <a:effectRef idx="1">
                            <a:schemeClr val="accent1"/>
                          </a:effectRef>
                          <a:fontRef idx="minor">
                            <a:schemeClr val="dk1"/>
                          </a:fontRef>
                        </wps:style>
                        <wps:txbx>
                          <w:txbxContent>
                            <w:p w14:paraId="4E87E906" w14:textId="77777777" w:rsidR="001C49CD" w:rsidRDefault="001C49CD" w:rsidP="00054864">
                              <w:pPr>
                                <w:pStyle w:val="NormalWeb"/>
                                <w:spacing w:before="0" w:beforeAutospacing="0" w:after="0" w:afterAutospacing="0"/>
                                <w:jc w:val="both"/>
                              </w:pPr>
                              <w:r>
                                <w:rPr>
                                  <w:rFonts w:ascii="Arial" w:eastAsia="Times New Roman" w:hAnsi="Arial"/>
                                  <w:color w:val="000000"/>
                                  <w:sz w:val="18"/>
                                  <w:szCs w:val="18"/>
                                  <w:lang w:val="fr-FR"/>
                                </w:rPr>
                                <w:t>TF_G_113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7" name="Rectangle avec flèche vers le haut 419"/>
                        <wps:cNvSpPr/>
                        <wps:spPr>
                          <a:xfrm>
                            <a:off x="2094230" y="1788793"/>
                            <a:ext cx="1791970" cy="821057"/>
                          </a:xfrm>
                          <a:prstGeom prst="upArrowCallout">
                            <a:avLst>
                              <a:gd name="adj1" fmla="val 5700"/>
                              <a:gd name="adj2" fmla="val 6577"/>
                              <a:gd name="adj3" fmla="val 9145"/>
                              <a:gd name="adj4" fmla="val 75938"/>
                            </a:avLst>
                          </a:prstGeom>
                        </wps:spPr>
                        <wps:style>
                          <a:lnRef idx="1">
                            <a:schemeClr val="dk1"/>
                          </a:lnRef>
                          <a:fillRef idx="2">
                            <a:schemeClr val="dk1"/>
                          </a:fillRef>
                          <a:effectRef idx="1">
                            <a:schemeClr val="dk1"/>
                          </a:effectRef>
                          <a:fontRef idx="minor">
                            <a:schemeClr val="dk1"/>
                          </a:fontRef>
                        </wps:style>
                        <wps:txbx>
                          <w:txbxContent>
                            <w:p w14:paraId="51ABB273" w14:textId="77777777" w:rsidR="001C49CD" w:rsidRDefault="001C49CD" w:rsidP="00E97F00">
                              <w:pPr>
                                <w:pStyle w:val="NormalWeb"/>
                                <w:spacing w:before="0" w:beforeAutospacing="0" w:after="0" w:afterAutospacing="0"/>
                                <w:jc w:val="center"/>
                                <w:rPr>
                                  <w:rFonts w:ascii="Arial" w:eastAsia="Times New Roman" w:hAnsi="Arial"/>
                                  <w:sz w:val="20"/>
                                  <w:szCs w:val="20"/>
                                </w:rPr>
                              </w:pPr>
                              <w:r>
                                <w:rPr>
                                  <w:rFonts w:ascii="Arial" w:eastAsia="Times New Roman" w:hAnsi="Arial"/>
                                  <w:sz w:val="20"/>
                                  <w:szCs w:val="20"/>
                                </w:rPr>
                                <w:t>Lookup table for Power degradation factor.</w:t>
                              </w:r>
                            </w:p>
                            <w:p w14:paraId="42E9D93E" w14:textId="77777777" w:rsidR="001C49CD" w:rsidRDefault="001C49CD" w:rsidP="00E97F00">
                              <w:pPr>
                                <w:pStyle w:val="NormalWeb"/>
                                <w:spacing w:before="0" w:beforeAutospacing="0" w:after="0" w:afterAutospacing="0"/>
                                <w:jc w:val="center"/>
                              </w:pPr>
                              <w:r>
                                <w:rPr>
                                  <w:rFonts w:ascii="Arial" w:eastAsia="Times New Roman" w:hAnsi="Arial"/>
                                  <w:sz w:val="20"/>
                                  <w:szCs w:val="20"/>
                                </w:rPr>
                                <w:t>Cycle parameters.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76086DF" id="_x0000_s1537" editas="canvas" style="width:480pt;height:207.6pt;mso-position-horizontal-relative:char;mso-position-vertical-relative:line" coordsize="60960,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">
                <v:shape id="_x0000_s1538" type="#_x0000_t75" style="position:absolute;width:60960;height:26365;visibility:visible;mso-wrap-style:square">
                  <v:fill o:detectmouseclick="t"/>
                  <v:path o:connecttype="none"/>
                </v:shape>
                <v:shape id="Zone de texte 14" o:spid="_x0000_s1539" type="#_x0000_t202" style="position:absolute;left:21031;top:876;width:17754;height:170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gS68UA&#10;AADcAAAADwAAAGRycy9kb3ducmV2LnhtbESPQWvDMAyF74X9B6PBbq3THNKR1S1lMCh0ha7tD9Bi&#10;NckWy8F20uzfT4fBbhLv6b1P6+3kOjVSiK1nA8tFBoq48rbl2sD18jZ/BhUTssXOMxn4oQjbzcNs&#10;jaX1d/6g8ZxqJSEcSzTQpNSXWseqIYdx4Xti0W4+OEyyhlrbgHcJd53Os6zQDluWhgZ7em2o+j4P&#10;zsD4vhrCIV9+5seBTsevXdFNt8KYp8dp9wIq0ZT+zX/Xeyv4udDKMzKB3v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BLr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textbox inset="1mm,,1mm">
                    <w:txbxContent>
                      <w:p w14:paraId="7775B3CF" w14:textId="77777777" w:rsidR="001C49CD" w:rsidRPr="00C978BB" w:rsidRDefault="001C49CD" w:rsidP="00054864">
                        <w:pPr>
                          <w:jc w:val="center"/>
                          <w:rPr>
                            <w:b/>
                            <w:sz w:val="18"/>
                            <w:lang w:val="en-US"/>
                          </w:rPr>
                        </w:pPr>
                        <w:r w:rsidRPr="00C978BB">
                          <w:rPr>
                            <w:b/>
                            <w:sz w:val="18"/>
                            <w:lang w:val="en-US"/>
                          </w:rPr>
                          <w:t>M_</w:t>
                        </w:r>
                        <w:r>
                          <w:rPr>
                            <w:b/>
                            <w:sz w:val="18"/>
                            <w:lang w:val="en-US"/>
                          </w:rPr>
                          <w:t>ExtractCycleOptions</w:t>
                        </w:r>
                      </w:p>
                    </w:txbxContent>
                  </v:textbox>
                </v:shape>
                <v:shape id="Pentagone 15" o:spid="_x0000_s1540" type="#_x0000_t15" style="position:absolute;left:2762;top:1638;width:18097;height:1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C68EA&#10;AADcAAAADwAAAGRycy9kb3ducmV2LnhtbERPS4vCMBC+C/6HMMLeNFVk0WoUFUQrXnxfh2Zsi82k&#10;NFmt/34jLOxtPr7nTOeNKcWTaldYVtDvRSCIU6sLzhScT+vuCITzyBpLy6TgTQ7ms3ZrirG2Lz7Q&#10;8+gzEULYxagg976KpXRpTgZdz1bEgbvb2qAPsM6krvEVwk0pB1H0LQ0WHBpyrGiVU/o4/hgF+1M2&#10;PKzWw+SxO28u72uT3JbbRKmvTrOYgPDU+H/xn3urw/zBGD7PhAvk7B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VwuvBAAAA3AAAAA8AAAAAAAAAAAAAAAAAmAIAAGRycy9kb3du&#10;cmV2LnhtbFBLBQYAAAAABAAEAPUAAACGAwAAAAA=&#10;" adj="20520" fillcolor="#413253 [1639]" strokecolor="#795d9b [3047]">
                  <v:fill color2="#775c99 [3015]" rotate="t" angle="180" colors="0 #5d417e;52429f #7b58a6;1 #7b57a8" focus="100%" type="gradient">
                    <o:fill v:ext="view" type="gradientUnscaled"/>
                  </v:fill>
                  <v:shadow on="t" color="black" opacity="22937f" origin=",.5" offset="0,.63889mm"/>
                  <v:textbox inset="0,0,0,0">
                    <w:txbxContent>
                      <w:p w14:paraId="3CD0C68D" w14:textId="77777777" w:rsidR="001C49CD" w:rsidRPr="005316EE" w:rsidRDefault="001C49CD" w:rsidP="00054864">
                        <w:pPr>
                          <w:jc w:val="center"/>
                          <w:rPr>
                            <w:sz w:val="16"/>
                            <w:szCs w:val="16"/>
                            <w:lang w:val="en-US"/>
                          </w:rPr>
                        </w:pPr>
                        <w:r w:rsidRPr="005316EE">
                          <w:rPr>
                            <w:sz w:val="16"/>
                            <w:szCs w:val="16"/>
                            <w:lang w:val="en-US"/>
                          </w:rPr>
                          <w:t>Selected cycle Id</w:t>
                        </w:r>
                      </w:p>
                    </w:txbxContent>
                  </v:textbox>
                </v:shape>
                <v:shape id="Pentagone 16" o:spid="_x0000_s1541" type="#_x0000_t15" style="position:absolute;left:2762;top:9372;width:18097;height:1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1ybMIA&#10;AADcAAAADwAAAGRycy9kb3ducmV2LnhtbERPS27CMBDdI/UO1lRiV5xSoFGKQaVVRdkB6QGm8ZBE&#10;2OPINhBujytVYjdP7zvzZW+NOJMPrWMFz6MMBHHldMu1gp/y6ykHESKyRuOYFFwpwHLxMJhjod2F&#10;d3Tex1qkEA4FKmhi7AopQ9WQxTByHXHiDs5bjAn6WmqPlxRujRxn2UxabDk1NNjRR0PVcX+yCo7t&#10;avv6mZvpxmfT9cSU+e+hzJUaPvbvbyAi9fEu/nd/6zT/ZQZ/z6QL5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TXJswgAAANwAAAAPAAAAAAAAAAAAAAAAAJgCAABkcnMvZG93&#10;bnJldi54bWxQSwUGAAAAAAQABAD1AAAAhwMAAAAA&#10;" adj="20520" fillcolor="#bfb1d0 [1623]" strokecolor="#795d9b [3047]">
                  <v:fill color2="#ece7f1 [503]" rotate="t" angle="180" colors="0 #c9b5e8;22938f #d9cbee;1 #f0eaf9" focus="100%" type="gradient"/>
                  <v:shadow on="t" color="black" opacity="24903f" origin=",.5" offset="0,.55556mm"/>
                  <v:textbox inset="0,0,0,0">
                    <w:txbxContent>
                      <w:p w14:paraId="1B27FA7E" w14:textId="77777777" w:rsidR="001C49CD" w:rsidRPr="005316EE" w:rsidRDefault="001C49CD" w:rsidP="00054864">
                        <w:pPr>
                          <w:jc w:val="center"/>
                          <w:rPr>
                            <w:sz w:val="16"/>
                            <w:szCs w:val="16"/>
                            <w:lang w:val="en-US"/>
                          </w:rPr>
                        </w:pPr>
                        <w:r>
                          <w:rPr>
                            <w:sz w:val="16"/>
                            <w:szCs w:val="16"/>
                            <w:lang w:val="en-US"/>
                          </w:rPr>
                          <w:t>Previous cycle to execute</w:t>
                        </w:r>
                      </w:p>
                    </w:txbxContent>
                  </v:textbox>
                </v:shape>
                <v:shape id="Flèche droite à entaille 18" o:spid="_x0000_s1542" type="#_x0000_t94" style="position:absolute;left:38957;top:4857;width:17907;height:3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p948cA&#10;AADcAAAADwAAAGRycy9kb3ducmV2LnhtbESPT2vDMAzF74V9B6NBb6uzFcqW1S1jUPaHUGi3w45q&#10;rCVhsZzZbpN8++pQ6E3iPb3303I9uFadKMTGs4H7WQaKuPS24crA99fm7hFUTMgWW89kYKQI69XN&#10;ZIm59T3v6LRPlZIQjjkaqFPqcq1jWZPDOPMdsWi/PjhMsoZK24C9hLtWP2TZQjtsWBpq7Oi1pvJv&#10;f3QGirCdb8afz48en96KbhwPxX9/MGZ6O7w8g0o0pKv5cv1uBX8utPKMTKBXZ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m6fePHAAAA3AAAAA8AAAAAAAAAAAAAAAAAmAIAAGRy&#10;cy9kb3ducmV2LnhtbFBLBQYAAAAABAAEAPUAAACMAwAAAAA=&#10;" adj="19417" fillcolor="#fbcaa2 [1625]" strokecolor="#f68c36 [3049]">
                  <v:fill color2="#fdefe3 [505]" rotate="t" angle="180" colors="0 #ffbe86;22938f #ffd0aa;1 #ffebdb" focus="100%" type="gradient"/>
                  <v:shadow on="t" color="black" opacity="24903f" origin=",.5" offset="0,.55556mm"/>
                  <v:textbox inset="0,0,0,0">
                    <w:txbxContent>
                      <w:p w14:paraId="011E99E0" w14:textId="77777777" w:rsidR="001C49CD" w:rsidRPr="003568A6" w:rsidRDefault="001C49CD" w:rsidP="00054864">
                        <w:pPr>
                          <w:jc w:val="center"/>
                          <w:rPr>
                            <w:lang w:val="en-US"/>
                          </w:rPr>
                        </w:pPr>
                        <w:r>
                          <w:rPr>
                            <w:lang w:val="en-US"/>
                          </w:rPr>
                          <w:t>Power degradation factor</w:t>
                        </w:r>
                      </w:p>
                    </w:txbxContent>
                  </v:textbox>
                </v:shape>
                <v:shape id="Flèche droite à entaille 19" o:spid="_x0000_s1543" type="#_x0000_t94" style="position:absolute;left:38862;top:10648;width:17907;height:3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9e+MYA&#10;AADcAAAADwAAAGRycy9kb3ducmV2LnhtbESPQUvDQBCF74L/YRmhN7uxhaKx2yJC0ZYgtHrwOM2O&#10;STA7m+5um+Tfdw6Ctxnem/e+Wa4H16oLhdh4NvAwzUARl942XBn4+tzcP4KKCdli65kMjBRhvbq9&#10;WWJufc97uhxSpSSEY44G6pS6XOtY1uQwTn1HLNqPDw6TrKHSNmAv4a7VsyxbaIcNS0ONHb3WVP4e&#10;zs5AET7mm/F7t+3x6a3oxvFYnPqjMZO74eUZVKIh/Zv/rt+t4C8EX56RCf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H9e+MYAAADcAAAADwAAAAAAAAAAAAAAAACYAgAAZHJz&#10;L2Rvd25yZXYueG1sUEsFBgAAAAAEAAQA9QAAAIsDAAAAAA==&#10;" adj="19417" fillcolor="#fbcaa2 [1625]" strokecolor="#f68c36 [3049]">
                  <v:fill color2="#fdefe3 [505]" rotate="t" angle="180" colors="0 #ffbe86;22938f #ffd0aa;1 #ffebdb" focus="100%" type="gradient"/>
                  <v:shadow on="t" color="black" opacity="24903f" origin=",.5" offset="0,.55556mm"/>
                  <v:textbox inset="0,0,0,0">
                    <w:txbxContent>
                      <w:p w14:paraId="77A7D685" w14:textId="77777777" w:rsidR="001C49CD" w:rsidRPr="00054864" w:rsidRDefault="001C49CD" w:rsidP="00054864">
                        <w:pPr>
                          <w:pStyle w:val="NormalWeb"/>
                          <w:spacing w:before="0" w:beforeAutospacing="0" w:after="0" w:afterAutospacing="0"/>
                          <w:jc w:val="center"/>
                          <w:rPr>
                            <w:sz w:val="22"/>
                            <w:lang w:val="en-US"/>
                          </w:rPr>
                        </w:pPr>
                        <w:r w:rsidRPr="00054864">
                          <w:rPr>
                            <w:rFonts w:ascii="Arial" w:eastAsia="Times New Roman" w:hAnsi="Arial"/>
                            <w:sz w:val="18"/>
                            <w:szCs w:val="20"/>
                            <w:lang w:val="en-US"/>
                          </w:rPr>
                          <w:t>Temperature adaptation type</w:t>
                        </w:r>
                      </w:p>
                    </w:txbxContent>
                  </v:textbox>
                </v:shape>
                <v:shape id="Pentagone 16" o:spid="_x0000_s1544" type="#_x0000_t15" style="position:absolute;left:2857;top:4667;width:18098;height:1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JxLsMA&#10;AADcAAAADwAAAGRycy9kb3ducmV2LnhtbERPS4vCMBC+C/sfwix409RFZalGcQWxFS8+1r0OzWxb&#10;bCaliVr/vREEb/PxPWc6b00lrtS40rKCQT8CQZxZXXKu4HhY9b5BOI+ssbJMCu7kYD776Ewx1vbG&#10;O7rufS5CCLsYFRTe17GULivIoOvbmjhw/7Yx6ANscqkbvIVwU8mvKBpLgyWHhgJrWhaUnfcXo2B7&#10;yIe75WqYnjfH9e/91KZ/P0mqVPezXUxAeGr9W/xyJzrMH4/g+Uy4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HJxLsMAAADcAAAADwAAAAAAAAAAAAAAAACYAgAAZHJzL2Rv&#10;d25yZXYueG1sUEsFBgAAAAAEAAQA9QAAAIgDAAAAAA==&#10;" adj="20520" fillcolor="#413253 [1639]" strokecolor="#795d9b [3047]">
                  <v:fill color2="#775c99 [3015]" rotate="t" angle="180" colors="0 #5d417e;52429f #7b58a6;1 #7b57a8" focus="100%" type="gradient">
                    <o:fill v:ext="view" type="gradientUnscaled"/>
                  </v:fill>
                  <v:shadow on="t" color="black" opacity="22937f" origin=",.5" offset="0,.63889mm"/>
                  <v:textbox inset="0,0,0,0">
                    <w:txbxContent>
                      <w:p w14:paraId="6014C1D1" w14:textId="77777777" w:rsidR="001C49CD" w:rsidRPr="005316EE" w:rsidRDefault="001C49CD" w:rsidP="00054864">
                        <w:pPr>
                          <w:jc w:val="center"/>
                          <w:rPr>
                            <w:sz w:val="16"/>
                            <w:szCs w:val="16"/>
                            <w:lang w:val="en-US"/>
                          </w:rPr>
                        </w:pPr>
                        <w:r>
                          <w:rPr>
                            <w:sz w:val="16"/>
                            <w:szCs w:val="16"/>
                            <w:lang w:val="en-US"/>
                          </w:rPr>
                          <w:t>Vehicle battery level</w:t>
                        </w:r>
                      </w:p>
                    </w:txbxContent>
                  </v:textbox>
                </v:shape>
                <v:shape id="Snip Single Corner Rectangle 232" o:spid="_x0000_s1545" style="position:absolute;left:21088;top:15592;width:8249;height:2324;visibility:visible;mso-wrap-style:square;v-text-anchor:middle" coordsize="824865,2324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4mysUA&#10;AADcAAAADwAAAGRycy9kb3ducmV2LnhtbESPT2vCQBTE7wW/w/IEb3VjhFKiq/g3CIK06kFvj+wz&#10;CWbfhuwa02/vFgo9DjPzG2Y670wlWmpcaVnBaBiBIM6sLjlXcD5t3z9BOI+ssbJMCn7IwXzWe5ti&#10;ou2Tv6k9+lwECLsEFRTe14mULivIoBvamjh4N9sY9EE2udQNPgPcVDKOog9psOSwUGBNq4Ky+/Fh&#10;FKRnfBzSy+Gr27a4Xu6rK27Sq1KDfreYgPDU+f/wX3unFcTjGH7PhCMgZ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jibKxQAAANwAAAAPAAAAAAAAAAAAAAAAAJgCAABkcnMv&#10;ZG93bnJldi54bWxQSwUGAAAAAAQABAD1AAAAigMAAAAA&#10;" adj="-11796480,,5400" path="m,l793806,r31059,31059l824865,232410,,232410,,xe" fillcolor="#a7bfde [1620]" strokecolor="#4579b8 [3044]">
                  <v:fill color2="#e4ecf5 [500]" rotate="t" angle="180" colors="0 #a3c4ff;22938f #bfd5ff;1 #e5eeff" focus="100%" type="gradient"/>
                  <v:stroke joinstyle="miter"/>
                  <v:formulas/>
                  <v:path arrowok="t" o:connecttype="custom" o:connectlocs="0,0;793806,0;824865,31059;824865,232410;0,232410;0,0" o:connectangles="0,0,0,0,0,0" textboxrect="0,0,824865,232410"/>
                  <v:textbox>
                    <w:txbxContent>
                      <w:p w14:paraId="4E87E906" w14:textId="77777777" w:rsidR="001C49CD" w:rsidRDefault="001C49CD" w:rsidP="00054864">
                        <w:pPr>
                          <w:pStyle w:val="NormalWeb"/>
                          <w:spacing w:before="0" w:beforeAutospacing="0" w:after="0" w:afterAutospacing="0"/>
                          <w:jc w:val="both"/>
                        </w:pPr>
                        <w:r>
                          <w:rPr>
                            <w:rFonts w:ascii="Arial" w:eastAsia="Times New Roman" w:hAnsi="Arial"/>
                            <w:color w:val="000000"/>
                            <w:sz w:val="18"/>
                            <w:szCs w:val="18"/>
                            <w:lang w:val="fr-FR"/>
                          </w:rPr>
                          <w:t>TF_G_113</w:t>
                        </w:r>
                      </w:p>
                    </w:txbxContent>
                  </v:textbox>
                </v:shape>
                <v:shape id="Rectangle avec flèche vers le haut 419" o:spid="_x0000_s1546" type="#_x0000_t79" style="position:absolute;left:20942;top:17887;width:17920;height:82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K7ccA&#10;AADcAAAADwAAAGRycy9kb3ducmV2LnhtbESPQWvCQBSE7wX/w/KE3urGEq2NriLFVg/WturB4yP7&#10;TILZt2l2Nem/7wqCx2FmvmEms9aU4kK1Kywr6PciEMSp1QVnCva796cRCOeRNZaWScEfOZhNOw8T&#10;TLRt+IcuW5+JAGGXoILc+yqR0qU5GXQ9WxEH72hrgz7IOpO6xibATSmfo2goDRYcFnKs6C2n9LQ9&#10;GwXRYLR+/Zpv4o/D7/IzXiya3bdrlHrstvMxCE+tv4dv7ZVWMIhf4HomHAE5/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Psyu3HAAAA3AAAAA8AAAAAAAAAAAAAAAAAmAIAAGRy&#10;cy9kb3ducmV2LnhtbFBLBQYAAAAABAAEAPUAAACMAwAAAAA=&#10;" adj="5197,10149,1975,10518" fillcolor="gray [1616]" strokecolor="black [3040]">
                  <v:fill color2="#d9d9d9 [496]" rotate="t" angle="180" colors="0 #bcbcbc;22938f #d0d0d0;1 #ededed" focus="100%" type="gradient"/>
                  <v:shadow on="t" color="black" opacity="24903f" origin=",.5" offset="0,.55556mm"/>
                  <v:textbox>
                    <w:txbxContent>
                      <w:p w14:paraId="51ABB273" w14:textId="77777777" w:rsidR="001C49CD" w:rsidRDefault="001C49CD" w:rsidP="00E97F00">
                        <w:pPr>
                          <w:pStyle w:val="NormalWeb"/>
                          <w:spacing w:before="0" w:beforeAutospacing="0" w:after="0" w:afterAutospacing="0"/>
                          <w:jc w:val="center"/>
                          <w:rPr>
                            <w:rFonts w:ascii="Arial" w:eastAsia="Times New Roman" w:hAnsi="Arial"/>
                            <w:sz w:val="20"/>
                            <w:szCs w:val="20"/>
                          </w:rPr>
                        </w:pPr>
                        <w:r>
                          <w:rPr>
                            <w:rFonts w:ascii="Arial" w:eastAsia="Times New Roman" w:hAnsi="Arial"/>
                            <w:sz w:val="20"/>
                            <w:szCs w:val="20"/>
                          </w:rPr>
                          <w:t>Lookup table for Power degradation factor.</w:t>
                        </w:r>
                      </w:p>
                      <w:p w14:paraId="42E9D93E" w14:textId="77777777" w:rsidR="001C49CD" w:rsidRDefault="001C49CD" w:rsidP="00E97F00">
                        <w:pPr>
                          <w:pStyle w:val="NormalWeb"/>
                          <w:spacing w:before="0" w:beforeAutospacing="0" w:after="0" w:afterAutospacing="0"/>
                          <w:jc w:val="center"/>
                        </w:pPr>
                        <w:r>
                          <w:rPr>
                            <w:rFonts w:ascii="Arial" w:eastAsia="Times New Roman" w:hAnsi="Arial"/>
                            <w:sz w:val="20"/>
                            <w:szCs w:val="20"/>
                          </w:rPr>
                          <w:t>Cycle parameters.</w:t>
                        </w:r>
                      </w:p>
                    </w:txbxContent>
                  </v:textbox>
                </v:shape>
                <w10:anchorlock/>
              </v:group>
            </w:pict>
          </mc:Fallback>
        </mc:AlternateContent>
      </w:r>
    </w:p>
    <w:p w14:paraId="1BE51C08" w14:textId="77777777" w:rsidR="00054864" w:rsidRDefault="00054864" w:rsidP="00054864">
      <w:pPr>
        <w:pStyle w:val="Caption"/>
        <w:jc w:val="center"/>
      </w:pPr>
      <w:r>
        <w:t xml:space="preserve">Figure </w:t>
      </w:r>
      <w:r>
        <w:fldChar w:fldCharType="begin"/>
      </w:r>
      <w:r>
        <w:instrText xml:space="preserve"> SEQ Figure \* ARABIC </w:instrText>
      </w:r>
      <w:r>
        <w:fldChar w:fldCharType="separate"/>
      </w:r>
      <w:r w:rsidR="00834BB3">
        <w:rPr>
          <w:noProof/>
        </w:rPr>
        <w:t>7</w:t>
      </w:r>
      <w:r>
        <w:fldChar w:fldCharType="end"/>
      </w:r>
      <w:r>
        <w:t xml:space="preserve"> </w:t>
      </w:r>
      <w:r w:rsidRPr="001B70E8">
        <w:t>M_ExtractCycleOptions</w:t>
      </w:r>
      <w:r>
        <w:t xml:space="preserve"> overview</w:t>
      </w:r>
    </w:p>
    <w:p w14:paraId="3F712856" w14:textId="77777777" w:rsidR="000C7191" w:rsidRDefault="000C7191" w:rsidP="000C7191"/>
    <w:p w14:paraId="73254561" w14:textId="77777777" w:rsidR="000C7191" w:rsidRDefault="000C7191" w:rsidP="000C7191">
      <w:pPr>
        <w:spacing w:before="40" w:after="40"/>
        <w:ind w:left="780"/>
        <w:rPr>
          <w:rFonts w:cs="Arial"/>
        </w:rPr>
      </w:pPr>
      <w:r>
        <w:t xml:space="preserve">The selected cycle identifier is the input read thru </w:t>
      </w:r>
      <w:r w:rsidRPr="007B5DD1">
        <w:rPr>
          <w:rFonts w:cs="Arial"/>
          <w:b/>
        </w:rPr>
        <w:t>Rte_Read_prrSelectedCycle_u8CycleNumber</w:t>
      </w:r>
      <w:r>
        <w:rPr>
          <w:rFonts w:ascii="Consolas" w:hAnsi="Consolas" w:cs="Consolas"/>
        </w:rPr>
        <w:t xml:space="preserve"> </w:t>
      </w:r>
      <w:r>
        <w:rPr>
          <w:rFonts w:cs="Arial"/>
        </w:rPr>
        <w:t>service.</w:t>
      </w:r>
    </w:p>
    <w:p w14:paraId="77E387C8" w14:textId="77777777" w:rsidR="000C7191" w:rsidRDefault="000C7191" w:rsidP="000C7191">
      <w:pPr>
        <w:spacing w:before="40" w:after="40"/>
        <w:ind w:left="780"/>
        <w:rPr>
          <w:rFonts w:cs="Arial"/>
        </w:rPr>
      </w:pPr>
      <w:r>
        <w:rPr>
          <w:rFonts w:cs="Arial"/>
        </w:rPr>
        <w:t xml:space="preserve">The vehicle battery level is the input read thru </w:t>
      </w:r>
      <w:r w:rsidRPr="000C7191">
        <w:rPr>
          <w:rFonts w:cs="Arial"/>
          <w:b/>
          <w:highlight w:val="yellow"/>
        </w:rPr>
        <w:t>XXXX</w:t>
      </w:r>
      <w:r>
        <w:rPr>
          <w:rFonts w:cs="Arial"/>
        </w:rPr>
        <w:t xml:space="preserve"> service. </w:t>
      </w:r>
    </w:p>
    <w:p w14:paraId="6EDCF312" w14:textId="77777777" w:rsidR="000C7191" w:rsidRPr="007758BA" w:rsidRDefault="000C7191" w:rsidP="000C7191">
      <w:pPr>
        <w:spacing w:before="40" w:after="40"/>
        <w:ind w:left="780"/>
        <w:rPr>
          <w:rFonts w:cs="Arial"/>
          <w:i/>
          <w:color w:val="FF0000"/>
        </w:rPr>
      </w:pPr>
      <w:r w:rsidRPr="007758BA">
        <w:rPr>
          <w:rFonts w:cs="Arial"/>
          <w:i/>
          <w:color w:val="FF0000"/>
        </w:rPr>
        <w:t xml:space="preserve">/!\ this battery level is </w:t>
      </w:r>
      <w:r w:rsidR="007758BA">
        <w:rPr>
          <w:rFonts w:cs="Arial"/>
          <w:i/>
          <w:color w:val="FF0000"/>
        </w:rPr>
        <w:t>NOT</w:t>
      </w:r>
      <w:r w:rsidRPr="007758BA">
        <w:rPr>
          <w:rFonts w:cs="Arial"/>
          <w:i/>
          <w:color w:val="FF0000"/>
        </w:rPr>
        <w:t xml:space="preserve"> the voltage read at the ECU connector by the microcontroller ADC peripheral.</w:t>
      </w:r>
    </w:p>
    <w:p w14:paraId="2D65FDA4" w14:textId="77777777" w:rsidR="000C7191" w:rsidRPr="007758BA" w:rsidRDefault="000C7191" w:rsidP="000C7191">
      <w:pPr>
        <w:spacing w:before="40" w:after="40"/>
        <w:ind w:left="72" w:firstLine="708"/>
      </w:pPr>
      <w:r w:rsidRPr="007758BA">
        <w:t xml:space="preserve">The previous cycle identifier is read thru </w:t>
      </w:r>
      <w:r w:rsidRPr="00EE3ABA">
        <w:rPr>
          <w:b/>
        </w:rPr>
        <w:t>u8PreviousSelectedCycle</w:t>
      </w:r>
      <w:r w:rsidRPr="007758BA">
        <w:t xml:space="preserve"> data.</w:t>
      </w:r>
    </w:p>
    <w:p w14:paraId="3CC0390C" w14:textId="77777777" w:rsidR="000C7191" w:rsidRDefault="000C7191" w:rsidP="000C7191">
      <w:pPr>
        <w:spacing w:before="40" w:after="40"/>
        <w:ind w:left="780"/>
        <w:rPr>
          <w:rFonts w:cs="Arial"/>
        </w:rPr>
      </w:pPr>
    </w:p>
    <w:p w14:paraId="35594B3D" w14:textId="77777777" w:rsidR="000C7191" w:rsidRDefault="009E0DD3" w:rsidP="000C7191">
      <w:pPr>
        <w:spacing w:before="40" w:after="40"/>
        <w:ind w:left="780"/>
        <w:rPr>
          <w:b/>
        </w:rPr>
      </w:pPr>
      <w:r w:rsidRPr="009E0DD3">
        <w:t xml:space="preserve">The power degradation </w:t>
      </w:r>
      <w:r>
        <w:t xml:space="preserve">coefficient </w:t>
      </w:r>
      <w:r w:rsidRPr="009E0DD3">
        <w:t>is provided to the others local functions of the BFE module:</w:t>
      </w:r>
      <w:r>
        <w:rPr>
          <w:b/>
        </w:rPr>
        <w:t xml:space="preserve"> </w:t>
      </w:r>
      <w:r w:rsidRPr="00EE3ABA">
        <w:rPr>
          <w:b/>
        </w:rPr>
        <w:t>u8PowerDegradationFactor</w:t>
      </w:r>
    </w:p>
    <w:p w14:paraId="3DA840BF" w14:textId="77777777" w:rsidR="009E0DD3" w:rsidRDefault="009E0DD3" w:rsidP="000C7191">
      <w:pPr>
        <w:spacing w:before="40" w:after="40"/>
        <w:ind w:left="780"/>
        <w:rPr>
          <w:b/>
        </w:rPr>
      </w:pPr>
      <w:r>
        <w:t>The temperature adaptation type is provided to the others local functions of the BFE module:</w:t>
      </w:r>
      <w:r w:rsidR="004E776A">
        <w:t xml:space="preserve"> </w:t>
      </w:r>
      <w:r w:rsidR="004E776A" w:rsidRPr="004E776A">
        <w:rPr>
          <w:b/>
        </w:rPr>
        <w:t>eTemperatureCompensationType</w:t>
      </w:r>
    </w:p>
    <w:p w14:paraId="7AC8B434" w14:textId="77777777" w:rsidR="00391B55" w:rsidRDefault="00391B55" w:rsidP="000C7191">
      <w:pPr>
        <w:spacing w:before="40" w:after="40"/>
        <w:ind w:left="780"/>
        <w:rPr>
          <w:b/>
        </w:rPr>
      </w:pPr>
    </w:p>
    <w:p w14:paraId="00B62069" w14:textId="77777777" w:rsidR="00391B55" w:rsidRDefault="00391B55" w:rsidP="000C7191">
      <w:pPr>
        <w:spacing w:before="40" w:after="40"/>
        <w:ind w:left="780"/>
      </w:pPr>
      <w:r>
        <w:t>POST BUILD parameters</w:t>
      </w:r>
      <w:r w:rsidR="00871F8F">
        <w:t>:</w:t>
      </w:r>
    </w:p>
    <w:p w14:paraId="660616D0" w14:textId="77777777" w:rsidR="00391B55" w:rsidRDefault="00391B55" w:rsidP="000C7191">
      <w:pPr>
        <w:spacing w:before="40" w:after="40"/>
        <w:ind w:left="780"/>
      </w:pPr>
    </w:p>
    <w:p w14:paraId="12A60C06" w14:textId="77777777" w:rsidR="00391B55" w:rsidRDefault="00391B55" w:rsidP="00F6491A">
      <w:pPr>
        <w:ind w:left="780"/>
      </w:pPr>
      <w:r>
        <w:t xml:space="preserve">Cycle parameters (aka Belt functions parameters) is the array that contains the configuration for all belt functions manages by the application. This table is accessed thru </w:t>
      </w:r>
      <w:r w:rsidRPr="00C20B33">
        <w:rPr>
          <w:b/>
        </w:rPr>
        <w:t>NVP_au8BeltProfilesDefinitions</w:t>
      </w:r>
      <w:r>
        <w:t xml:space="preserve"> alias.</w:t>
      </w:r>
    </w:p>
    <w:p w14:paraId="0727F4AF" w14:textId="77777777" w:rsidR="00231439" w:rsidRDefault="000A6193" w:rsidP="00391B55">
      <w:pPr>
        <w:ind w:left="780"/>
      </w:pPr>
      <w:r>
        <w:t xml:space="preserve">Lookup table for power degradation factors computation </w:t>
      </w:r>
      <w:r w:rsidR="00F6491A">
        <w:t>is defined by using 2 tables</w:t>
      </w:r>
      <w:r>
        <w:t>: one for each axis.</w:t>
      </w:r>
    </w:p>
    <w:p w14:paraId="22E2A163" w14:textId="77777777" w:rsidR="00F6491A" w:rsidRDefault="00F6491A" w:rsidP="00F6491A">
      <w:pPr>
        <w:ind w:left="780" w:firstLine="636"/>
        <w:jc w:val="left"/>
      </w:pPr>
      <w:r>
        <w:t xml:space="preserve">* </w:t>
      </w:r>
      <w:r w:rsidR="000A6193">
        <w:t>X-Axis for battery voltage: array of 6 unsigned 16 bits data elements:</w:t>
      </w:r>
      <w:r>
        <w:t xml:space="preserve"> </w:t>
      </w:r>
    </w:p>
    <w:p w14:paraId="6B561533" w14:textId="77777777" w:rsidR="000A6193" w:rsidRDefault="00F6491A" w:rsidP="00F6491A">
      <w:pPr>
        <w:ind w:left="780" w:firstLine="636"/>
        <w:jc w:val="left"/>
        <w:rPr>
          <w:b/>
        </w:rPr>
      </w:pPr>
      <w:r w:rsidRPr="00F6491A">
        <w:rPr>
          <w:b/>
        </w:rPr>
        <w:t>NVP_au16PowerDegradVoltIdx</w:t>
      </w:r>
    </w:p>
    <w:p w14:paraId="6078353E" w14:textId="77777777" w:rsidR="00F6491A" w:rsidRDefault="00F6491A" w:rsidP="00F6491A">
      <w:pPr>
        <w:ind w:left="780" w:firstLine="636"/>
        <w:jc w:val="left"/>
      </w:pPr>
      <w:r>
        <w:t>* Y-Axis for power degradation factors: array of 6 unsigned 8 bits data elements:</w:t>
      </w:r>
    </w:p>
    <w:p w14:paraId="7E9F8521" w14:textId="77777777" w:rsidR="00F6491A" w:rsidRDefault="00F6491A" w:rsidP="00F6491A">
      <w:pPr>
        <w:ind w:left="780" w:firstLine="636"/>
        <w:jc w:val="left"/>
        <w:rPr>
          <w:b/>
        </w:rPr>
      </w:pPr>
      <w:r w:rsidRPr="00F6491A">
        <w:rPr>
          <w:b/>
        </w:rPr>
        <w:t>NVP_au8PowerDegradFactors</w:t>
      </w:r>
    </w:p>
    <w:p w14:paraId="48C33B9F" w14:textId="77777777" w:rsidR="000C7191" w:rsidRPr="000C7191" w:rsidRDefault="000C7191" w:rsidP="000C7191"/>
    <w:p w14:paraId="04D32DB0" w14:textId="77777777" w:rsidR="00102C7D" w:rsidRDefault="00102C7D" w:rsidP="00102C7D">
      <w:pPr>
        <w:pStyle w:val="ListParagraph"/>
        <w:numPr>
          <w:ilvl w:val="0"/>
          <w:numId w:val="23"/>
        </w:numPr>
        <w:spacing w:before="40" w:after="40"/>
        <w:rPr>
          <w:b/>
        </w:rPr>
      </w:pPr>
      <w:r w:rsidRPr="00B347F8">
        <w:rPr>
          <w:b/>
        </w:rPr>
        <w:t>Returned values</w:t>
      </w:r>
      <w:r w:rsidR="00871F8F">
        <w:rPr>
          <w:b/>
        </w:rPr>
        <w:t>:</w:t>
      </w:r>
    </w:p>
    <w:p w14:paraId="348C7422" w14:textId="77777777" w:rsidR="001E3BB8" w:rsidRPr="001E3BB8" w:rsidRDefault="001E3BB8" w:rsidP="001E3BB8">
      <w:pPr>
        <w:pStyle w:val="ListParagraph"/>
        <w:spacing w:before="40" w:after="40"/>
        <w:ind w:left="780"/>
      </w:pPr>
      <w:r>
        <w:lastRenderedPageBreak/>
        <w:t>None.</w:t>
      </w:r>
    </w:p>
    <w:p w14:paraId="0B5002DD" w14:textId="77777777" w:rsidR="00102C7D" w:rsidRDefault="00102C7D" w:rsidP="003427A0"/>
    <w:p w14:paraId="178A88D7" w14:textId="77777777" w:rsidR="00375C79" w:rsidRDefault="00375C79">
      <w:pPr>
        <w:jc w:val="left"/>
        <w:rPr>
          <w:b/>
          <w:u w:val="single"/>
        </w:rPr>
      </w:pPr>
      <w:r>
        <w:br w:type="page"/>
      </w:r>
    </w:p>
    <w:p w14:paraId="38B06E8E" w14:textId="77777777" w:rsidR="00475A76" w:rsidRDefault="00840839" w:rsidP="00840839">
      <w:pPr>
        <w:pStyle w:val="Heading3"/>
      </w:pPr>
      <w:bookmarkStart w:id="219" w:name="_Ref361383001"/>
      <w:bookmarkStart w:id="220" w:name="_Ref361383013"/>
      <w:bookmarkStart w:id="221" w:name="_Ref361749656"/>
      <w:bookmarkStart w:id="222" w:name="_Toc396742532"/>
      <w:r>
        <w:lastRenderedPageBreak/>
        <w:t>Functions used to compute the motor command</w:t>
      </w:r>
      <w:r w:rsidR="003C4705">
        <w:t xml:space="preserve"> in case of standards steps</w:t>
      </w:r>
      <w:bookmarkEnd w:id="219"/>
      <w:bookmarkEnd w:id="220"/>
      <w:bookmarkEnd w:id="221"/>
      <w:bookmarkEnd w:id="222"/>
    </w:p>
    <w:p w14:paraId="638E1E3E" w14:textId="77777777" w:rsidR="00840839" w:rsidRDefault="00840839" w:rsidP="00840839">
      <w:r>
        <w:t>The following functions can be called during the execution of the BFE sub mo</w:t>
      </w:r>
      <w:r w:rsidR="00733D92">
        <w:t>dule in charge of standards steps.</w:t>
      </w:r>
    </w:p>
    <w:p w14:paraId="5E2B1680" w14:textId="77777777" w:rsidR="00A16D33" w:rsidRDefault="00A16D33" w:rsidP="00840839">
      <w:r>
        <w:t xml:space="preserve">At each execution of the </w:t>
      </w:r>
      <w:r>
        <w:fldChar w:fldCharType="begin"/>
      </w:r>
      <w:r>
        <w:instrText xml:space="preserve"> REF _Ref361128054 \h </w:instrText>
      </w:r>
      <w:r>
        <w:fldChar w:fldCharType="separate"/>
      </w:r>
      <w:r w:rsidR="00834BB3">
        <w:t xml:space="preserve">Function </w:t>
      </w:r>
      <w:r w:rsidR="00834BB3">
        <w:rPr>
          <w:i/>
        </w:rPr>
        <w:t>BFE_runExecuteSteps</w:t>
      </w:r>
      <w:r>
        <w:fldChar w:fldCharType="end"/>
      </w:r>
      <w:r>
        <w:t xml:space="preserve"> only one of the next functions can be called. And in case of a High Power step none of them shall be called, because the High Power regulation is managed in a specific dedicated BFE main function that is called every 400µs.</w:t>
      </w:r>
    </w:p>
    <w:p w14:paraId="360B0E82" w14:textId="77777777" w:rsidR="00560C64" w:rsidRDefault="00560C64" w:rsidP="00840839"/>
    <w:p w14:paraId="61385B2E" w14:textId="77777777" w:rsidR="00560C64" w:rsidRDefault="001819B9" w:rsidP="00840839">
      <w:r>
        <w:t>Before calling a specific function to manage the computation of motor command</w:t>
      </w:r>
      <w:r w:rsidR="006E1CA2">
        <w:t>, some common operations between all regulation types shall be performed.</w:t>
      </w:r>
    </w:p>
    <w:p w14:paraId="4A0ED844" w14:textId="77777777" w:rsidR="002E1FBF" w:rsidRDefault="002E1FBF" w:rsidP="002E1FBF">
      <w:pPr>
        <w:pStyle w:val="RequirementID"/>
      </w:pPr>
    </w:p>
    <w:p w14:paraId="368B7967" w14:textId="77777777" w:rsidR="002E1FBF" w:rsidRDefault="002E1FBF" w:rsidP="002E1FBF">
      <w:pPr>
        <w:pStyle w:val="RequirementID"/>
      </w:pPr>
      <w:r>
        <w:t>DSG_BFE_</w:t>
      </w:r>
      <w:r w:rsidR="00176BEA">
        <w:t>00152</w:t>
      </w:r>
      <w:r>
        <w:t>:</w:t>
      </w:r>
    </w:p>
    <w:p w14:paraId="1FBD2FF3" w14:textId="77777777" w:rsidR="00304BA5" w:rsidRPr="00F938CA" w:rsidRDefault="00304BA5" w:rsidP="00840839">
      <w:pPr>
        <w:rPr>
          <w:u w:val="single"/>
        </w:rPr>
      </w:pPr>
      <w:r w:rsidRPr="00F938CA">
        <w:rPr>
          <w:u w:val="single"/>
        </w:rPr>
        <w:t>Update of the step consign to reach for the next 2ms:</w:t>
      </w:r>
    </w:p>
    <w:p w14:paraId="37E5345A" w14:textId="77777777" w:rsidR="00304BA5" w:rsidRDefault="00304BA5" w:rsidP="00840839"/>
    <w:p w14:paraId="6F162793" w14:textId="77777777" w:rsidR="00304BA5" w:rsidRDefault="00304BA5" w:rsidP="00840839">
      <w:r>
        <w:t>If a step has just started the consign to reach will be computed as follow:</w:t>
      </w:r>
    </w:p>
    <w:p w14:paraId="3FF92C29" w14:textId="77777777" w:rsidR="00304BA5" w:rsidRPr="00304BA5" w:rsidRDefault="00304BA5" w:rsidP="00840839">
      <m:oMathPara>
        <m:oMathParaPr>
          <m:jc m:val="left"/>
        </m:oMathParaPr>
        <m:oMath>
          <m:r>
            <w:rPr>
              <w:rFonts w:ascii="Cambria Math" w:hAnsi="Cambria Math"/>
            </w:rPr>
            <m:t>StepConsign=StepFirstValue+SlopeValue</m:t>
          </m:r>
        </m:oMath>
      </m:oMathPara>
    </w:p>
    <w:p w14:paraId="5520012D" w14:textId="77777777" w:rsidR="00304BA5" w:rsidRDefault="00304BA5" w:rsidP="00840839">
      <w:r>
        <w:t>If a step is in progress, the consign to reach will be computed as follow:</w:t>
      </w:r>
    </w:p>
    <w:p w14:paraId="47DA04D9" w14:textId="77777777" w:rsidR="00304BA5" w:rsidRPr="00304BA5" w:rsidRDefault="00304BA5" w:rsidP="00304BA5">
      <m:oMathPara>
        <m:oMathParaPr>
          <m:jc m:val="left"/>
        </m:oMathParaPr>
        <m:oMath>
          <m:r>
            <w:rPr>
              <w:rFonts w:ascii="Cambria Math" w:hAnsi="Cambria Math"/>
            </w:rPr>
            <m:t>StepConsign=PreviousStepConsign+SlopeValue</m:t>
          </m:r>
        </m:oMath>
      </m:oMathPara>
    </w:p>
    <w:p w14:paraId="11F8C915" w14:textId="77777777" w:rsidR="00304BA5" w:rsidRDefault="00304BA5" w:rsidP="00840839"/>
    <w:p w14:paraId="1046F2B7" w14:textId="77777777" w:rsidR="00304BA5" w:rsidRDefault="00304BA5" w:rsidP="00840839">
      <w:r>
        <w:t>To detect that a step is started the step first value and the slope value shall be compared respectively to the values memorized 2ms before.</w:t>
      </w:r>
    </w:p>
    <w:p w14:paraId="0CD9FFEB" w14:textId="77777777" w:rsidR="00AC447F" w:rsidRDefault="00AC447F" w:rsidP="00840839">
      <w:r>
        <w:t xml:space="preserve">i.e. a comparison shall be done between the First step value retrieved form the RTE IRV read service and </w:t>
      </w:r>
      <w:r>
        <w:rPr>
          <w:b/>
        </w:rPr>
        <w:t xml:space="preserve">s32PreviousFirstOrder2ms </w:t>
      </w:r>
      <w:r>
        <w:t xml:space="preserve">data. And the same job shall be done between Slope value retrieved from the RTE IRV read service and </w:t>
      </w:r>
      <w:r>
        <w:rPr>
          <w:b/>
        </w:rPr>
        <w:t xml:space="preserve">s32PreviousSlopeValue2ms </w:t>
      </w:r>
      <w:r>
        <w:t>data.</w:t>
      </w:r>
    </w:p>
    <w:p w14:paraId="223B9F02" w14:textId="77777777" w:rsidR="00AC447F" w:rsidRDefault="00AC447F" w:rsidP="00840839">
      <w:r>
        <w:t>As soon as the checks have been done and the expected strategy applied, the 2 statics data shall be refreshed with the IRV values.</w:t>
      </w:r>
    </w:p>
    <w:p w14:paraId="644FD1E3" w14:textId="77777777" w:rsidR="002E1FBF" w:rsidRDefault="002E1FBF" w:rsidP="00840839"/>
    <w:p w14:paraId="6533DA36" w14:textId="77777777" w:rsidR="002E1FBF" w:rsidRPr="002E1FBF" w:rsidRDefault="002E1FBF" w:rsidP="00840839">
      <w:r>
        <w:t xml:space="preserve">When the step consign has been calculated, then the </w:t>
      </w:r>
      <w:r>
        <w:rPr>
          <w:b/>
        </w:rPr>
        <w:t xml:space="preserve">s32PreviousStepTargetToReach </w:t>
      </w:r>
      <w:r>
        <w:t>data can be refreshed with this new value.</w:t>
      </w:r>
    </w:p>
    <w:p w14:paraId="11474746" w14:textId="77777777" w:rsidR="006E1CA2" w:rsidRPr="00B7625F" w:rsidRDefault="006E1CA2" w:rsidP="006E1CA2">
      <w:pPr>
        <w:rPr>
          <w:lang w:val="fr-FR"/>
        </w:rPr>
      </w:pPr>
      <w:r w:rsidRPr="00B7625F">
        <w:rPr>
          <w:lang w:val="fr-FR"/>
        </w:rPr>
        <w:t xml:space="preserve">[COVERS: </w:t>
      </w:r>
      <w:r w:rsidR="002E1FBF" w:rsidRPr="00B7625F">
        <w:rPr>
          <w:lang w:val="fr-FR"/>
        </w:rPr>
        <w:t>DES_</w:t>
      </w:r>
      <w:r w:rsidRPr="00B7625F">
        <w:rPr>
          <w:lang w:val="fr-FR"/>
        </w:rPr>
        <w:t>TF_G_</w:t>
      </w:r>
      <w:r w:rsidR="002E1FBF" w:rsidRPr="00B7625F">
        <w:rPr>
          <w:lang w:val="fr-FR"/>
        </w:rPr>
        <w:t>1094, DES_TF_G_1104, DES_TF_G_1101</w:t>
      </w:r>
      <w:r w:rsidRPr="00B7625F">
        <w:rPr>
          <w:lang w:val="fr-FR"/>
        </w:rPr>
        <w:t>]</w:t>
      </w:r>
    </w:p>
    <w:p w14:paraId="7686135B" w14:textId="77777777" w:rsidR="004F51FD" w:rsidRPr="00B7625F" w:rsidRDefault="004F51FD" w:rsidP="006E1CA2">
      <w:pPr>
        <w:rPr>
          <w:lang w:val="fr-FR"/>
        </w:rPr>
      </w:pPr>
    </w:p>
    <w:p w14:paraId="10A17C7A" w14:textId="77777777" w:rsidR="004F51FD" w:rsidRDefault="004F51FD" w:rsidP="006E1CA2">
      <w:r>
        <w:t xml:space="preserve">The </w:t>
      </w:r>
      <w:r w:rsidRPr="004B10B1">
        <w:rPr>
          <w:rFonts w:ascii="Cambria Math" w:hAnsi="Cambria Math"/>
          <w:i/>
        </w:rPr>
        <w:t>StepConsign</w:t>
      </w:r>
      <w:r>
        <w:t xml:space="preserve"> value obtained with the previous formula shall be stored in </w:t>
      </w:r>
      <w:r w:rsidRPr="004F51FD">
        <w:rPr>
          <w:highlight w:val="yellow"/>
        </w:rPr>
        <w:t>XXXXX</w:t>
      </w:r>
      <w:r w:rsidR="004B10B1">
        <w:t xml:space="preserve"> and will be used by all local functions listed below.</w:t>
      </w:r>
    </w:p>
    <w:p w14:paraId="1E3115E3" w14:textId="77777777" w:rsidR="006E1CA2" w:rsidRDefault="006E1CA2" w:rsidP="00840839"/>
    <w:p w14:paraId="5C215677" w14:textId="77777777" w:rsidR="007F7916" w:rsidRDefault="007F7916" w:rsidP="007F7916">
      <w:pPr>
        <w:pStyle w:val="RequirementID"/>
      </w:pPr>
      <w:r>
        <w:t>DSG_BFE_</w:t>
      </w:r>
      <w:r w:rsidR="00176BEA">
        <w:t>00153</w:t>
      </w:r>
      <w:r>
        <w:t>:</w:t>
      </w:r>
    </w:p>
    <w:p w14:paraId="05FF0B7F" w14:textId="77777777" w:rsidR="007F7916" w:rsidRDefault="007F7916" w:rsidP="00840839">
      <w:r>
        <w:t>Whatever the order type (excepted</w:t>
      </w:r>
      <w:r w:rsidR="007A6C46">
        <w:t xml:space="preserve"> for</w:t>
      </w:r>
      <w:r>
        <w:t xml:space="preserve"> High Power), the booster power order shall be set to 0%.</w:t>
      </w:r>
    </w:p>
    <w:p w14:paraId="2468A8B5" w14:textId="77777777" w:rsidR="007F7916" w:rsidRPr="00B7625F" w:rsidRDefault="007F7916" w:rsidP="007F7916">
      <w:pPr>
        <w:rPr>
          <w:lang w:val="fr-FR"/>
        </w:rPr>
      </w:pPr>
      <w:r w:rsidRPr="00B7625F">
        <w:rPr>
          <w:lang w:val="fr-FR"/>
        </w:rPr>
        <w:t>[COVERS: DES_TF_G_1099, DES_TF_G_1103, DES_TF_G_1098, DES_TF_G_1089</w:t>
      </w:r>
      <w:r w:rsidR="002D605C" w:rsidRPr="00B7625F">
        <w:rPr>
          <w:lang w:val="fr-FR"/>
        </w:rPr>
        <w:t>, DES_TF_G_10</w:t>
      </w:r>
      <w:r w:rsidR="00C72F2C" w:rsidRPr="00B7625F">
        <w:rPr>
          <w:lang w:val="fr-FR"/>
        </w:rPr>
        <w:t>61</w:t>
      </w:r>
      <w:r w:rsidRPr="00B7625F">
        <w:rPr>
          <w:lang w:val="fr-FR"/>
        </w:rPr>
        <w:t>]</w:t>
      </w:r>
    </w:p>
    <w:p w14:paraId="5E1CE99D" w14:textId="77777777" w:rsidR="007F7916" w:rsidRPr="00B7625F" w:rsidRDefault="007F7916" w:rsidP="00840839">
      <w:pPr>
        <w:rPr>
          <w:lang w:val="fr-FR"/>
        </w:rPr>
      </w:pPr>
    </w:p>
    <w:p w14:paraId="163B1F47" w14:textId="77777777" w:rsidR="00840839" w:rsidRDefault="00840839" w:rsidP="00840839">
      <w:pPr>
        <w:pStyle w:val="Heading4"/>
      </w:pPr>
      <w:bookmarkStart w:id="223" w:name="_Toc396742533"/>
      <w:r>
        <w:t>ManagePWMSteps</w:t>
      </w:r>
      <w:bookmarkEnd w:id="223"/>
    </w:p>
    <w:p w14:paraId="752BA834" w14:textId="77777777" w:rsidR="00840839" w:rsidRDefault="00840839" w:rsidP="00840839">
      <w:pPr>
        <w:pStyle w:val="ListParagraph"/>
        <w:numPr>
          <w:ilvl w:val="0"/>
          <w:numId w:val="23"/>
        </w:numPr>
        <w:spacing w:before="40" w:after="40"/>
        <w:rPr>
          <w:b/>
        </w:rPr>
      </w:pPr>
      <w:r w:rsidRPr="00B347F8">
        <w:rPr>
          <w:b/>
        </w:rPr>
        <w:t>Its finality</w:t>
      </w:r>
      <w:r w:rsidR="00871F8F">
        <w:rPr>
          <w:b/>
        </w:rPr>
        <w:t>:</w:t>
      </w:r>
    </w:p>
    <w:p w14:paraId="26E0C2AF" w14:textId="77777777" w:rsidR="00447D7B" w:rsidRPr="00447D7B" w:rsidRDefault="00447D7B" w:rsidP="00447D7B">
      <w:pPr>
        <w:pStyle w:val="ListParagraph"/>
        <w:spacing w:before="40" w:after="40"/>
        <w:ind w:left="780"/>
      </w:pPr>
      <w:r>
        <w:t>The aim of this function is to compute the motor command in case of steps</w:t>
      </w:r>
      <w:r w:rsidR="006E2C6D">
        <w:t xml:space="preserve"> configured with PWM order type</w:t>
      </w:r>
      <w:r>
        <w:t>.</w:t>
      </w:r>
    </w:p>
    <w:p w14:paraId="17998DB7" w14:textId="77777777" w:rsidR="00840839" w:rsidRDefault="00840839" w:rsidP="00840839">
      <w:pPr>
        <w:pStyle w:val="ListParagraph"/>
        <w:numPr>
          <w:ilvl w:val="0"/>
          <w:numId w:val="23"/>
        </w:numPr>
        <w:spacing w:before="40" w:after="40"/>
        <w:rPr>
          <w:b/>
        </w:rPr>
      </w:pPr>
      <w:r w:rsidRPr="00B347F8">
        <w:rPr>
          <w:b/>
        </w:rPr>
        <w:t>Exported functions used</w:t>
      </w:r>
      <w:r w:rsidR="00871F8F">
        <w:rPr>
          <w:b/>
        </w:rPr>
        <w:t>:</w:t>
      </w:r>
    </w:p>
    <w:p w14:paraId="78DE6CA9" w14:textId="77777777" w:rsidR="00733D92" w:rsidRPr="00733D92" w:rsidRDefault="00733D92" w:rsidP="00733D92">
      <w:pPr>
        <w:pStyle w:val="ListParagraph"/>
        <w:spacing w:before="40" w:after="40"/>
        <w:ind w:left="780"/>
      </w:pPr>
      <w:r>
        <w:t>None.</w:t>
      </w:r>
    </w:p>
    <w:p w14:paraId="07FB7EAB" w14:textId="77777777" w:rsidR="00840839" w:rsidRDefault="00840839" w:rsidP="00840839">
      <w:pPr>
        <w:pStyle w:val="ListParagraph"/>
        <w:numPr>
          <w:ilvl w:val="0"/>
          <w:numId w:val="23"/>
        </w:numPr>
        <w:spacing w:before="40" w:after="40"/>
        <w:rPr>
          <w:b/>
        </w:rPr>
      </w:pPr>
      <w:r w:rsidRPr="00B347F8">
        <w:rPr>
          <w:b/>
        </w:rPr>
        <w:t>Exported variables used</w:t>
      </w:r>
      <w:r w:rsidR="00871F8F">
        <w:rPr>
          <w:b/>
        </w:rPr>
        <w:t>:</w:t>
      </w:r>
    </w:p>
    <w:p w14:paraId="56370F8E" w14:textId="77777777" w:rsidR="00733D92" w:rsidRPr="00733D92" w:rsidRDefault="00733D92" w:rsidP="00733D92">
      <w:pPr>
        <w:pStyle w:val="ListParagraph"/>
        <w:spacing w:before="40" w:after="40"/>
        <w:ind w:left="780"/>
      </w:pPr>
      <w:r>
        <w:t>None.</w:t>
      </w:r>
    </w:p>
    <w:p w14:paraId="195CA596" w14:textId="77777777" w:rsidR="00840839" w:rsidRDefault="00840839" w:rsidP="00840839">
      <w:pPr>
        <w:pStyle w:val="ListParagraph"/>
        <w:numPr>
          <w:ilvl w:val="0"/>
          <w:numId w:val="23"/>
        </w:numPr>
        <w:spacing w:before="40" w:after="40"/>
        <w:rPr>
          <w:b/>
        </w:rPr>
      </w:pPr>
      <w:r w:rsidRPr="00B347F8">
        <w:rPr>
          <w:b/>
        </w:rPr>
        <w:t>Object</w:t>
      </w:r>
      <w:r w:rsidR="00871F8F">
        <w:rPr>
          <w:b/>
        </w:rPr>
        <w:t>:</w:t>
      </w:r>
    </w:p>
    <w:p w14:paraId="12492DA8" w14:textId="77777777" w:rsidR="00383734" w:rsidRDefault="00383734" w:rsidP="00383734">
      <w:pPr>
        <w:pStyle w:val="RequirementID"/>
        <w:ind w:left="780"/>
      </w:pPr>
      <w:r>
        <w:t>DSG_BFE_</w:t>
      </w:r>
      <w:r w:rsidR="00176BEA">
        <w:t>00154</w:t>
      </w:r>
      <w:r>
        <w:t>:</w:t>
      </w:r>
    </w:p>
    <w:p w14:paraId="1C69486C" w14:textId="77777777" w:rsidR="0025788E" w:rsidRPr="00BF74BB" w:rsidRDefault="0025788E" w:rsidP="00383734">
      <w:pPr>
        <w:pStyle w:val="RequirementID"/>
        <w:ind w:left="780"/>
        <w:rPr>
          <w:u w:val="none"/>
        </w:rPr>
      </w:pPr>
      <w:r w:rsidRPr="00BF74BB">
        <w:rPr>
          <w:u w:val="none"/>
        </w:rPr>
        <w:t xml:space="preserve">According to the scaling of the </w:t>
      </w:r>
      <w:r w:rsidR="00F603A0" w:rsidRPr="00BF74BB">
        <w:rPr>
          <w:u w:val="none"/>
        </w:rPr>
        <w:t xml:space="preserve">data </w:t>
      </w:r>
      <w:r w:rsidR="00B953F8" w:rsidRPr="00BF74BB">
        <w:rPr>
          <w:u w:val="none"/>
        </w:rPr>
        <w:t xml:space="preserve">computed by </w:t>
      </w:r>
      <w:r w:rsidR="00B953F8" w:rsidRPr="00BF74BB">
        <w:rPr>
          <w:u w:val="none"/>
        </w:rPr>
        <w:fldChar w:fldCharType="begin"/>
      </w:r>
      <w:r w:rsidR="00B953F8" w:rsidRPr="00BF74BB">
        <w:rPr>
          <w:u w:val="none"/>
        </w:rPr>
        <w:instrText xml:space="preserve"> REF _Ref360538815 \h </w:instrText>
      </w:r>
      <w:r w:rsidR="00B953F8" w:rsidRPr="00BF74BB">
        <w:rPr>
          <w:u w:val="none"/>
        </w:rPr>
      </w:r>
      <w:r w:rsidR="00B953F8" w:rsidRPr="00BF74BB">
        <w:rPr>
          <w:u w:val="none"/>
        </w:rPr>
        <w:fldChar w:fldCharType="separate"/>
      </w:r>
      <w:r w:rsidR="00834BB3" w:rsidRPr="00102C7D">
        <w:t>M_ControlStepExecution</w:t>
      </w:r>
      <w:r w:rsidR="00B953F8" w:rsidRPr="00BF74BB">
        <w:rPr>
          <w:u w:val="none"/>
        </w:rPr>
        <w:fldChar w:fldCharType="end"/>
      </w:r>
      <w:r w:rsidR="00B953F8" w:rsidRPr="00BF74BB">
        <w:rPr>
          <w:u w:val="none"/>
        </w:rPr>
        <w:t xml:space="preserve"> function in case of a step configured with PWM order type:</w:t>
      </w:r>
    </w:p>
    <w:p w14:paraId="0E0C082A" w14:textId="77777777" w:rsidR="00B953F8" w:rsidRPr="00BF74BB" w:rsidRDefault="00B953F8" w:rsidP="00383734">
      <w:pPr>
        <w:pStyle w:val="RequirementID"/>
        <w:ind w:left="780"/>
        <w:rPr>
          <w:u w:val="none"/>
        </w:rPr>
      </w:pPr>
    </w:p>
    <w:p w14:paraId="7EA1FE2F" w14:textId="77777777" w:rsidR="00B953F8" w:rsidRPr="00BF74BB" w:rsidRDefault="00B953F8" w:rsidP="00383734">
      <w:pPr>
        <w:pStyle w:val="RequirementID"/>
        <w:ind w:left="780"/>
        <w:rPr>
          <w:u w:val="none"/>
        </w:rPr>
      </w:pPr>
      <w:r w:rsidRPr="00BF74BB">
        <w:rPr>
          <w:u w:val="none"/>
        </w:rPr>
        <w:t>The first order step value and slope value have the same high resolution scaling:</w:t>
      </w:r>
    </w:p>
    <w:p w14:paraId="27A1437E" w14:textId="77777777" w:rsidR="00B953F8" w:rsidRPr="00BF74BB" w:rsidRDefault="00B953F8" w:rsidP="00383734">
      <w:pPr>
        <w:pStyle w:val="RequirementID"/>
        <w:ind w:left="780"/>
        <w:rPr>
          <w:u w:val="none"/>
        </w:rPr>
      </w:pPr>
      <w:r w:rsidRPr="00BF74BB">
        <w:rPr>
          <w:u w:val="none"/>
        </w:rPr>
        <w:t>Step parameter consign value full range is [-100 ; 100]</w:t>
      </w:r>
      <w:r w:rsidR="006D2748">
        <w:rPr>
          <w:u w:val="none"/>
        </w:rPr>
        <w:t xml:space="preserve"> (i.e. 1lsb=1%)</w:t>
      </w:r>
    </w:p>
    <w:p w14:paraId="70A6FA55" w14:textId="77777777" w:rsidR="00B953F8" w:rsidRPr="00BF74BB" w:rsidRDefault="00B953F8" w:rsidP="00383734">
      <w:pPr>
        <w:pStyle w:val="RequirementID"/>
        <w:ind w:left="780"/>
        <w:rPr>
          <w:u w:val="none"/>
        </w:rPr>
      </w:pPr>
      <w:r w:rsidRPr="00BF74BB">
        <w:rPr>
          <w:u w:val="none"/>
        </w:rPr>
        <w:t>After applying the power degradation factor and temperature correction factor the full range will be [-819200 ; 819200]</w:t>
      </w:r>
    </w:p>
    <w:p w14:paraId="50DE8C9C" w14:textId="77777777" w:rsidR="00B953F8" w:rsidRPr="00BF74BB" w:rsidRDefault="00B953F8" w:rsidP="00383734">
      <w:pPr>
        <w:pStyle w:val="RequirementID"/>
        <w:ind w:left="780"/>
        <w:rPr>
          <w:i/>
          <w:u w:val="none"/>
        </w:rPr>
      </w:pPr>
      <w:r w:rsidRPr="00BF74BB">
        <w:rPr>
          <w:i/>
          <w:u w:val="none"/>
        </w:rPr>
        <w:lastRenderedPageBreak/>
        <w:t>Note: the full range could be greater is temperature correction factor is over 1 (means over than 64lsb).</w:t>
      </w:r>
      <w:r w:rsidR="00BF74BB" w:rsidRPr="00BF74BB">
        <w:rPr>
          <w:i/>
          <w:u w:val="none"/>
        </w:rPr>
        <w:t xml:space="preserve"> But since it’s not possible to apply a power order over 100% on the power stage, all values out of this range will be saturated to the limits.</w:t>
      </w:r>
    </w:p>
    <w:p w14:paraId="04C50EB9" w14:textId="77777777" w:rsidR="00B953F8" w:rsidRPr="00BF74BB" w:rsidRDefault="00B953F8" w:rsidP="00383734">
      <w:pPr>
        <w:pStyle w:val="RequirementID"/>
        <w:ind w:left="780"/>
        <w:rPr>
          <w:u w:val="none"/>
        </w:rPr>
      </w:pPr>
    </w:p>
    <w:p w14:paraId="16D27EB7" w14:textId="77777777" w:rsidR="00BF74BB" w:rsidRPr="00BF74BB" w:rsidRDefault="00BF74BB" w:rsidP="00383734">
      <w:pPr>
        <w:pStyle w:val="RequirementID"/>
        <w:ind w:left="780"/>
        <w:rPr>
          <w:u w:val="none"/>
        </w:rPr>
      </w:pPr>
      <w:r w:rsidRPr="00BF74BB">
        <w:rPr>
          <w:u w:val="none"/>
        </w:rPr>
        <w:t xml:space="preserve">The goal is to compute a </w:t>
      </w:r>
      <w:r w:rsidR="00861ABB">
        <w:rPr>
          <w:u w:val="none"/>
        </w:rPr>
        <w:t xml:space="preserve">motor </w:t>
      </w:r>
      <w:r w:rsidRPr="00BF74BB">
        <w:rPr>
          <w:u w:val="none"/>
        </w:rPr>
        <w:t>power order with a [-6400 ; 6400] full range.</w:t>
      </w:r>
    </w:p>
    <w:p w14:paraId="2453EC1A" w14:textId="77777777" w:rsidR="00BF74BB" w:rsidRPr="00BF74BB" w:rsidRDefault="00BF74BB" w:rsidP="00383734">
      <w:pPr>
        <w:pStyle w:val="RequirementID"/>
        <w:ind w:left="780"/>
        <w:rPr>
          <w:u w:val="none"/>
        </w:rPr>
      </w:pPr>
      <w:r w:rsidRPr="00BF74BB">
        <w:rPr>
          <w:u w:val="none"/>
        </w:rPr>
        <w:t xml:space="preserve">Then the following operation shall be performed to rescale the </w:t>
      </w:r>
      <w:r w:rsidRPr="00BF74BB">
        <w:rPr>
          <w:rFonts w:ascii="Cambria Math" w:hAnsi="Cambria Math"/>
          <w:i/>
          <w:u w:val="none"/>
        </w:rPr>
        <w:t>StepConsign</w:t>
      </w:r>
      <w:r w:rsidRPr="00BF74BB">
        <w:rPr>
          <w:u w:val="none"/>
        </w:rPr>
        <w:t xml:space="preserve"> and match with the expected output resolution:</w:t>
      </w:r>
    </w:p>
    <w:p w14:paraId="42956F12" w14:textId="77777777" w:rsidR="00BF74BB" w:rsidRPr="00907BE1" w:rsidRDefault="00286ADA" w:rsidP="00383734">
      <w:pPr>
        <w:pStyle w:val="RequirementID"/>
        <w:ind w:left="780"/>
        <w:rPr>
          <w:u w:val="none"/>
        </w:rPr>
      </w:pPr>
      <m:oMathPara>
        <m:oMathParaPr>
          <m:jc m:val="left"/>
        </m:oMathParaPr>
        <m:oMath>
          <m:sSub>
            <m:sSubPr>
              <m:ctrlPr>
                <w:rPr>
                  <w:rFonts w:ascii="Cambria Math" w:hAnsi="Cambria Math"/>
                  <w:i/>
                  <w:u w:val="none"/>
                </w:rPr>
              </m:ctrlPr>
            </m:sSubPr>
            <m:e>
              <m:r>
                <w:rPr>
                  <w:rFonts w:ascii="Cambria Math" w:hAnsi="Cambria Math"/>
                  <w:u w:val="none"/>
                </w:rPr>
                <m:t>PowerOrder</m:t>
              </m:r>
            </m:e>
            <m:sub>
              <m:d>
                <m:dPr>
                  <m:begChr m:val="["/>
                  <m:endChr m:val="]"/>
                  <m:ctrlPr>
                    <w:rPr>
                      <w:rFonts w:ascii="Cambria Math" w:hAnsi="Cambria Math"/>
                      <w:i/>
                      <w:u w:val="none"/>
                    </w:rPr>
                  </m:ctrlPr>
                </m:dPr>
                <m:e>
                  <m:r>
                    <w:rPr>
                      <w:rFonts w:ascii="Cambria Math" w:hAnsi="Cambria Math"/>
                      <w:u w:val="none"/>
                    </w:rPr>
                    <m:t>64lsb≅1%PWM</m:t>
                  </m:r>
                </m:e>
              </m:d>
            </m:sub>
          </m:sSub>
          <m:r>
            <w:rPr>
              <w:rFonts w:ascii="Cambria Math" w:hAnsi="Cambria Math"/>
              <w:u w:val="none"/>
            </w:rPr>
            <m:t xml:space="preserve">= </m:t>
          </m:r>
          <m:f>
            <m:fPr>
              <m:ctrlPr>
                <w:rPr>
                  <w:rFonts w:ascii="Cambria Math" w:hAnsi="Cambria Math"/>
                  <w:i/>
                  <w:u w:val="none"/>
                </w:rPr>
              </m:ctrlPr>
            </m:fPr>
            <m:num>
              <m:sSub>
                <m:sSubPr>
                  <m:ctrlPr>
                    <w:rPr>
                      <w:rFonts w:ascii="Cambria Math" w:hAnsi="Cambria Math"/>
                      <w:i/>
                      <w:u w:val="none"/>
                    </w:rPr>
                  </m:ctrlPr>
                </m:sSubPr>
                <m:e>
                  <m:r>
                    <w:rPr>
                      <w:rFonts w:ascii="Cambria Math" w:hAnsi="Cambria Math"/>
                      <w:u w:val="none"/>
                    </w:rPr>
                    <m:t>StepConsign</m:t>
                  </m:r>
                </m:e>
                <m:sub>
                  <m:d>
                    <m:dPr>
                      <m:begChr m:val="["/>
                      <m:endChr m:val="]"/>
                      <m:ctrlPr>
                        <w:rPr>
                          <w:rFonts w:ascii="Cambria Math" w:hAnsi="Cambria Math"/>
                          <w:i/>
                          <w:u w:val="none"/>
                        </w:rPr>
                      </m:ctrlPr>
                    </m:dPr>
                    <m:e>
                      <m:r>
                        <w:rPr>
                          <w:rFonts w:ascii="Cambria Math" w:hAnsi="Cambria Math"/>
                          <w:u w:val="none"/>
                        </w:rPr>
                        <m:t>8192lsb≅1%PWM</m:t>
                      </m:r>
                    </m:e>
                  </m:d>
                </m:sub>
              </m:sSub>
              <m:r>
                <w:rPr>
                  <w:rFonts w:ascii="Cambria Math" w:hAnsi="Cambria Math"/>
                  <w:u w:val="none"/>
                </w:rPr>
                <m:t>+sign</m:t>
              </m:r>
              <m:d>
                <m:dPr>
                  <m:ctrlPr>
                    <w:rPr>
                      <w:rFonts w:ascii="Cambria Math" w:hAnsi="Cambria Math"/>
                      <w:i/>
                      <w:u w:val="none"/>
                    </w:rPr>
                  </m:ctrlPr>
                </m:dPr>
                <m:e>
                  <m:r>
                    <w:rPr>
                      <w:rFonts w:ascii="Cambria Math" w:hAnsi="Cambria Math"/>
                      <w:u w:val="none"/>
                    </w:rPr>
                    <m:t>StepConsign</m:t>
                  </m:r>
                </m:e>
              </m:d>
              <m:r>
                <w:rPr>
                  <w:rFonts w:ascii="Cambria Math" w:hAnsi="Cambria Math"/>
                  <w:u w:val="none"/>
                </w:rPr>
                <m:t>×64</m:t>
              </m:r>
            </m:num>
            <m:den>
              <m:r>
                <w:rPr>
                  <w:rFonts w:ascii="Cambria Math" w:hAnsi="Cambria Math"/>
                  <w:u w:val="none"/>
                </w:rPr>
                <m:t>128</m:t>
              </m:r>
            </m:den>
          </m:f>
        </m:oMath>
      </m:oMathPara>
    </w:p>
    <w:p w14:paraId="79D2E645" w14:textId="77777777" w:rsidR="00945994" w:rsidRDefault="00383734" w:rsidP="00861ABB">
      <w:pPr>
        <w:ind w:left="780"/>
      </w:pPr>
      <w:r>
        <w:t xml:space="preserve">[COVERS: </w:t>
      </w:r>
      <w:r w:rsidR="00861ABB">
        <w:t>DES_</w:t>
      </w:r>
      <w:r>
        <w:t>TF_G_</w:t>
      </w:r>
      <w:r w:rsidR="00861ABB">
        <w:t>1100</w:t>
      </w:r>
      <w:r>
        <w:t>]</w:t>
      </w:r>
    </w:p>
    <w:p w14:paraId="2AD8D204" w14:textId="77777777" w:rsidR="00861ABB" w:rsidRPr="00447D7B" w:rsidRDefault="00861ABB" w:rsidP="00861ABB">
      <w:pPr>
        <w:ind w:left="780"/>
      </w:pPr>
    </w:p>
    <w:p w14:paraId="5AFD9B20" w14:textId="77777777" w:rsidR="00840839" w:rsidRDefault="00840839" w:rsidP="00840839">
      <w:pPr>
        <w:pStyle w:val="ListParagraph"/>
        <w:numPr>
          <w:ilvl w:val="0"/>
          <w:numId w:val="23"/>
        </w:numPr>
        <w:spacing w:before="40" w:after="40"/>
        <w:rPr>
          <w:b/>
        </w:rPr>
      </w:pPr>
      <w:r w:rsidRPr="00B347F8">
        <w:rPr>
          <w:b/>
        </w:rPr>
        <w:t>Entering and outgoing parameters</w:t>
      </w:r>
      <w:r w:rsidR="00871F8F">
        <w:rPr>
          <w:b/>
        </w:rPr>
        <w:t>:</w:t>
      </w:r>
    </w:p>
    <w:p w14:paraId="4E34F2E4" w14:textId="77777777" w:rsidR="00733D92" w:rsidRPr="00733D92" w:rsidRDefault="00733D92" w:rsidP="00733D92">
      <w:pPr>
        <w:pStyle w:val="ListParagraph"/>
        <w:spacing w:before="40" w:after="40"/>
        <w:ind w:left="780"/>
      </w:pPr>
      <w:r>
        <w:t>None.</w:t>
      </w:r>
    </w:p>
    <w:p w14:paraId="6056ED9E" w14:textId="77777777" w:rsidR="00840839" w:rsidRDefault="00840839" w:rsidP="00840839">
      <w:pPr>
        <w:pStyle w:val="ListParagraph"/>
        <w:numPr>
          <w:ilvl w:val="0"/>
          <w:numId w:val="23"/>
        </w:numPr>
        <w:spacing w:before="40" w:after="40"/>
        <w:rPr>
          <w:b/>
        </w:rPr>
      </w:pPr>
      <w:r w:rsidRPr="00B347F8">
        <w:rPr>
          <w:b/>
        </w:rPr>
        <w:t>Period</w:t>
      </w:r>
      <w:r w:rsidR="00871F8F">
        <w:rPr>
          <w:b/>
        </w:rPr>
        <w:t>:</w:t>
      </w:r>
    </w:p>
    <w:p w14:paraId="01E6A99C" w14:textId="77777777" w:rsidR="00733D92" w:rsidRPr="00A90A21" w:rsidRDefault="00733D92" w:rsidP="00733D92">
      <w:pPr>
        <w:pStyle w:val="ListParagraph"/>
        <w:spacing w:before="40" w:after="40"/>
        <w:ind w:left="780"/>
      </w:pPr>
      <w:r w:rsidRPr="00A90A21">
        <w:t>This function shall be called every 2</w:t>
      </w:r>
      <w:r w:rsidR="00A90A21">
        <w:t>ms, when the step order type is ‘PWM’.</w:t>
      </w:r>
    </w:p>
    <w:p w14:paraId="090565AC" w14:textId="77777777" w:rsidR="00840839" w:rsidRDefault="00840839" w:rsidP="00840839">
      <w:pPr>
        <w:pStyle w:val="ListParagraph"/>
        <w:numPr>
          <w:ilvl w:val="0"/>
          <w:numId w:val="23"/>
        </w:numPr>
        <w:spacing w:before="40" w:after="40"/>
        <w:rPr>
          <w:b/>
        </w:rPr>
      </w:pPr>
      <w:r w:rsidRPr="00B347F8">
        <w:rPr>
          <w:b/>
        </w:rPr>
        <w:t>Who</w:t>
      </w:r>
      <w:r w:rsidR="00871F8F">
        <w:rPr>
          <w:b/>
        </w:rPr>
        <w:t>:</w:t>
      </w:r>
    </w:p>
    <w:p w14:paraId="2F1A1A1B" w14:textId="77777777" w:rsidR="00733D92" w:rsidRPr="00733D92" w:rsidRDefault="00F938CA" w:rsidP="00733D92">
      <w:pPr>
        <w:pStyle w:val="ListParagraph"/>
        <w:spacing w:before="40" w:after="40"/>
        <w:ind w:left="780"/>
        <w:rPr>
          <w:b/>
        </w:rPr>
      </w:pPr>
      <w:r>
        <w:t xml:space="preserve">This function is called by the exported function in charge of the standard step execution (See </w:t>
      </w:r>
      <w:r>
        <w:fldChar w:fldCharType="begin"/>
      </w:r>
      <w:r>
        <w:instrText xml:space="preserve"> REF _Ref315163052 \n \h </w:instrText>
      </w:r>
      <w:r>
        <w:fldChar w:fldCharType="separate"/>
      </w:r>
      <w:r w:rsidR="00834BB3">
        <w:t>3.2.2</w:t>
      </w:r>
      <w:r>
        <w:fldChar w:fldCharType="end"/>
      </w:r>
      <w:r>
        <w:t xml:space="preserve"> </w:t>
      </w:r>
      <w:r>
        <w:fldChar w:fldCharType="begin"/>
      </w:r>
      <w:r>
        <w:instrText xml:space="preserve"> REF _Ref361316370 \h </w:instrText>
      </w:r>
      <w:r>
        <w:fldChar w:fldCharType="separate"/>
      </w:r>
      <w:r w:rsidR="00834BB3">
        <w:t xml:space="preserve">Function </w:t>
      </w:r>
      <w:r w:rsidR="00834BB3">
        <w:rPr>
          <w:i/>
        </w:rPr>
        <w:t>BFE_runExecuteSteps</w:t>
      </w:r>
      <w:r>
        <w:fldChar w:fldCharType="end"/>
      </w:r>
      <w:r>
        <w:t>)</w:t>
      </w:r>
      <w:r w:rsidRPr="00733D92">
        <w:rPr>
          <w:b/>
        </w:rPr>
        <w:t xml:space="preserve"> </w:t>
      </w:r>
    </w:p>
    <w:p w14:paraId="17684522" w14:textId="77777777" w:rsidR="00840839" w:rsidRDefault="00840839" w:rsidP="00840839">
      <w:pPr>
        <w:pStyle w:val="ListParagraph"/>
        <w:numPr>
          <w:ilvl w:val="0"/>
          <w:numId w:val="23"/>
        </w:numPr>
        <w:spacing w:before="40" w:after="40"/>
        <w:rPr>
          <w:b/>
        </w:rPr>
      </w:pPr>
      <w:r w:rsidRPr="00B347F8">
        <w:rPr>
          <w:b/>
        </w:rPr>
        <w:t>Items used</w:t>
      </w:r>
      <w:r w:rsidR="00871F8F">
        <w:rPr>
          <w:b/>
        </w:rPr>
        <w:t>:</w:t>
      </w:r>
    </w:p>
    <w:p w14:paraId="1630F0F3" w14:textId="77777777" w:rsidR="003F3DBF" w:rsidRPr="002A4E4A" w:rsidRDefault="003F3DBF" w:rsidP="002A4E4A">
      <w:pPr>
        <w:spacing w:before="40" w:after="40"/>
        <w:ind w:left="72" w:firstLine="708"/>
        <w:rPr>
          <w:b/>
        </w:rPr>
      </w:pPr>
      <w:r>
        <w:t>None.</w:t>
      </w:r>
    </w:p>
    <w:p w14:paraId="6E984FF6" w14:textId="77777777" w:rsidR="00840839" w:rsidRDefault="00840839" w:rsidP="00840839">
      <w:pPr>
        <w:pStyle w:val="ListParagraph"/>
        <w:numPr>
          <w:ilvl w:val="0"/>
          <w:numId w:val="23"/>
        </w:numPr>
        <w:spacing w:before="40" w:after="40"/>
        <w:rPr>
          <w:b/>
        </w:rPr>
      </w:pPr>
      <w:r w:rsidRPr="00B347F8">
        <w:rPr>
          <w:b/>
        </w:rPr>
        <w:t>Returned values</w:t>
      </w:r>
      <w:r w:rsidR="00871F8F">
        <w:rPr>
          <w:b/>
        </w:rPr>
        <w:t>:</w:t>
      </w:r>
    </w:p>
    <w:p w14:paraId="644082F8" w14:textId="77777777" w:rsidR="00733D92" w:rsidRPr="00733D92" w:rsidRDefault="00733D92" w:rsidP="00733D92">
      <w:pPr>
        <w:pStyle w:val="ListParagraph"/>
        <w:spacing w:before="40" w:after="40"/>
        <w:ind w:left="780"/>
      </w:pPr>
      <w:r>
        <w:t>None.</w:t>
      </w:r>
    </w:p>
    <w:p w14:paraId="19ED4A39" w14:textId="77777777" w:rsidR="00840839" w:rsidRDefault="00840839" w:rsidP="003427A0"/>
    <w:p w14:paraId="3F453649" w14:textId="77777777" w:rsidR="00B54090" w:rsidRDefault="00B54090">
      <w:pPr>
        <w:jc w:val="left"/>
        <w:rPr>
          <w:rFonts w:ascii="Arial (W1)" w:hAnsi="Arial (W1)"/>
          <w:b/>
        </w:rPr>
      </w:pPr>
      <w:r>
        <w:br w:type="page"/>
      </w:r>
    </w:p>
    <w:p w14:paraId="5D407698" w14:textId="77777777" w:rsidR="00840839" w:rsidRDefault="00840839" w:rsidP="00840839">
      <w:pPr>
        <w:pStyle w:val="Heading4"/>
      </w:pPr>
      <w:bookmarkStart w:id="224" w:name="_Ref361749713"/>
      <w:bookmarkStart w:id="225" w:name="_Toc396742534"/>
      <w:r>
        <w:lastRenderedPageBreak/>
        <w:t>ManageCurrentSteps</w:t>
      </w:r>
      <w:bookmarkEnd w:id="224"/>
      <w:bookmarkEnd w:id="225"/>
    </w:p>
    <w:p w14:paraId="0D128A86" w14:textId="77777777" w:rsidR="00840839" w:rsidRDefault="00840839" w:rsidP="00840839">
      <w:pPr>
        <w:pStyle w:val="ListParagraph"/>
        <w:numPr>
          <w:ilvl w:val="0"/>
          <w:numId w:val="23"/>
        </w:numPr>
        <w:spacing w:before="40" w:after="40"/>
        <w:rPr>
          <w:b/>
        </w:rPr>
      </w:pPr>
      <w:r w:rsidRPr="00B347F8">
        <w:rPr>
          <w:b/>
        </w:rPr>
        <w:t>Its finality</w:t>
      </w:r>
      <w:r w:rsidR="00871F8F">
        <w:rPr>
          <w:b/>
        </w:rPr>
        <w:t>:</w:t>
      </w:r>
    </w:p>
    <w:p w14:paraId="1B590056" w14:textId="77777777" w:rsidR="001B4E0E" w:rsidRPr="001B4E0E" w:rsidRDefault="001B4E0E" w:rsidP="001B4E0E">
      <w:pPr>
        <w:pStyle w:val="ListParagraph"/>
        <w:spacing w:before="40" w:after="40"/>
        <w:ind w:left="780"/>
      </w:pPr>
      <w:r>
        <w:t xml:space="preserve">The aim of this function is to compute the motor command in case of steps configured with </w:t>
      </w:r>
      <w:r w:rsidR="00D41E1A">
        <w:t xml:space="preserve">standard </w:t>
      </w:r>
      <w:r>
        <w:t xml:space="preserve">current </w:t>
      </w:r>
      <w:r w:rsidR="00D41E1A">
        <w:t>regulation type</w:t>
      </w:r>
      <w:r>
        <w:t>.</w:t>
      </w:r>
    </w:p>
    <w:p w14:paraId="406EABEC" w14:textId="77777777" w:rsidR="00840839" w:rsidRDefault="00840839" w:rsidP="00840839">
      <w:pPr>
        <w:pStyle w:val="ListParagraph"/>
        <w:numPr>
          <w:ilvl w:val="0"/>
          <w:numId w:val="23"/>
        </w:numPr>
        <w:spacing w:before="40" w:after="40"/>
        <w:rPr>
          <w:b/>
        </w:rPr>
      </w:pPr>
      <w:r w:rsidRPr="00B347F8">
        <w:rPr>
          <w:b/>
        </w:rPr>
        <w:t>Exported functions used</w:t>
      </w:r>
      <w:r w:rsidR="00871F8F">
        <w:rPr>
          <w:b/>
        </w:rPr>
        <w:t>:</w:t>
      </w:r>
    </w:p>
    <w:p w14:paraId="70C65DEA" w14:textId="77777777" w:rsidR="00733D92" w:rsidRPr="00733D92" w:rsidRDefault="00733D92" w:rsidP="00733D92">
      <w:pPr>
        <w:pStyle w:val="ListParagraph"/>
        <w:spacing w:before="40" w:after="40"/>
        <w:ind w:left="780"/>
      </w:pPr>
      <w:r>
        <w:t>None.</w:t>
      </w:r>
    </w:p>
    <w:p w14:paraId="050DCA67" w14:textId="77777777" w:rsidR="00840839" w:rsidRDefault="00840839" w:rsidP="00840839">
      <w:pPr>
        <w:pStyle w:val="ListParagraph"/>
        <w:numPr>
          <w:ilvl w:val="0"/>
          <w:numId w:val="23"/>
        </w:numPr>
        <w:spacing w:before="40" w:after="40"/>
        <w:rPr>
          <w:b/>
        </w:rPr>
      </w:pPr>
      <w:r w:rsidRPr="00B347F8">
        <w:rPr>
          <w:b/>
        </w:rPr>
        <w:t>Exported variables used</w:t>
      </w:r>
      <w:r w:rsidR="00871F8F">
        <w:rPr>
          <w:b/>
        </w:rPr>
        <w:t>:</w:t>
      </w:r>
    </w:p>
    <w:p w14:paraId="7D1A9693" w14:textId="77777777" w:rsidR="00733D92" w:rsidRPr="00733D92" w:rsidRDefault="00733D92" w:rsidP="00733D92">
      <w:pPr>
        <w:pStyle w:val="ListParagraph"/>
        <w:spacing w:before="40" w:after="40"/>
        <w:ind w:left="780"/>
      </w:pPr>
      <w:r>
        <w:t>None.</w:t>
      </w:r>
    </w:p>
    <w:p w14:paraId="000F7859" w14:textId="77777777" w:rsidR="00840839" w:rsidRDefault="00840839" w:rsidP="00840839">
      <w:pPr>
        <w:pStyle w:val="ListParagraph"/>
        <w:numPr>
          <w:ilvl w:val="0"/>
          <w:numId w:val="23"/>
        </w:numPr>
        <w:spacing w:before="40" w:after="40"/>
        <w:rPr>
          <w:b/>
        </w:rPr>
      </w:pPr>
      <w:r w:rsidRPr="00B347F8">
        <w:rPr>
          <w:b/>
        </w:rPr>
        <w:t>Object</w:t>
      </w:r>
      <w:r w:rsidR="00871F8F">
        <w:rPr>
          <w:b/>
        </w:rPr>
        <w:t>:</w:t>
      </w:r>
    </w:p>
    <w:p w14:paraId="6C889405" w14:textId="77777777" w:rsidR="00EA3D05" w:rsidRPr="00BF74BB" w:rsidRDefault="00EA3D05" w:rsidP="00EA3D05">
      <w:pPr>
        <w:pStyle w:val="RequirementID"/>
        <w:ind w:left="780"/>
        <w:rPr>
          <w:u w:val="none"/>
        </w:rPr>
      </w:pPr>
      <w:r w:rsidRPr="00BF74BB">
        <w:rPr>
          <w:u w:val="none"/>
        </w:rPr>
        <w:t xml:space="preserve">According to the scaling of the data computed by </w:t>
      </w:r>
      <w:r w:rsidRPr="00BF74BB">
        <w:rPr>
          <w:u w:val="none"/>
        </w:rPr>
        <w:fldChar w:fldCharType="begin"/>
      </w:r>
      <w:r w:rsidRPr="00BF74BB">
        <w:rPr>
          <w:u w:val="none"/>
        </w:rPr>
        <w:instrText xml:space="preserve"> REF _Ref360538815 \h </w:instrText>
      </w:r>
      <w:r w:rsidRPr="00BF74BB">
        <w:rPr>
          <w:u w:val="none"/>
        </w:rPr>
      </w:r>
      <w:r w:rsidRPr="00BF74BB">
        <w:rPr>
          <w:u w:val="none"/>
        </w:rPr>
        <w:fldChar w:fldCharType="separate"/>
      </w:r>
      <w:r w:rsidR="00834BB3" w:rsidRPr="00102C7D">
        <w:t>M_ControlStepExecution</w:t>
      </w:r>
      <w:r w:rsidRPr="00BF74BB">
        <w:rPr>
          <w:u w:val="none"/>
        </w:rPr>
        <w:fldChar w:fldCharType="end"/>
      </w:r>
      <w:r w:rsidRPr="00BF74BB">
        <w:rPr>
          <w:u w:val="none"/>
        </w:rPr>
        <w:t xml:space="preserve"> function in case of a step configured with </w:t>
      </w:r>
      <w:r>
        <w:rPr>
          <w:u w:val="none"/>
        </w:rPr>
        <w:t>voltage</w:t>
      </w:r>
      <w:r w:rsidRPr="00BF74BB">
        <w:rPr>
          <w:u w:val="none"/>
        </w:rPr>
        <w:t xml:space="preserve"> order type:</w:t>
      </w:r>
    </w:p>
    <w:p w14:paraId="4EA36BAB" w14:textId="77777777" w:rsidR="00EA3D05" w:rsidRPr="00BF74BB" w:rsidRDefault="00EA3D05" w:rsidP="00EA3D05">
      <w:pPr>
        <w:pStyle w:val="RequirementID"/>
        <w:ind w:left="780"/>
        <w:rPr>
          <w:u w:val="none"/>
        </w:rPr>
      </w:pPr>
    </w:p>
    <w:p w14:paraId="6E665D4E" w14:textId="77777777" w:rsidR="00EA3D05" w:rsidRPr="00BF74BB" w:rsidRDefault="00EA3D05" w:rsidP="00EA3D05">
      <w:pPr>
        <w:pStyle w:val="RequirementID"/>
        <w:ind w:left="780"/>
        <w:rPr>
          <w:u w:val="none"/>
        </w:rPr>
      </w:pPr>
      <w:r w:rsidRPr="00BF74BB">
        <w:rPr>
          <w:u w:val="none"/>
        </w:rPr>
        <w:t>The first order step value and slope value have the same high resolution scaling:</w:t>
      </w:r>
    </w:p>
    <w:p w14:paraId="68165F89" w14:textId="77777777" w:rsidR="00EA3D05" w:rsidRDefault="00EA3D05" w:rsidP="00EA3D05">
      <w:pPr>
        <w:pStyle w:val="RequirementID"/>
        <w:ind w:left="780"/>
        <w:rPr>
          <w:u w:val="none"/>
        </w:rPr>
      </w:pPr>
      <w:r>
        <w:rPr>
          <w:u w:val="none"/>
        </w:rPr>
        <w:t>Initially s</w:t>
      </w:r>
      <w:r w:rsidRPr="00BF74BB">
        <w:rPr>
          <w:u w:val="none"/>
        </w:rPr>
        <w:t>tep parameter consign value full range is [</w:t>
      </w:r>
      <w:r>
        <w:rPr>
          <w:u w:val="none"/>
        </w:rPr>
        <w:t>-40A</w:t>
      </w:r>
      <w:r w:rsidRPr="00BF74BB">
        <w:rPr>
          <w:u w:val="none"/>
        </w:rPr>
        <w:t xml:space="preserve"> ; </w:t>
      </w:r>
      <w:r>
        <w:rPr>
          <w:u w:val="none"/>
        </w:rPr>
        <w:t>40A</w:t>
      </w:r>
      <w:r w:rsidRPr="00BF74BB">
        <w:rPr>
          <w:u w:val="none"/>
        </w:rPr>
        <w:t>]</w:t>
      </w:r>
      <w:r>
        <w:rPr>
          <w:u w:val="none"/>
        </w:rPr>
        <w:t xml:space="preserve"> with physical values or [-80;80] with logical values (i.e. 1lsb=0.5A) </w:t>
      </w:r>
    </w:p>
    <w:p w14:paraId="3D5C01AE" w14:textId="77777777" w:rsidR="00EA3D05" w:rsidRPr="003F4E1C" w:rsidRDefault="00EA3D05" w:rsidP="00EA3D05">
      <w:pPr>
        <w:pStyle w:val="RequirementID"/>
        <w:ind w:left="780"/>
        <w:rPr>
          <w:i/>
          <w:u w:val="none"/>
        </w:rPr>
      </w:pPr>
      <w:r w:rsidRPr="003F4E1C">
        <w:rPr>
          <w:i/>
          <w:u w:val="none"/>
        </w:rPr>
        <w:t>Note: ‘40A’ value is just given as example, it will depend from a POST-BUILD parameter</w:t>
      </w:r>
      <w:r w:rsidR="00871F8F">
        <w:rPr>
          <w:i/>
          <w:u w:val="none"/>
        </w:rPr>
        <w:t>:</w:t>
      </w:r>
      <w:r w:rsidRPr="003F4E1C">
        <w:rPr>
          <w:i/>
          <w:u w:val="none"/>
        </w:rPr>
        <w:t xml:space="preserve"> </w:t>
      </w:r>
      <w:r w:rsidRPr="003F4E1C">
        <w:rPr>
          <w:b/>
          <w:i/>
          <w:u w:val="none"/>
        </w:rPr>
        <w:t>CAL_KU8_MAX_CURRENT_VALUE</w:t>
      </w:r>
    </w:p>
    <w:p w14:paraId="0DB9542B" w14:textId="77777777" w:rsidR="00EA3D05" w:rsidRDefault="00EA3D05" w:rsidP="00EA3D05">
      <w:pPr>
        <w:pStyle w:val="RequirementID"/>
        <w:ind w:left="780"/>
        <w:rPr>
          <w:u w:val="none"/>
        </w:rPr>
      </w:pPr>
      <w:r w:rsidRPr="00BF74BB">
        <w:rPr>
          <w:u w:val="none"/>
        </w:rPr>
        <w:t xml:space="preserve">After applying the power degradation factor and temperature correction </w:t>
      </w:r>
      <w:r w:rsidR="00B54090">
        <w:rPr>
          <w:u w:val="none"/>
        </w:rPr>
        <w:t>factor the full range will be [</w:t>
      </w:r>
      <w:r>
        <w:rPr>
          <w:u w:val="none"/>
        </w:rPr>
        <w:t>-655360</w:t>
      </w:r>
      <w:r w:rsidRPr="00BF74BB">
        <w:rPr>
          <w:u w:val="none"/>
        </w:rPr>
        <w:t xml:space="preserve"> ; </w:t>
      </w:r>
      <w:r>
        <w:rPr>
          <w:u w:val="none"/>
        </w:rPr>
        <w:t>655360</w:t>
      </w:r>
      <w:r w:rsidRPr="00BF74BB">
        <w:rPr>
          <w:u w:val="none"/>
        </w:rPr>
        <w:t>]</w:t>
      </w:r>
      <w:r>
        <w:rPr>
          <w:u w:val="none"/>
        </w:rPr>
        <w:t xml:space="preserve"> (with nominal conditions: No power degradation=128 and no temperature correction = 64)</w:t>
      </w:r>
    </w:p>
    <w:p w14:paraId="19DEB4F0" w14:textId="77777777" w:rsidR="00EA3D05" w:rsidRDefault="00EA3D05" w:rsidP="00EA3D05">
      <w:pPr>
        <w:pStyle w:val="RequirementID"/>
        <w:ind w:left="780"/>
        <w:rPr>
          <w:u w:val="none"/>
        </w:rPr>
      </w:pPr>
      <w:r>
        <w:rPr>
          <w:u w:val="none"/>
        </w:rPr>
        <w:t>Power degradation factor resolution is 1/128</w:t>
      </w:r>
    </w:p>
    <w:p w14:paraId="0FD02153" w14:textId="77777777" w:rsidR="00EA3D05" w:rsidRDefault="00EA3D05" w:rsidP="00EA3D05">
      <w:pPr>
        <w:pStyle w:val="RequirementID"/>
        <w:ind w:left="780"/>
        <w:rPr>
          <w:u w:val="none"/>
        </w:rPr>
      </w:pPr>
      <w:r>
        <w:rPr>
          <w:u w:val="none"/>
        </w:rPr>
        <w:t>Temperature correction factor resolution is 1/64</w:t>
      </w:r>
    </w:p>
    <w:p w14:paraId="3E9B213A" w14:textId="77777777" w:rsidR="00EA3D05" w:rsidRDefault="00EA3D05" w:rsidP="00EA3D05">
      <w:pPr>
        <w:pStyle w:val="RequirementID"/>
        <w:ind w:left="780"/>
        <w:rPr>
          <w:u w:val="none"/>
        </w:rPr>
      </w:pPr>
      <w:r>
        <w:rPr>
          <w:u w:val="none"/>
        </w:rPr>
        <w:t xml:space="preserve">The resolution of the multiplication result will be </w:t>
      </w:r>
      <m:oMath>
        <m:r>
          <w:rPr>
            <w:rFonts w:ascii="Cambria Math" w:hAnsi="Cambria Math"/>
            <w:u w:val="none"/>
          </w:rPr>
          <m:t>8192 lsb≅ 0.5A</m:t>
        </m:r>
      </m:oMath>
      <w:r>
        <w:rPr>
          <w:u w:val="none"/>
        </w:rPr>
        <w:t>.</w:t>
      </w:r>
    </w:p>
    <w:p w14:paraId="60569120" w14:textId="77777777" w:rsidR="00EA3D05" w:rsidRDefault="00EA3D05" w:rsidP="00EA3D05">
      <w:pPr>
        <w:pStyle w:val="RequirementID"/>
        <w:ind w:left="780"/>
        <w:rPr>
          <w:u w:val="none"/>
        </w:rPr>
      </w:pPr>
      <w:r>
        <w:rPr>
          <w:u w:val="none"/>
        </w:rPr>
        <w:t xml:space="preserve">So: </w:t>
      </w:r>
      <w:r w:rsidRPr="00A5000D">
        <w:rPr>
          <w:rFonts w:ascii="Cambria Math" w:hAnsi="Cambria Math"/>
          <w:i/>
          <w:u w:val="none"/>
        </w:rPr>
        <w:t>StepFirstOrderValue</w:t>
      </w:r>
      <w:r>
        <w:rPr>
          <w:u w:val="none"/>
        </w:rPr>
        <w:t xml:space="preserve"> and </w:t>
      </w:r>
      <w:r w:rsidRPr="00A5000D">
        <w:rPr>
          <w:rFonts w:ascii="Cambria Math" w:hAnsi="Cambria Math"/>
          <w:i/>
          <w:u w:val="none"/>
        </w:rPr>
        <w:t>SlopeValue</w:t>
      </w:r>
      <w:r>
        <w:rPr>
          <w:u w:val="none"/>
        </w:rPr>
        <w:t xml:space="preserve"> have this resolution. And </w:t>
      </w:r>
      <w:r w:rsidRPr="00754828">
        <w:rPr>
          <w:i/>
          <w:u w:val="none"/>
        </w:rPr>
        <w:t>StepConsign</w:t>
      </w:r>
      <w:r>
        <w:rPr>
          <w:u w:val="none"/>
        </w:rPr>
        <w:t xml:space="preserve"> data will inherit this resolution.</w:t>
      </w:r>
    </w:p>
    <w:p w14:paraId="740A5768" w14:textId="77777777" w:rsidR="00EA3D05" w:rsidRPr="00BF74BB" w:rsidRDefault="00EA3D05" w:rsidP="00EA3D05">
      <w:pPr>
        <w:pStyle w:val="RequirementID"/>
        <w:ind w:left="780"/>
        <w:rPr>
          <w:u w:val="none"/>
        </w:rPr>
      </w:pPr>
    </w:p>
    <w:p w14:paraId="4BC8285E" w14:textId="77777777" w:rsidR="00EA3D05" w:rsidRDefault="00EA3D05" w:rsidP="00EA3D05">
      <w:pPr>
        <w:spacing w:before="40" w:after="40"/>
        <w:ind w:left="72" w:firstLine="708"/>
        <w:rPr>
          <w:b/>
        </w:rPr>
      </w:pPr>
      <w:r w:rsidRPr="00BF74BB">
        <w:t xml:space="preserve">The goal is to compute a </w:t>
      </w:r>
      <w:r>
        <w:t xml:space="preserve">motor </w:t>
      </w:r>
      <w:r w:rsidRPr="00BF74BB">
        <w:t>power order with a [-6400 ; 6400] full range</w:t>
      </w:r>
      <w:r>
        <w:t>.</w:t>
      </w:r>
    </w:p>
    <w:p w14:paraId="58C17417" w14:textId="77777777" w:rsidR="00EA3D05" w:rsidRPr="00EA3D05" w:rsidRDefault="00EA3D05" w:rsidP="00EA3D05">
      <w:pPr>
        <w:spacing w:before="40" w:after="40"/>
        <w:rPr>
          <w:b/>
        </w:rPr>
      </w:pPr>
    </w:p>
    <w:p w14:paraId="108F7D4F" w14:textId="77777777" w:rsidR="003F4E1C" w:rsidRDefault="0008149A" w:rsidP="0008149A">
      <w:pPr>
        <w:ind w:left="780"/>
      </w:pPr>
      <w:r>
        <w:t>In case of a new belt function started with standard current regulation, the previous power motor order and the previous motor current are both null.</w:t>
      </w:r>
      <w:r w:rsidR="008124B7">
        <w:t xml:space="preserve"> In this kind of situation, this regulation will require a lot of time to reach the target since the initial power motor order is 0%. To reduce this time, an initial power motor order is computed to start the regulation.</w:t>
      </w:r>
    </w:p>
    <w:p w14:paraId="6BC70934" w14:textId="77777777" w:rsidR="003F4E1C" w:rsidRDefault="003F4E1C" w:rsidP="003F4E1C"/>
    <w:p w14:paraId="4DB8F0FF" w14:textId="77777777" w:rsidR="007C17AD" w:rsidRDefault="007C17AD" w:rsidP="007C17AD">
      <w:pPr>
        <w:pStyle w:val="RequirementID"/>
        <w:ind w:left="780"/>
      </w:pPr>
      <w:r>
        <w:t>DSG_BFE_</w:t>
      </w:r>
      <w:r w:rsidR="00176BEA">
        <w:t>00155</w:t>
      </w:r>
      <w:r>
        <w:t>:</w:t>
      </w:r>
    </w:p>
    <w:p w14:paraId="4B02500F" w14:textId="77777777" w:rsidR="007C17AD" w:rsidRPr="00EA3D05" w:rsidRDefault="00EA3D05" w:rsidP="00EA3D05">
      <w:pPr>
        <w:ind w:left="780"/>
      </w:pPr>
      <m:oMathPara>
        <m:oMathParaPr>
          <m:jc m:val="left"/>
        </m:oMathParaPr>
        <m:oMath>
          <m:r>
            <w:rPr>
              <w:rFonts w:ascii="Cambria Math" w:hAnsi="Cambria Math"/>
            </w:rPr>
            <m:t>InitialPowerOrder=</m:t>
          </m:r>
          <m:f>
            <m:fPr>
              <m:ctrlPr>
                <w:rPr>
                  <w:rFonts w:ascii="Cambria Math" w:hAnsi="Cambria Math"/>
                  <w:i/>
                </w:rPr>
              </m:ctrlPr>
            </m:fPr>
            <m:num>
              <m:r>
                <w:rPr>
                  <w:rFonts w:ascii="Cambria Math" w:hAnsi="Cambria Math"/>
                </w:rPr>
                <m:t>TargetInAmper</m:t>
              </m:r>
            </m:num>
            <m:den>
              <m:r>
                <w:rPr>
                  <w:rFonts w:ascii="Cambria Math" w:hAnsi="Cambria Math"/>
                </w:rPr>
                <m:t>MaxMotorCurrent</m:t>
              </m:r>
            </m:den>
          </m:f>
        </m:oMath>
      </m:oMathPara>
    </w:p>
    <w:p w14:paraId="32C63F18" w14:textId="77777777" w:rsidR="00EA3D05" w:rsidRDefault="00EA3D05" w:rsidP="00EA3D05">
      <w:pPr>
        <w:ind w:left="72" w:firstLine="708"/>
      </w:pPr>
    </w:p>
    <w:p w14:paraId="7A6F47EB" w14:textId="77777777" w:rsidR="00EA3D05" w:rsidRPr="00203A24" w:rsidRDefault="00EA3D05" w:rsidP="00EA3D05">
      <w:pPr>
        <w:ind w:left="72" w:firstLine="708"/>
      </w:pPr>
      <w:r>
        <w:t xml:space="preserve">The </w:t>
      </w:r>
      <w:r w:rsidRPr="00A5000D">
        <w:rPr>
          <w:rFonts w:ascii="Cambria Math" w:hAnsi="Cambria Math"/>
          <w:i/>
        </w:rPr>
        <w:t>TargetIn</w:t>
      </w:r>
      <w:r>
        <w:rPr>
          <w:rFonts w:ascii="Cambria Math" w:hAnsi="Cambria Math"/>
          <w:i/>
        </w:rPr>
        <w:t>Amper</w:t>
      </w:r>
      <w:r>
        <w:t xml:space="preserve"> is obtained from the </w:t>
      </w:r>
      <w:r w:rsidRPr="00A5000D">
        <w:rPr>
          <w:rFonts w:ascii="Cambria Math" w:hAnsi="Cambria Math"/>
          <w:i/>
        </w:rPr>
        <w:t>StepConsign</w:t>
      </w:r>
      <w:r>
        <w:rPr>
          <w:rFonts w:ascii="Cambria Math" w:hAnsi="Cambria Math"/>
          <w:i/>
        </w:rPr>
        <w:t xml:space="preserve"> </w:t>
      </w:r>
      <w:r w:rsidRPr="00203A24">
        <w:rPr>
          <w:rFonts w:cs="Arial"/>
        </w:rPr>
        <w:t>with a rescaling operation</w:t>
      </w:r>
      <w:r>
        <w:rPr>
          <w:rFonts w:cs="Arial"/>
        </w:rPr>
        <w:t>.</w:t>
      </w:r>
    </w:p>
    <w:p w14:paraId="1A26F829" w14:textId="77777777" w:rsidR="00EA3D05" w:rsidRDefault="00EA3D05" w:rsidP="00EA3D05">
      <w:pPr>
        <w:ind w:left="72" w:firstLine="708"/>
      </w:pPr>
      <w:r>
        <w:t xml:space="preserve">The </w:t>
      </w:r>
      <w:r>
        <w:rPr>
          <w:rFonts w:ascii="Cambria Math" w:hAnsi="Cambria Math"/>
          <w:i/>
        </w:rPr>
        <w:t>MaxMotorCurrent</w:t>
      </w:r>
      <w:r>
        <w:t xml:space="preserve"> is </w:t>
      </w:r>
      <w:r w:rsidRPr="003F4E1C">
        <w:rPr>
          <w:b/>
          <w:i/>
        </w:rPr>
        <w:t>CAL_KU8_MAX_CURRENT_VALUE</w:t>
      </w:r>
      <w:r>
        <w:t>.</w:t>
      </w:r>
    </w:p>
    <w:p w14:paraId="640B050C" w14:textId="77777777" w:rsidR="00EA3D05" w:rsidRDefault="00EA3D05" w:rsidP="00EA3D05">
      <w:pPr>
        <w:ind w:left="780"/>
      </w:pPr>
    </w:p>
    <w:p w14:paraId="15CD9A7E" w14:textId="77777777" w:rsidR="00EA3D05" w:rsidRDefault="00EA3D05" w:rsidP="00EA3D05">
      <w:pPr>
        <w:ind w:left="780"/>
      </w:pPr>
      <w:r>
        <w:t>The values given by this division are typically between 0 and 1 (excepted if the target is o</w:t>
      </w:r>
      <w:r w:rsidR="00073466">
        <w:t>ver than the maximum motor curr</w:t>
      </w:r>
      <w:r>
        <w:t>e</w:t>
      </w:r>
      <w:r w:rsidR="00073466">
        <w:t>n</w:t>
      </w:r>
      <w:r>
        <w:t>t, but in this case the power order cannot exceed 100% so 100% will be applied).</w:t>
      </w:r>
    </w:p>
    <w:p w14:paraId="0BAC944A" w14:textId="77777777" w:rsidR="00EA3D05" w:rsidRDefault="00EA3D05" w:rsidP="00EA3D05">
      <w:pPr>
        <w:ind w:left="780"/>
      </w:pPr>
      <w:r>
        <w:t>And to match with the expected output resolution:</w:t>
      </w:r>
    </w:p>
    <w:p w14:paraId="76C19D6B" w14:textId="77777777" w:rsidR="00EA3D05" w:rsidRPr="00EA3D05" w:rsidRDefault="00286ADA" w:rsidP="00EA3D05">
      <w:pPr>
        <w:ind w:left="780"/>
      </w:pPr>
      <m:oMathPara>
        <m:oMathParaPr>
          <m:jc m:val="left"/>
        </m:oMathParaPr>
        <m:oMath>
          <m:sSub>
            <m:sSubPr>
              <m:ctrlPr>
                <w:rPr>
                  <w:rFonts w:ascii="Cambria Math" w:hAnsi="Cambria Math"/>
                  <w:i/>
                </w:rPr>
              </m:ctrlPr>
            </m:sSubPr>
            <m:e>
              <m:r>
                <w:rPr>
                  <w:rFonts w:ascii="Cambria Math" w:hAnsi="Cambria Math"/>
                </w:rPr>
                <m:t>InitialPowerOrder</m:t>
              </m:r>
            </m:e>
            <m:sub>
              <m:d>
                <m:dPr>
                  <m:begChr m:val="["/>
                  <m:endChr m:val="]"/>
                  <m:ctrlPr>
                    <w:rPr>
                      <w:rFonts w:ascii="Cambria Math" w:hAnsi="Cambria Math"/>
                      <w:i/>
                    </w:rPr>
                  </m:ctrlPr>
                </m:dPr>
                <m:e>
                  <m:r>
                    <w:rPr>
                      <w:rFonts w:ascii="Cambria Math" w:hAnsi="Cambria Math"/>
                    </w:rPr>
                    <m:t>64lsb≅1%</m:t>
                  </m:r>
                </m:e>
              </m:d>
            </m:sub>
          </m:sSub>
          <m:r>
            <w:rPr>
              <w:rFonts w:ascii="Cambria Math" w:hAnsi="Cambria Math"/>
            </w:rPr>
            <m:t>=</m:t>
          </m:r>
          <m:f>
            <m:fPr>
              <m:ctrlPr>
                <w:rPr>
                  <w:rFonts w:ascii="Cambria Math" w:hAnsi="Cambria Math" w:cs="Arial"/>
                  <w:i/>
                  <w:lang w:eastAsia="ko-KR"/>
                </w:rPr>
              </m:ctrlPr>
            </m:fPr>
            <m:num>
              <m:r>
                <w:rPr>
                  <w:rFonts w:ascii="Cambria Math" w:hAnsi="Cambria Math"/>
                </w:rPr>
                <m:t>TargetInAmper</m:t>
              </m:r>
            </m:num>
            <m:den>
              <m:r>
                <w:rPr>
                  <w:rFonts w:ascii="Cambria Math" w:hAnsi="Cambria Math"/>
                </w:rPr>
                <m:t>MaxMotorCurrent</m:t>
              </m:r>
            </m:den>
          </m:f>
          <m:r>
            <w:rPr>
              <w:rFonts w:ascii="Cambria Math" w:hAnsi="Cambria Math" w:cs="Arial"/>
              <w:lang w:eastAsia="ko-KR"/>
            </w:rPr>
            <m:t>×6400</m:t>
          </m:r>
        </m:oMath>
      </m:oMathPara>
    </w:p>
    <w:p w14:paraId="7CC0F719" w14:textId="77777777" w:rsidR="00BF4753" w:rsidRDefault="00BF4753" w:rsidP="00BF4753">
      <w:pPr>
        <w:ind w:left="72" w:firstLine="708"/>
      </w:pPr>
      <w:r>
        <w:t>When switching with lsb values and rescaling to perform the division between data with same units:</w:t>
      </w:r>
    </w:p>
    <w:p w14:paraId="11D46336" w14:textId="77777777" w:rsidR="00EA3D05" w:rsidRPr="00BF4753" w:rsidRDefault="00286ADA" w:rsidP="00EA3D05">
      <w:pPr>
        <w:ind w:left="780"/>
        <w:rPr>
          <w:lang w:eastAsia="ko-KR"/>
        </w:rPr>
      </w:pPr>
      <m:oMathPara>
        <m:oMathParaPr>
          <m:jc m:val="left"/>
        </m:oMathParaPr>
        <m:oMath>
          <m:sSub>
            <m:sSubPr>
              <m:ctrlPr>
                <w:rPr>
                  <w:rFonts w:ascii="Cambria Math" w:hAnsi="Cambria Math"/>
                  <w:i/>
                </w:rPr>
              </m:ctrlPr>
            </m:sSubPr>
            <m:e>
              <m:r>
                <w:rPr>
                  <w:rFonts w:ascii="Cambria Math" w:hAnsi="Cambria Math"/>
                </w:rPr>
                <m:t>InitialPowerOrder</m:t>
              </m:r>
            </m:e>
            <m:sub>
              <m:d>
                <m:dPr>
                  <m:begChr m:val="["/>
                  <m:endChr m:val="]"/>
                  <m:ctrlPr>
                    <w:rPr>
                      <w:rFonts w:ascii="Cambria Math" w:hAnsi="Cambria Math"/>
                      <w:i/>
                    </w:rPr>
                  </m:ctrlPr>
                </m:dPr>
                <m:e>
                  <m:r>
                    <w:rPr>
                      <w:rFonts w:ascii="Cambria Math" w:hAnsi="Cambria Math"/>
                    </w:rPr>
                    <m:t>64lsb≅1%</m:t>
                  </m:r>
                </m:e>
              </m:d>
            </m:sub>
          </m:sSub>
          <m:r>
            <w:rPr>
              <w:rFonts w:ascii="Cambria Math" w:hAnsi="Cambria Math"/>
            </w:rPr>
            <m:t>=</m:t>
          </m:r>
          <m:f>
            <m:fPr>
              <m:ctrlPr>
                <w:rPr>
                  <w:rFonts w:ascii="Cambria Math" w:hAnsi="Cambria Math" w:cs="Arial"/>
                  <w:i/>
                  <w:lang w:eastAsia="ko-KR"/>
                </w:rPr>
              </m:ctrlPr>
            </m:fPr>
            <m:num>
              <m:f>
                <m:fPr>
                  <m:type m:val="lin"/>
                  <m:ctrlPr>
                    <w:rPr>
                      <w:rFonts w:ascii="Cambria Math" w:hAnsi="Cambria Math"/>
                      <w:i/>
                    </w:rPr>
                  </m:ctrlPr>
                </m:fPr>
                <m:num>
                  <m:sSub>
                    <m:sSubPr>
                      <m:ctrlPr>
                        <w:rPr>
                          <w:rFonts w:ascii="Cambria Math" w:hAnsi="Cambria Math"/>
                          <w:i/>
                        </w:rPr>
                      </m:ctrlPr>
                    </m:sSubPr>
                    <m:e>
                      <m:r>
                        <w:rPr>
                          <w:rFonts w:ascii="Cambria Math" w:hAnsi="Cambria Math"/>
                        </w:rPr>
                        <m:t>StepConsign</m:t>
                      </m:r>
                    </m:e>
                    <m:sub>
                      <m:r>
                        <w:rPr>
                          <w:rFonts w:ascii="Cambria Math" w:hAnsi="Cambria Math"/>
                        </w:rPr>
                        <m:t>[8192lsb≅0.5A]</m:t>
                      </m:r>
                    </m:sub>
                  </m:sSub>
                </m:num>
                <m:den>
                  <m:r>
                    <w:rPr>
                      <w:rFonts w:ascii="Cambria Math" w:hAnsi="Cambria Math"/>
                    </w:rPr>
                    <m:t>8192</m:t>
                  </m:r>
                </m:den>
              </m:f>
            </m:num>
            <m:den>
              <m:sSub>
                <m:sSubPr>
                  <m:ctrlPr>
                    <w:rPr>
                      <w:rFonts w:ascii="Cambria Math" w:hAnsi="Cambria Math"/>
                      <w:i/>
                    </w:rPr>
                  </m:ctrlPr>
                </m:sSubPr>
                <m:e>
                  <m:r>
                    <w:rPr>
                      <w:rFonts w:ascii="Cambria Math" w:hAnsi="Cambria Math"/>
                    </w:rPr>
                    <m:t>MaxMotorCurrent</m:t>
                  </m:r>
                </m:e>
                <m:sub>
                  <m:r>
                    <w:rPr>
                      <w:rFonts w:ascii="Cambria Math" w:hAnsi="Cambria Math"/>
                    </w:rPr>
                    <m:t>[1lsb≅0.5A]</m:t>
                  </m:r>
                </m:sub>
              </m:sSub>
            </m:den>
          </m:f>
          <m:r>
            <w:rPr>
              <w:rFonts w:ascii="Cambria Math" w:hAnsi="Cambria Math" w:cs="Arial"/>
              <w:lang w:eastAsia="ko-KR"/>
            </w:rPr>
            <m:t>×6400</m:t>
          </m:r>
        </m:oMath>
      </m:oMathPara>
    </w:p>
    <w:p w14:paraId="1BEEBC1A" w14:textId="77777777" w:rsidR="00BF4753" w:rsidRPr="00EA3D05" w:rsidRDefault="00286ADA" w:rsidP="00EA3D05">
      <w:pPr>
        <w:ind w:left="780"/>
      </w:pPr>
      <m:oMathPara>
        <m:oMathParaPr>
          <m:jc m:val="left"/>
        </m:oMathParaPr>
        <m:oMath>
          <m:sSub>
            <m:sSubPr>
              <m:ctrlPr>
                <w:rPr>
                  <w:rFonts w:ascii="Cambria Math" w:hAnsi="Cambria Math"/>
                  <w:i/>
                </w:rPr>
              </m:ctrlPr>
            </m:sSubPr>
            <m:e>
              <m:r>
                <w:rPr>
                  <w:rFonts w:ascii="Cambria Math" w:hAnsi="Cambria Math"/>
                </w:rPr>
                <m:t>InitialPowerOrder</m:t>
              </m:r>
            </m:e>
            <m:sub>
              <m:d>
                <m:dPr>
                  <m:begChr m:val="["/>
                  <m:endChr m:val="]"/>
                  <m:ctrlPr>
                    <w:rPr>
                      <w:rFonts w:ascii="Cambria Math" w:hAnsi="Cambria Math"/>
                      <w:i/>
                    </w:rPr>
                  </m:ctrlPr>
                </m:dPr>
                <m:e>
                  <m:r>
                    <w:rPr>
                      <w:rFonts w:ascii="Cambria Math" w:hAnsi="Cambria Math"/>
                    </w:rPr>
                    <m:t>64lsb≅1%</m:t>
                  </m:r>
                </m:e>
              </m:d>
            </m:sub>
          </m:sSub>
          <m:r>
            <w:rPr>
              <w:rFonts w:ascii="Cambria Math" w:hAnsi="Cambria Math"/>
            </w:rPr>
            <m:t>=</m:t>
          </m:r>
          <m:f>
            <m:fPr>
              <m:ctrlPr>
                <w:rPr>
                  <w:rFonts w:ascii="Cambria Math" w:hAnsi="Cambria Math" w:cs="Arial"/>
                  <w:i/>
                  <w:lang w:eastAsia="ko-KR"/>
                </w:rPr>
              </m:ctrlPr>
            </m:fPr>
            <m:num>
              <m:sSub>
                <m:sSubPr>
                  <m:ctrlPr>
                    <w:rPr>
                      <w:rFonts w:ascii="Cambria Math" w:hAnsi="Cambria Math"/>
                      <w:i/>
                    </w:rPr>
                  </m:ctrlPr>
                </m:sSubPr>
                <m:e>
                  <m:r>
                    <w:rPr>
                      <w:rFonts w:ascii="Cambria Math" w:hAnsi="Cambria Math"/>
                    </w:rPr>
                    <m:t>StepConsign</m:t>
                  </m:r>
                </m:e>
                <m:sub>
                  <m:r>
                    <w:rPr>
                      <w:rFonts w:ascii="Cambria Math" w:hAnsi="Cambria Math"/>
                    </w:rPr>
                    <m:t>[8192lsb≅0.5A]</m:t>
                  </m:r>
                </m:sub>
              </m:sSub>
            </m:num>
            <m:den>
              <m:sSub>
                <m:sSubPr>
                  <m:ctrlPr>
                    <w:rPr>
                      <w:rFonts w:ascii="Cambria Math" w:hAnsi="Cambria Math"/>
                      <w:i/>
                    </w:rPr>
                  </m:ctrlPr>
                </m:sSubPr>
                <m:e>
                  <m:r>
                    <w:rPr>
                      <w:rFonts w:ascii="Cambria Math" w:hAnsi="Cambria Math"/>
                    </w:rPr>
                    <m:t>MaxMotorCurrent</m:t>
                  </m:r>
                </m:e>
                <m:sub>
                  <m:r>
                    <w:rPr>
                      <w:rFonts w:ascii="Cambria Math" w:hAnsi="Cambria Math"/>
                    </w:rPr>
                    <m:t>[1lsb≅0.5A]</m:t>
                  </m:r>
                </m:sub>
              </m:sSub>
            </m:den>
          </m:f>
          <m:r>
            <w:rPr>
              <w:rFonts w:ascii="Cambria Math" w:hAnsi="Cambria Math" w:cs="Arial"/>
              <w:lang w:eastAsia="ko-KR"/>
            </w:rPr>
            <m:t>×</m:t>
          </m:r>
          <m:f>
            <m:fPr>
              <m:ctrlPr>
                <w:rPr>
                  <w:rFonts w:ascii="Cambria Math" w:hAnsi="Cambria Math" w:cs="Arial"/>
                  <w:i/>
                  <w:lang w:eastAsia="ko-KR"/>
                </w:rPr>
              </m:ctrlPr>
            </m:fPr>
            <m:num>
              <m:r>
                <w:rPr>
                  <w:rFonts w:ascii="Cambria Math" w:hAnsi="Cambria Math" w:cs="Arial"/>
                  <w:lang w:eastAsia="ko-KR"/>
                </w:rPr>
                <m:t>25</m:t>
              </m:r>
            </m:num>
            <m:den>
              <m:r>
                <w:rPr>
                  <w:rFonts w:ascii="Cambria Math" w:hAnsi="Cambria Math" w:cs="Arial"/>
                  <w:lang w:eastAsia="ko-KR"/>
                </w:rPr>
                <m:t>32</m:t>
              </m:r>
            </m:den>
          </m:f>
        </m:oMath>
      </m:oMathPara>
    </w:p>
    <w:p w14:paraId="30B2EEBD" w14:textId="77777777" w:rsidR="007C17AD" w:rsidRDefault="007C17AD" w:rsidP="007C17AD">
      <w:pPr>
        <w:pStyle w:val="ListParagraph"/>
        <w:ind w:left="780"/>
      </w:pPr>
      <w:r>
        <w:t>[COVERS: DES_TF_G_426]</w:t>
      </w:r>
    </w:p>
    <w:p w14:paraId="5B7D9277" w14:textId="77777777" w:rsidR="003F4E1C" w:rsidRDefault="003F4E1C" w:rsidP="0008149A"/>
    <w:p w14:paraId="7B68B5D8" w14:textId="77777777" w:rsidR="007C17AD" w:rsidRDefault="007C17AD" w:rsidP="007C17AD">
      <w:pPr>
        <w:ind w:left="72" w:firstLine="708"/>
      </w:pPr>
      <w:r>
        <w:t>In all other cases the standard current regulation is applied as follow</w:t>
      </w:r>
      <w:r w:rsidR="00871F8F">
        <w:t>:</w:t>
      </w:r>
    </w:p>
    <w:p w14:paraId="7B151EC5" w14:textId="77777777" w:rsidR="00587836" w:rsidRDefault="00587836" w:rsidP="00587836">
      <w:pPr>
        <w:pStyle w:val="RequirementText"/>
        <w:ind w:left="780"/>
      </w:pPr>
      <w:r>
        <w:lastRenderedPageBreak/>
        <w:t>This function shall evaluate the gap between the step consign and the motor current value. Then an offset shall be applied on the motor power consign based on the post build parameters and the gap value.</w:t>
      </w:r>
    </w:p>
    <w:p w14:paraId="744A5CC8" w14:textId="77777777" w:rsidR="00587836" w:rsidRDefault="00587836" w:rsidP="00587836">
      <w:pPr>
        <w:spacing w:before="40" w:after="40"/>
      </w:pPr>
      <w:r>
        <w:rPr>
          <w:noProof/>
          <w:lang w:val="fr-FR" w:eastAsia="fr-FR"/>
        </w:rPr>
        <mc:AlternateContent>
          <mc:Choice Requires="wpc">
            <w:drawing>
              <wp:inline distT="0" distB="0" distL="0" distR="0" wp14:anchorId="20416D14" wp14:editId="0902514A">
                <wp:extent cx="6400800" cy="3164205"/>
                <wp:effectExtent l="0" t="0" r="0" b="0"/>
                <wp:docPr id="21" name="Zone de dessin 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53" name="Connecteur droit 453"/>
                        <wps:cNvCnPr/>
                        <wps:spPr>
                          <a:xfrm>
                            <a:off x="69371" y="1566909"/>
                            <a:ext cx="4821004" cy="0"/>
                          </a:xfrm>
                          <a:prstGeom prst="line">
                            <a:avLst/>
                          </a:prstGeom>
                          <a:ln>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454" name="Connecteur droit 454"/>
                        <wps:cNvCnPr/>
                        <wps:spPr>
                          <a:xfrm flipV="1">
                            <a:off x="2316311" y="196215"/>
                            <a:ext cx="0" cy="2610489"/>
                          </a:xfrm>
                          <a:prstGeom prst="line">
                            <a:avLst/>
                          </a:prstGeom>
                          <a:ln>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455" name="ZoneTexte 8"/>
                        <wps:cNvSpPr txBox="1"/>
                        <wps:spPr>
                          <a:xfrm>
                            <a:off x="4947935" y="1453057"/>
                            <a:ext cx="1342369" cy="309880"/>
                          </a:xfrm>
                          <a:prstGeom prst="rect">
                            <a:avLst/>
                          </a:prstGeom>
                          <a:noFill/>
                        </wps:spPr>
                        <wps:txbx>
                          <w:txbxContent>
                            <w:p w14:paraId="50C71C89" w14:textId="77777777" w:rsidR="001C49CD" w:rsidRDefault="001C49CD" w:rsidP="00587836">
                              <w:pPr>
                                <w:pStyle w:val="NormalWeb"/>
                                <w:spacing w:before="0" w:beforeAutospacing="0" w:after="0" w:afterAutospacing="0"/>
                              </w:pPr>
                              <w:r>
                                <w:rPr>
                                  <w:rFonts w:asciiTheme="minorHAnsi" w:hAnsi="Calibri" w:cstheme="minorBidi"/>
                                  <w:color w:val="000000" w:themeColor="text1"/>
                                  <w:kern w:val="24"/>
                                  <w:sz w:val="20"/>
                                  <w:szCs w:val="20"/>
                                </w:rPr>
                                <w:t>Step Order value – Motor current measured</w:t>
                              </w:r>
                            </w:p>
                          </w:txbxContent>
                        </wps:txbx>
                        <wps:bodyPr wrap="square" lIns="0" tIns="0" rIns="0" bIns="0" rtlCol="0">
                          <a:spAutoFit/>
                        </wps:bodyPr>
                      </wps:wsp>
                      <wps:wsp>
                        <wps:cNvPr id="456" name="ZoneTexte 9"/>
                        <wps:cNvSpPr txBox="1"/>
                        <wps:spPr>
                          <a:xfrm>
                            <a:off x="1866544" y="32644"/>
                            <a:ext cx="1247035" cy="246380"/>
                          </a:xfrm>
                          <a:prstGeom prst="rect">
                            <a:avLst/>
                          </a:prstGeom>
                          <a:noFill/>
                        </wps:spPr>
                        <wps:txbx>
                          <w:txbxContent>
                            <w:p w14:paraId="3AE208E3" w14:textId="77777777" w:rsidR="001C49CD" w:rsidRDefault="001C49CD" w:rsidP="00587836">
                              <w:pPr>
                                <w:pStyle w:val="NormalWeb"/>
                                <w:spacing w:before="0" w:beforeAutospacing="0" w:after="0" w:afterAutospacing="0"/>
                              </w:pPr>
                              <w:r>
                                <w:rPr>
                                  <w:rFonts w:asciiTheme="minorHAnsi" w:hAnsi="Calibri" w:cstheme="minorBidi"/>
                                  <w:color w:val="000000" w:themeColor="text1"/>
                                  <w:kern w:val="24"/>
                                  <w:sz w:val="20"/>
                                  <w:szCs w:val="20"/>
                                </w:rPr>
                                <w:t>PWM offset to apply</w:t>
                              </w:r>
                            </w:p>
                          </w:txbxContent>
                        </wps:txbx>
                        <wps:bodyPr wrap="none" rtlCol="0">
                          <a:spAutoFit/>
                        </wps:bodyPr>
                      </wps:wsp>
                      <wps:wsp>
                        <wps:cNvPr id="457" name="Connecteur droit 457"/>
                        <wps:cNvCnPr/>
                        <wps:spPr>
                          <a:xfrm flipV="1">
                            <a:off x="2600408" y="275456"/>
                            <a:ext cx="0" cy="2531248"/>
                          </a:xfrm>
                          <a:prstGeom prst="line">
                            <a:avLst/>
                          </a:prstGeom>
                          <a:ln>
                            <a:prstDash val="lgDashDot"/>
                            <a:tailEnd type="none" w="med" len="lg"/>
                          </a:ln>
                        </wps:spPr>
                        <wps:style>
                          <a:lnRef idx="1">
                            <a:schemeClr val="accent1"/>
                          </a:lnRef>
                          <a:fillRef idx="0">
                            <a:schemeClr val="accent1"/>
                          </a:fillRef>
                          <a:effectRef idx="0">
                            <a:schemeClr val="accent1"/>
                          </a:effectRef>
                          <a:fontRef idx="minor">
                            <a:schemeClr val="tx1"/>
                          </a:fontRef>
                        </wps:style>
                        <wps:bodyPr/>
                      </wps:wsp>
                      <wps:wsp>
                        <wps:cNvPr id="458" name="Connecteur droit 458"/>
                        <wps:cNvCnPr/>
                        <wps:spPr>
                          <a:xfrm flipV="1">
                            <a:off x="3426868" y="275456"/>
                            <a:ext cx="0" cy="2531248"/>
                          </a:xfrm>
                          <a:prstGeom prst="line">
                            <a:avLst/>
                          </a:prstGeom>
                          <a:ln>
                            <a:prstDash val="lgDashDot"/>
                            <a:tailEnd type="none" w="med" len="lg"/>
                          </a:ln>
                        </wps:spPr>
                        <wps:style>
                          <a:lnRef idx="1">
                            <a:schemeClr val="accent1"/>
                          </a:lnRef>
                          <a:fillRef idx="0">
                            <a:schemeClr val="accent1"/>
                          </a:fillRef>
                          <a:effectRef idx="0">
                            <a:schemeClr val="accent1"/>
                          </a:effectRef>
                          <a:fontRef idx="minor">
                            <a:schemeClr val="tx1"/>
                          </a:fontRef>
                        </wps:style>
                        <wps:bodyPr/>
                      </wps:wsp>
                      <wps:wsp>
                        <wps:cNvPr id="459" name="Connecteur droit 459"/>
                        <wps:cNvCnPr/>
                        <wps:spPr>
                          <a:xfrm flipV="1">
                            <a:off x="1205755" y="275456"/>
                            <a:ext cx="0" cy="2531248"/>
                          </a:xfrm>
                          <a:prstGeom prst="line">
                            <a:avLst/>
                          </a:prstGeom>
                          <a:ln>
                            <a:prstDash val="lgDashDot"/>
                            <a:tailEnd type="none" w="med" len="lg"/>
                          </a:ln>
                        </wps:spPr>
                        <wps:style>
                          <a:lnRef idx="1">
                            <a:schemeClr val="accent1"/>
                          </a:lnRef>
                          <a:fillRef idx="0">
                            <a:schemeClr val="accent1"/>
                          </a:fillRef>
                          <a:effectRef idx="0">
                            <a:schemeClr val="accent1"/>
                          </a:effectRef>
                          <a:fontRef idx="minor">
                            <a:schemeClr val="tx1"/>
                          </a:fontRef>
                        </wps:style>
                        <wps:bodyPr/>
                      </wps:wsp>
                      <wps:wsp>
                        <wps:cNvPr id="460" name="Connecteur droit 460"/>
                        <wps:cNvCnPr/>
                        <wps:spPr>
                          <a:xfrm flipV="1">
                            <a:off x="2032216" y="275456"/>
                            <a:ext cx="0" cy="2531248"/>
                          </a:xfrm>
                          <a:prstGeom prst="line">
                            <a:avLst/>
                          </a:prstGeom>
                          <a:ln>
                            <a:prstDash val="lgDashDot"/>
                            <a:tailEnd type="none" w="med" len="lg"/>
                          </a:ln>
                        </wps:spPr>
                        <wps:style>
                          <a:lnRef idx="1">
                            <a:schemeClr val="accent1"/>
                          </a:lnRef>
                          <a:fillRef idx="0">
                            <a:schemeClr val="accent1"/>
                          </a:fillRef>
                          <a:effectRef idx="0">
                            <a:schemeClr val="accent1"/>
                          </a:effectRef>
                          <a:fontRef idx="minor">
                            <a:schemeClr val="tx1"/>
                          </a:fontRef>
                        </wps:style>
                        <wps:bodyPr/>
                      </wps:wsp>
                      <wps:wsp>
                        <wps:cNvPr id="461" name="Connecteur droit 461"/>
                        <wps:cNvCnPr/>
                        <wps:spPr>
                          <a:xfrm>
                            <a:off x="69371" y="1670225"/>
                            <a:ext cx="4493881" cy="0"/>
                          </a:xfrm>
                          <a:prstGeom prst="line">
                            <a:avLst/>
                          </a:prstGeom>
                          <a:ln>
                            <a:prstDash val="lgDashDot"/>
                            <a:tailEnd type="none" w="med" len="lg"/>
                          </a:ln>
                        </wps:spPr>
                        <wps:style>
                          <a:lnRef idx="1">
                            <a:schemeClr val="accent1"/>
                          </a:lnRef>
                          <a:fillRef idx="0">
                            <a:schemeClr val="accent1"/>
                          </a:fillRef>
                          <a:effectRef idx="0">
                            <a:schemeClr val="accent1"/>
                          </a:effectRef>
                          <a:fontRef idx="minor">
                            <a:schemeClr val="tx1"/>
                          </a:fontRef>
                        </wps:style>
                        <wps:bodyPr/>
                      </wps:wsp>
                      <wps:wsp>
                        <wps:cNvPr id="462" name="Connecteur droit 462"/>
                        <wps:cNvCnPr/>
                        <wps:spPr>
                          <a:xfrm>
                            <a:off x="69371" y="2496754"/>
                            <a:ext cx="4493881" cy="0"/>
                          </a:xfrm>
                          <a:prstGeom prst="line">
                            <a:avLst/>
                          </a:prstGeom>
                          <a:ln>
                            <a:prstDash val="lgDashDot"/>
                            <a:tailEnd type="none" w="med" len="lg"/>
                          </a:ln>
                        </wps:spPr>
                        <wps:style>
                          <a:lnRef idx="1">
                            <a:schemeClr val="accent1"/>
                          </a:lnRef>
                          <a:fillRef idx="0">
                            <a:schemeClr val="accent1"/>
                          </a:fillRef>
                          <a:effectRef idx="0">
                            <a:schemeClr val="accent1"/>
                          </a:effectRef>
                          <a:fontRef idx="minor">
                            <a:schemeClr val="tx1"/>
                          </a:fontRef>
                        </wps:style>
                        <wps:bodyPr/>
                      </wps:wsp>
                      <wps:wsp>
                        <wps:cNvPr id="463" name="Connecteur droit 463"/>
                        <wps:cNvCnPr/>
                        <wps:spPr>
                          <a:xfrm>
                            <a:off x="69371" y="637062"/>
                            <a:ext cx="4493881" cy="0"/>
                          </a:xfrm>
                          <a:prstGeom prst="line">
                            <a:avLst/>
                          </a:prstGeom>
                          <a:ln>
                            <a:prstDash val="lgDashDot"/>
                            <a:tailEnd type="none" w="med" len="lg"/>
                          </a:ln>
                        </wps:spPr>
                        <wps:style>
                          <a:lnRef idx="1">
                            <a:schemeClr val="accent1"/>
                          </a:lnRef>
                          <a:fillRef idx="0">
                            <a:schemeClr val="accent1"/>
                          </a:fillRef>
                          <a:effectRef idx="0">
                            <a:schemeClr val="accent1"/>
                          </a:effectRef>
                          <a:fontRef idx="minor">
                            <a:schemeClr val="tx1"/>
                          </a:fontRef>
                        </wps:style>
                        <wps:bodyPr/>
                      </wps:wsp>
                      <wps:wsp>
                        <wps:cNvPr id="464" name="Connecteur droit 464"/>
                        <wps:cNvCnPr/>
                        <wps:spPr>
                          <a:xfrm>
                            <a:off x="69371" y="1463593"/>
                            <a:ext cx="4493881" cy="0"/>
                          </a:xfrm>
                          <a:prstGeom prst="line">
                            <a:avLst/>
                          </a:prstGeom>
                          <a:ln>
                            <a:prstDash val="lgDashDot"/>
                            <a:tailEnd type="none" w="med" len="lg"/>
                          </a:ln>
                        </wps:spPr>
                        <wps:style>
                          <a:lnRef idx="1">
                            <a:schemeClr val="accent1"/>
                          </a:lnRef>
                          <a:fillRef idx="0">
                            <a:schemeClr val="accent1"/>
                          </a:fillRef>
                          <a:effectRef idx="0">
                            <a:schemeClr val="accent1"/>
                          </a:effectRef>
                          <a:fontRef idx="minor">
                            <a:schemeClr val="tx1"/>
                          </a:fontRef>
                        </wps:style>
                        <wps:bodyPr/>
                      </wps:wsp>
                      <wps:wsp>
                        <wps:cNvPr id="465" name="Connecteur droit 465"/>
                        <wps:cNvCnPr/>
                        <wps:spPr>
                          <a:xfrm>
                            <a:off x="2032216" y="1566909"/>
                            <a:ext cx="568193" cy="0"/>
                          </a:xfrm>
                          <a:prstGeom prst="line">
                            <a:avLst/>
                          </a:prstGeom>
                          <a:ln w="25400">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466" name="Connecteur droit 466"/>
                        <wps:cNvCnPr/>
                        <wps:spPr>
                          <a:xfrm>
                            <a:off x="2600408" y="1463593"/>
                            <a:ext cx="826461" cy="0"/>
                          </a:xfrm>
                          <a:prstGeom prst="line">
                            <a:avLst/>
                          </a:prstGeom>
                          <a:ln w="25400">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467" name="Connecteur droit 467"/>
                        <wps:cNvCnPr/>
                        <wps:spPr>
                          <a:xfrm>
                            <a:off x="1205755" y="1670225"/>
                            <a:ext cx="826461" cy="0"/>
                          </a:xfrm>
                          <a:prstGeom prst="line">
                            <a:avLst/>
                          </a:prstGeom>
                          <a:ln w="25400">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468" name="Connecteur droit 468"/>
                        <wps:cNvCnPr/>
                        <wps:spPr>
                          <a:xfrm>
                            <a:off x="3426868" y="637062"/>
                            <a:ext cx="1127192" cy="0"/>
                          </a:xfrm>
                          <a:prstGeom prst="line">
                            <a:avLst/>
                          </a:prstGeom>
                          <a:ln w="25400">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469" name="Connecteur droit 469"/>
                        <wps:cNvCnPr/>
                        <wps:spPr>
                          <a:xfrm>
                            <a:off x="68580" y="2496754"/>
                            <a:ext cx="1127192" cy="0"/>
                          </a:xfrm>
                          <a:prstGeom prst="line">
                            <a:avLst/>
                          </a:prstGeom>
                          <a:ln w="25400">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470" name="ZoneTexte 36"/>
                        <wps:cNvSpPr txBox="1"/>
                        <wps:spPr>
                          <a:xfrm>
                            <a:off x="2415718" y="2806703"/>
                            <a:ext cx="969564" cy="246380"/>
                          </a:xfrm>
                          <a:prstGeom prst="rect">
                            <a:avLst/>
                          </a:prstGeom>
                          <a:noFill/>
                        </wps:spPr>
                        <wps:txbx>
                          <w:txbxContent>
                            <w:p w14:paraId="0325DEF8" w14:textId="77777777" w:rsidR="001C49CD" w:rsidRDefault="001C49CD" w:rsidP="00587836">
                              <w:pPr>
                                <w:pStyle w:val="NormalWeb"/>
                                <w:spacing w:before="0" w:beforeAutospacing="0" w:after="0" w:afterAutospacing="0"/>
                              </w:pPr>
                              <w:r>
                                <w:rPr>
                                  <w:rFonts w:asciiTheme="minorHAnsi" w:hAnsi="Calibri" w:cstheme="minorBidi"/>
                                  <w:color w:val="000000" w:themeColor="text1"/>
                                  <w:kern w:val="24"/>
                                  <w:sz w:val="20"/>
                                  <w:szCs w:val="20"/>
                                </w:rPr>
                                <w:t>Delta THRS low</w:t>
                              </w:r>
                            </w:p>
                          </w:txbxContent>
                        </wps:txbx>
                        <wps:bodyPr wrap="none" rtlCol="0">
                          <a:spAutoFit/>
                        </wps:bodyPr>
                      </wps:wsp>
                      <wps:wsp>
                        <wps:cNvPr id="471" name="ZoneTexte 37"/>
                        <wps:cNvSpPr txBox="1"/>
                        <wps:spPr>
                          <a:xfrm>
                            <a:off x="3323479" y="2802012"/>
                            <a:ext cx="1017185" cy="246380"/>
                          </a:xfrm>
                          <a:prstGeom prst="rect">
                            <a:avLst/>
                          </a:prstGeom>
                          <a:noFill/>
                        </wps:spPr>
                        <wps:txbx>
                          <w:txbxContent>
                            <w:p w14:paraId="70D7DEEC" w14:textId="77777777" w:rsidR="001C49CD" w:rsidRDefault="001C49CD" w:rsidP="00587836">
                              <w:pPr>
                                <w:pStyle w:val="NormalWeb"/>
                                <w:spacing w:before="0" w:beforeAutospacing="0" w:after="0" w:afterAutospacing="0"/>
                              </w:pPr>
                              <w:r>
                                <w:rPr>
                                  <w:rFonts w:asciiTheme="minorHAnsi" w:hAnsi="Calibri" w:cstheme="minorBidi"/>
                                  <w:color w:val="000000" w:themeColor="text1"/>
                                  <w:kern w:val="24"/>
                                  <w:sz w:val="20"/>
                                  <w:szCs w:val="20"/>
                                </w:rPr>
                                <w:t>Delta THRS High</w:t>
                              </w:r>
                            </w:p>
                          </w:txbxContent>
                        </wps:txbx>
                        <wps:bodyPr wrap="none" rtlCol="0">
                          <a:spAutoFit/>
                        </wps:bodyPr>
                      </wps:wsp>
                      <wps:wsp>
                        <wps:cNvPr id="472" name="ZoneTexte 38"/>
                        <wps:cNvSpPr txBox="1"/>
                        <wps:spPr>
                          <a:xfrm>
                            <a:off x="304800" y="2802012"/>
                            <a:ext cx="1085124" cy="246380"/>
                          </a:xfrm>
                          <a:prstGeom prst="rect">
                            <a:avLst/>
                          </a:prstGeom>
                          <a:noFill/>
                        </wps:spPr>
                        <wps:txbx>
                          <w:txbxContent>
                            <w:p w14:paraId="3F61F47F" w14:textId="77777777" w:rsidR="001C49CD" w:rsidRDefault="001C49CD" w:rsidP="00587836">
                              <w:pPr>
                                <w:pStyle w:val="NormalWeb"/>
                                <w:spacing w:before="0" w:beforeAutospacing="0" w:after="0" w:afterAutospacing="0"/>
                              </w:pPr>
                              <w:r>
                                <w:rPr>
                                  <w:rFonts w:asciiTheme="minorHAnsi" w:hAnsi="Calibri" w:cstheme="minorBidi"/>
                                  <w:color w:val="000000" w:themeColor="text1"/>
                                  <w:kern w:val="24"/>
                                  <w:sz w:val="20"/>
                                  <w:szCs w:val="20"/>
                                </w:rPr>
                                <w:t>- Delta THRS High</w:t>
                              </w:r>
                            </w:p>
                          </w:txbxContent>
                        </wps:txbx>
                        <wps:bodyPr wrap="none" rtlCol="0">
                          <a:spAutoFit/>
                        </wps:bodyPr>
                      </wps:wsp>
                      <wps:wsp>
                        <wps:cNvPr id="473" name="ZoneTexte 39"/>
                        <wps:cNvSpPr txBox="1"/>
                        <wps:spPr>
                          <a:xfrm>
                            <a:off x="1395819" y="2802012"/>
                            <a:ext cx="1061631" cy="246380"/>
                          </a:xfrm>
                          <a:prstGeom prst="rect">
                            <a:avLst/>
                          </a:prstGeom>
                          <a:noFill/>
                        </wps:spPr>
                        <wps:txbx>
                          <w:txbxContent>
                            <w:p w14:paraId="508D4CC3" w14:textId="77777777" w:rsidR="001C49CD" w:rsidRDefault="001C49CD" w:rsidP="00587836">
                              <w:pPr>
                                <w:pStyle w:val="NormalWeb"/>
                                <w:spacing w:before="0" w:beforeAutospacing="0" w:after="0" w:afterAutospacing="0"/>
                              </w:pPr>
                              <w:r>
                                <w:rPr>
                                  <w:rFonts w:asciiTheme="minorHAnsi" w:hAnsi="Calibri" w:cstheme="minorBidi"/>
                                  <w:color w:val="000000" w:themeColor="text1"/>
                                  <w:kern w:val="24"/>
                                  <w:sz w:val="20"/>
                                  <w:szCs w:val="20"/>
                                </w:rPr>
                                <w:t>- Delta THRS Low</w:t>
                              </w:r>
                            </w:p>
                          </w:txbxContent>
                        </wps:txbx>
                        <wps:bodyPr wrap="none" rtlCol="0">
                          <a:spAutoFit/>
                        </wps:bodyPr>
                      </wps:wsp>
                      <wps:wsp>
                        <wps:cNvPr id="474" name="ZoneTexte 40"/>
                        <wps:cNvSpPr txBox="1"/>
                        <wps:spPr>
                          <a:xfrm>
                            <a:off x="4047629" y="1670073"/>
                            <a:ext cx="842746" cy="246380"/>
                          </a:xfrm>
                          <a:prstGeom prst="rect">
                            <a:avLst/>
                          </a:prstGeom>
                          <a:noFill/>
                        </wps:spPr>
                        <wps:txbx>
                          <w:txbxContent>
                            <w:p w14:paraId="7C1F7B44" w14:textId="77777777" w:rsidR="001C49CD" w:rsidRDefault="001C49CD" w:rsidP="00587836">
                              <w:pPr>
                                <w:pStyle w:val="NormalWeb"/>
                                <w:spacing w:before="0" w:beforeAutospacing="0" w:after="0" w:afterAutospacing="0"/>
                              </w:pPr>
                              <w:r>
                                <w:rPr>
                                  <w:rFonts w:asciiTheme="minorHAnsi" w:hAnsi="Calibri" w:cstheme="minorBidi"/>
                                  <w:color w:val="000000" w:themeColor="text1"/>
                                  <w:kern w:val="24"/>
                                  <w:sz w:val="20"/>
                                  <w:szCs w:val="20"/>
                                </w:rPr>
                                <w:t>- Low Offset</w:t>
                              </w:r>
                            </w:p>
                          </w:txbxContent>
                        </wps:txbx>
                        <wps:bodyPr wrap="square" rtlCol="0">
                          <a:spAutoFit/>
                        </wps:bodyPr>
                      </wps:wsp>
                      <wps:wsp>
                        <wps:cNvPr id="475" name="ZoneTexte 41"/>
                        <wps:cNvSpPr txBox="1"/>
                        <wps:spPr>
                          <a:xfrm>
                            <a:off x="4059621" y="2496305"/>
                            <a:ext cx="831145" cy="246380"/>
                          </a:xfrm>
                          <a:prstGeom prst="rect">
                            <a:avLst/>
                          </a:prstGeom>
                          <a:noFill/>
                        </wps:spPr>
                        <wps:txbx>
                          <w:txbxContent>
                            <w:p w14:paraId="5D0BA48A" w14:textId="77777777" w:rsidR="001C49CD" w:rsidRDefault="001C49CD" w:rsidP="00587836">
                              <w:pPr>
                                <w:pStyle w:val="NormalWeb"/>
                                <w:spacing w:before="0" w:beforeAutospacing="0" w:after="0" w:afterAutospacing="0"/>
                              </w:pPr>
                              <w:r>
                                <w:rPr>
                                  <w:rFonts w:asciiTheme="minorHAnsi" w:hAnsi="Calibri" w:cstheme="minorBidi"/>
                                  <w:color w:val="000000" w:themeColor="text1"/>
                                  <w:kern w:val="24"/>
                                  <w:sz w:val="20"/>
                                  <w:szCs w:val="20"/>
                                </w:rPr>
                                <w:t>- High Offset</w:t>
                              </w:r>
                            </w:p>
                          </w:txbxContent>
                        </wps:txbx>
                        <wps:bodyPr wrap="none" rtlCol="0">
                          <a:spAutoFit/>
                        </wps:bodyPr>
                      </wps:wsp>
                      <wps:wsp>
                        <wps:cNvPr id="476" name="ZoneTexte 42"/>
                        <wps:cNvSpPr txBox="1"/>
                        <wps:spPr>
                          <a:xfrm>
                            <a:off x="4059621" y="389569"/>
                            <a:ext cx="763841" cy="246380"/>
                          </a:xfrm>
                          <a:prstGeom prst="rect">
                            <a:avLst/>
                          </a:prstGeom>
                          <a:noFill/>
                        </wps:spPr>
                        <wps:txbx>
                          <w:txbxContent>
                            <w:p w14:paraId="74317F26" w14:textId="77777777" w:rsidR="001C49CD" w:rsidRDefault="001C49CD" w:rsidP="00587836">
                              <w:pPr>
                                <w:pStyle w:val="NormalWeb"/>
                                <w:spacing w:before="0" w:beforeAutospacing="0" w:after="0" w:afterAutospacing="0"/>
                              </w:pPr>
                              <w:r>
                                <w:rPr>
                                  <w:rFonts w:asciiTheme="minorHAnsi" w:hAnsi="Calibri" w:cstheme="minorBidi"/>
                                  <w:color w:val="000000" w:themeColor="text1"/>
                                  <w:kern w:val="24"/>
                                  <w:sz w:val="20"/>
                                  <w:szCs w:val="20"/>
                                </w:rPr>
                                <w:t>High Offset</w:t>
                              </w:r>
                            </w:p>
                          </w:txbxContent>
                        </wps:txbx>
                        <wps:bodyPr wrap="none" rtlCol="0">
                          <a:spAutoFit/>
                        </wps:bodyPr>
                      </wps:wsp>
                      <wps:wsp>
                        <wps:cNvPr id="477" name="ZoneTexte 43"/>
                        <wps:cNvSpPr txBox="1"/>
                        <wps:spPr>
                          <a:xfrm>
                            <a:off x="4082410" y="1258324"/>
                            <a:ext cx="938146" cy="246380"/>
                          </a:xfrm>
                          <a:prstGeom prst="rect">
                            <a:avLst/>
                          </a:prstGeom>
                          <a:noFill/>
                        </wps:spPr>
                        <wps:txbx>
                          <w:txbxContent>
                            <w:p w14:paraId="3E36DBA6" w14:textId="77777777" w:rsidR="001C49CD" w:rsidRDefault="001C49CD" w:rsidP="00587836">
                              <w:pPr>
                                <w:pStyle w:val="NormalWeb"/>
                                <w:spacing w:before="0" w:beforeAutospacing="0" w:after="0" w:afterAutospacing="0"/>
                              </w:pPr>
                              <w:r>
                                <w:rPr>
                                  <w:rFonts w:asciiTheme="minorHAnsi" w:hAnsi="Calibri" w:cstheme="minorBidi"/>
                                  <w:color w:val="000000" w:themeColor="text1"/>
                                  <w:kern w:val="24"/>
                                  <w:sz w:val="20"/>
                                  <w:szCs w:val="20"/>
                                </w:rPr>
                                <w:t>Low Offset</w:t>
                              </w:r>
                            </w:p>
                          </w:txbxContent>
                        </wps:txbx>
                        <wps:bodyPr wrap="square" rtlCol="0">
                          <a:spAutoFit/>
                        </wps:bodyPr>
                      </wps:wsp>
                    </wpc:wpc>
                  </a:graphicData>
                </a:graphic>
              </wp:inline>
            </w:drawing>
          </mc:Choice>
          <mc:Fallback>
            <w:pict>
              <v:group w14:anchorId="20416D14" id="Zone de dessin 21" o:spid="_x0000_s1547" editas="canvas" style="width:7in;height:249.15pt;mso-position-horizontal-relative:char;mso-position-vertical-relative:line" coordsize="64008,31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">
                <v:shape id="_x0000_s1548" type="#_x0000_t75" style="position:absolute;width:64008;height:31642;visibility:visible;mso-wrap-style:square">
                  <v:fill o:detectmouseclick="t"/>
                  <v:path o:connecttype="none"/>
                </v:shape>
                <v:line id="Connecteur droit 453" o:spid="_x0000_s1549" style="position:absolute;visibility:visible;mso-wrap-style:square" from="693,15669" to="48903,156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1DB8QAAADcAAAADwAAAGRycy9kb3ducmV2LnhtbESP3UrEMBSE7wXfIRzBO/e0/lM3uyyy&#10;gn8XWn2AY3NMSpuTksTd+vZGELwcZuYbZrme/ah2HFMfREO9qECxdMH0YjW8v92dXINKmcTQGIQ1&#10;fHOC9erwYEmNCXt55V2brSoQSQ1pcDlPDWLqHHtKizCxFO8zRE+5yGjRRNoXuB/xtKou0VMvZcHR&#10;xLeOu6H98hriBp+H+uUDbe3sdnh4vNq2+KT18dG8uQGVec7/4b/2vdFwfnEGv2fKEcDV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TUMHxAAAANwAAAAPAAAAAAAAAAAA&#10;AAAAAKECAABkcnMvZG93bnJldi54bWxQSwUGAAAAAAQABAD5AAAAkgMAAAAA&#10;" strokecolor="black [3213]">
                  <v:stroke endarrow="classic" endarrowlength="long"/>
                </v:line>
                <v:line id="Connecteur droit 454" o:spid="_x0000_s1550" style="position:absolute;flip:y;visibility:visible;mso-wrap-style:square" from="23163,1962" to="23163,280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WNT8YAAADcAAAADwAAAGRycy9kb3ducmV2LnhtbESPQWvCQBSE7wX/w/IEb3VjsSLRVUSt&#10;SEspmhw8PrLPJJh9G3bXmP77bqHQ4zAz3zDLdW8a0ZHztWUFk3ECgriwuuZSQZ69Pc9B+ICssbFM&#10;Cr7Jw3o1eFpiqu2DT9SdQykihH2KCqoQ2lRKX1Rk0I9tSxy9q3UGQ5SulNrhI8JNI1+SZCYN1hwX&#10;KmxpW1FxO9+Ngn12+7wfe9q52Uc+v3y9d/tDJ5UaDfvNAkSgPvyH/9pHrWD6OoXfM/EIyN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mVjU/GAAAA3AAAAA8AAAAAAAAA&#10;AAAAAAAAoQIAAGRycy9kb3ducmV2LnhtbFBLBQYAAAAABAAEAPkAAACUAwAAAAA=&#10;" strokecolor="black [3213]">
                  <v:stroke endarrow="classic" endarrowlength="long"/>
                </v:line>
                <v:shape id="ZoneTexte 8" o:spid="_x0000_s1551" type="#_x0000_t202" style="position:absolute;left:49479;top:14530;width:13424;height:30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KI6sMA&#10;AADcAAAADwAAAGRycy9kb3ducmV2LnhtbESPQYvCMBSE7wv+h/AEL4umFRWtRpFFQbzp7sXbo3m2&#10;xealNNm2+uuNIHgcZuYbZrXpTCkaql1hWUE8ikAQp1YXnCn4+90P5yCcR9ZYWiYFd3KwWfe+Vpho&#10;2/KJmrPPRICwS1BB7n2VSOnSnAy6ka2Ig3e1tUEfZJ1JXWMb4KaU4yiaSYMFh4UcK/rJKb2d/42C&#10;Wbervo8LGrePtGz48ohjT7FSg363XYLw1PlP+N0+aAWT6RReZ8IRk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7KI6sMAAADcAAAADwAAAAAAAAAAAAAAAACYAgAAZHJzL2Rv&#10;d25yZXYueG1sUEsFBgAAAAAEAAQA9QAAAIgDAAAAAA==&#10;" filled="f" stroked="f">
                  <v:textbox style="mso-fit-shape-to-text:t" inset="0,0,0,0">
                    <w:txbxContent>
                      <w:p w14:paraId="50C71C89" w14:textId="77777777" w:rsidR="001C49CD" w:rsidRDefault="001C49CD" w:rsidP="00587836">
                        <w:pPr>
                          <w:pStyle w:val="NormalWeb"/>
                          <w:spacing w:before="0" w:beforeAutospacing="0" w:after="0" w:afterAutospacing="0"/>
                        </w:pPr>
                        <w:r>
                          <w:rPr>
                            <w:rFonts w:asciiTheme="minorHAnsi" w:hAnsi="Calibri" w:cstheme="minorBidi"/>
                            <w:color w:val="000000" w:themeColor="text1"/>
                            <w:kern w:val="24"/>
                            <w:sz w:val="20"/>
                            <w:szCs w:val="20"/>
                          </w:rPr>
                          <w:t>Step Order value – Motor current measured</w:t>
                        </w:r>
                      </w:p>
                    </w:txbxContent>
                  </v:textbox>
                </v:shape>
                <v:shape id="ZoneTexte 9" o:spid="_x0000_s1552" type="#_x0000_t202" style="position:absolute;left:18665;top:326;width:12470;height:24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Wg8MA&#10;AADcAAAADwAAAGRycy9kb3ducmV2LnhtbESP3YrCMBSE7xf2HcJZ8G5NFRWtRllcBe9cfx7g0Byb&#10;2uakNFGrT2+EBS+HmfmGmS1aW4krNb5wrKDXTUAQZ04XnCs4HtbfYxA+IGusHJOCO3lYzD8/Zphq&#10;d+MdXfchFxHCPkUFJoQ6ldJnhiz6rquJo3dyjcUQZZNL3eAtwm0l+0kykhYLjgsGa1oaysr9xSoY&#10;J3ZblpP+n7eDR29olr9uVZ+V6ny1P1MQgdrwDv+3N1rBYDiC15l4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Wg8MAAADcAAAADwAAAAAAAAAAAAAAAACYAgAAZHJzL2Rv&#10;d25yZXYueG1sUEsFBgAAAAAEAAQA9QAAAIgDAAAAAA==&#10;" filled="f" stroked="f">
                  <v:textbox style="mso-fit-shape-to-text:t">
                    <w:txbxContent>
                      <w:p w14:paraId="3AE208E3" w14:textId="77777777" w:rsidR="001C49CD" w:rsidRDefault="001C49CD" w:rsidP="00587836">
                        <w:pPr>
                          <w:pStyle w:val="NormalWeb"/>
                          <w:spacing w:before="0" w:beforeAutospacing="0" w:after="0" w:afterAutospacing="0"/>
                        </w:pPr>
                        <w:r>
                          <w:rPr>
                            <w:rFonts w:asciiTheme="minorHAnsi" w:hAnsi="Calibri" w:cstheme="minorBidi"/>
                            <w:color w:val="000000" w:themeColor="text1"/>
                            <w:kern w:val="24"/>
                            <w:sz w:val="20"/>
                            <w:szCs w:val="20"/>
                          </w:rPr>
                          <w:t>PWM offset to apply</w:t>
                        </w:r>
                      </w:p>
                    </w:txbxContent>
                  </v:textbox>
                </v:shape>
                <v:line id="Connecteur droit 457" o:spid="_x0000_s1553" style="position:absolute;flip:y;visibility:visible;mso-wrap-style:square" from="26004,2754" to="26004,280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N8usMAAADcAAAADwAAAGRycy9kb3ducmV2LnhtbESPQWvCQBSE74L/YXlCL6IbbauSuooU&#10;LL02FnJ9Zl+TYPZt2H1q+u+7hUKPw8x8w2z3g+vUjUJsPRtYzDNQxJW3LdcGPk/H2QZUFGSLnWcy&#10;8E0R9rvxaIu59Xf+oFshtUoQjjkaaET6XOtYNeQwzn1PnLwvHxxKkqHWNuA9wV2nl1m20g5bTgsN&#10;9vTaUHUprs7AKspSDsEd3+zlsZyWMfRYno15mAyHF1BCg/yH/9rv1sDT8xp+z6QjoH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BzfLrDAAAA3AAAAA8AAAAAAAAAAAAA&#10;AAAAoQIAAGRycy9kb3ducmV2LnhtbFBLBQYAAAAABAAEAPkAAACRAwAAAAA=&#10;" strokecolor="#4579b8 [3044]">
                  <v:stroke dashstyle="longDashDot" endarrowlength="long"/>
                </v:line>
                <v:line id="Connecteur droit 458" o:spid="_x0000_s1554" style="position:absolute;flip:y;visibility:visible;mso-wrap-style:square" from="34268,2754" to="34268,280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zoyMAAAADcAAAADwAAAGRycy9kb3ducmV2LnhtbERPTWvCQBC9C/6HZQq9SN2orUjqRqSg&#10;eK0Wcp1mxyQkOxt2p5r+e/dQ6PHxvre70fXqRiG2ng0s5hko4srblmsDX5fDywZUFGSLvWcy8EsR&#10;dsV0ssXc+jt/0u0stUohHHM00IgMudaxashhnPuBOHFXHxxKgqHWNuA9hbteL7NsrR22nBoaHOij&#10;oao7/zgD6yhL2Qd3ONpuVc7KGAYsv415fhr376CERvkX/7lP1sDrW1qbzqQjoIsH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Hs6MjAAAAA3AAAAA8AAAAAAAAAAAAAAAAA&#10;oQIAAGRycy9kb3ducmV2LnhtbFBLBQYAAAAABAAEAPkAAACOAwAAAAA=&#10;" strokecolor="#4579b8 [3044]">
                  <v:stroke dashstyle="longDashDot" endarrowlength="long"/>
                </v:line>
                <v:line id="Connecteur droit 459" o:spid="_x0000_s1555" style="position:absolute;flip:y;visibility:visible;mso-wrap-style:square" from="12057,2754" to="12057,280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BNU8MAAADcAAAADwAAAGRycy9kb3ducmV2LnhtbESPQWvCQBSE74L/YXlCL6IbbSuauooU&#10;LL02FnJ9Zl+TYPZt2H1q+u+7hUKPw8x8w2z3g+vUjUJsPRtYzDNQxJW3LdcGPk/H2RpUFGSLnWcy&#10;8E0R9rvxaIu59Xf+oFshtUoQjjkaaET6XOtYNeQwzn1PnLwvHxxKkqHWNuA9wV2nl1m20g5bTgsN&#10;9vTaUHUprs7AKspSDsEd3+zlsZyWMfRYno15mAyHF1BCg/yH/9rv1sDT8wZ+z6QjoH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6gTVPDAAAA3AAAAA8AAAAAAAAAAAAA&#10;AAAAoQIAAGRycy9kb3ducmV2LnhtbFBLBQYAAAAABAAEAPkAAACRAwAAAAA=&#10;" strokecolor="#4579b8 [3044]">
                  <v:stroke dashstyle="longDashDot" endarrowlength="long"/>
                </v:line>
                <v:line id="Connecteur droit 460" o:spid="_x0000_s1556" style="position:absolute;flip:y;visibility:visible;mso-wrap-style:square" from="20322,2754" to="20322,280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Yuc78AAADcAAAADwAAAGRycy9kb3ducmV2LnhtbERPTWvCQBC9F/wPywheim60EiS6igiW&#10;XquFXKfZMQlmZ8PuVOO/7x4Ej4/3vdkNrlM3CrH1bGA+y0ARV962XBv4OR+nK1BRkC12nsnAgyLs&#10;tqO3DRbW3/mbbiepVQrhWKCBRqQvtI5VQw7jzPfEibv44FASDLW2Ae8p3HV6kWW5dthyamiwp0ND&#10;1fX05wzkURayD+74aa8f5XsZQ4/lrzGT8bBfgxIa5CV+ur+sgWWe5qcz6Qjo7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fYuc78AAADcAAAADwAAAAAAAAAAAAAAAACh&#10;AgAAZHJzL2Rvd25yZXYueG1sUEsFBgAAAAAEAAQA+QAAAI0DAAAAAA==&#10;" strokecolor="#4579b8 [3044]">
                  <v:stroke dashstyle="longDashDot" endarrowlength="long"/>
                </v:line>
                <v:line id="Connecteur droit 461" o:spid="_x0000_s1557" style="position:absolute;visibility:visible;mso-wrap-style:square" from="693,16702" to="45632,167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kbCsMAAADcAAAADwAAAGRycy9kb3ducmV2LnhtbESPQUsDMRSE70L/Q3iF3my2Ura6bVpE&#10;tHjUVu+PzetmdfOyJM/u9t83guBxmJlvmM1u9J06U0xtYAOLeQGKuA625cbAx/Hl9h5UEmSLXWAy&#10;cKEEu+3kZoOVDQO/0/kgjcoQThUacCJ9pXWqHXlM89ATZ+8UokfJMjbaRhwy3Hf6rihK7bHlvOCw&#10;pydH9ffhxxuQ5eV5L6lcPazc/lO/dU37FQdjZtPxcQ1KaJT/8F/71RpYlgv4PZOPgN5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rJGwrDAAAA3AAAAA8AAAAAAAAAAAAA&#10;AAAAoQIAAGRycy9kb3ducmV2LnhtbFBLBQYAAAAABAAEAPkAAACRAwAAAAA=&#10;" strokecolor="#4579b8 [3044]">
                  <v:stroke dashstyle="longDashDot" endarrowlength="long"/>
                </v:line>
                <v:line id="Connecteur droit 462" o:spid="_x0000_s1558" style="position:absolute;visibility:visible;mso-wrap-style:square" from="693,24967" to="45632,249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uFfcMAAADcAAAADwAAAGRycy9kb3ducmV2LnhtbESPQUsDMRSE70L/Q3gFbzbbUra6bVqK&#10;aPGord4fm9fN6uZlSZ7d7b83guBxmJlvmM1u9J26UExtYAPzWQGKuA625cbA++n57h5UEmSLXWAy&#10;cKUEu+3kZoOVDQO/0eUojcoQThUacCJ9pXWqHXlMs9ATZ+8cokfJMjbaRhwy3Hd6URSl9thyXnDY&#10;06Oj+uv47Q3I8vp0kFSuHlbu8KFfu6b9jIMxt9NxvwYlNMp/+K/9Yg0sywX8nslHQG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obhX3DAAAA3AAAAA8AAAAAAAAAAAAA&#10;AAAAoQIAAGRycy9kb3ducmV2LnhtbFBLBQYAAAAABAAEAPkAAACRAwAAAAA=&#10;" strokecolor="#4579b8 [3044]">
                  <v:stroke dashstyle="longDashDot" endarrowlength="long"/>
                </v:line>
                <v:line id="Connecteur droit 463" o:spid="_x0000_s1559" style="position:absolute;visibility:visible;mso-wrap-style:square" from="693,6370" to="45632,63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cg5sMAAADcAAAADwAAAGRycy9kb3ducmV2LnhtbESPwU7DMBBE70j9B2srcaNOoUppqFtV&#10;CCqOUOh9FS9xIF5H9tKkf4+RkHoczcwbzXo7+k6dKKY2sIH5rABFXAfbcmPg4/355h5UEmSLXWAy&#10;cKYE283kao2VDQO/0ekgjcoQThUacCJ9pXWqHXlMs9ATZ+8zRI+SZWy0jThkuO/0bVGU2mPLecFh&#10;T4+O6u/Djzcgi/PTXlK5XC3d/qhfu6b9ioMx19Nx9wBKaJRL+L/9Yg0syjv4O5OPgN7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VXIObDAAAA3AAAAA8AAAAAAAAAAAAA&#10;AAAAoQIAAGRycy9kb3ducmV2LnhtbFBLBQYAAAAABAAEAPkAAACRAwAAAAA=&#10;" strokecolor="#4579b8 [3044]">
                  <v:stroke dashstyle="longDashDot" endarrowlength="long"/>
                </v:line>
                <v:line id="Connecteur droit 464" o:spid="_x0000_s1560" style="position:absolute;visibility:visible;mso-wrap-style:square" from="693,14635" to="45632,146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64ksMAAADcAAAADwAAAGRycy9kb3ducmV2LnhtbESPQUvDQBSE70L/w/IK3uymElKbdltE&#10;tHjUqvdH9pmNzb4Nu88m/feuIHgcZuYbZruffK/OFFMX2MByUYAiboLtuDXw/vZ0cwcqCbLFPjAZ&#10;uFCC/W52tcXahpFf6XyUVmUIpxoNOJGh1jo1jjymRRiIs/cZokfJMrbaRhwz3Pf6tigq7bHjvOBw&#10;oAdHzen47Q1IeXk8SKpW65U7fOiXvu2+4mjM9Xy634ASmuQ//Nd+tgbKqoTfM/kI6N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q+uJLDAAAA3AAAAA8AAAAAAAAAAAAA&#10;AAAAoQIAAGRycy9kb3ducmV2LnhtbFBLBQYAAAAABAAEAPkAAACRAwAAAAA=&#10;" strokecolor="#4579b8 [3044]">
                  <v:stroke dashstyle="longDashDot" endarrowlength="long"/>
                </v:line>
                <v:line id="Connecteur droit 465" o:spid="_x0000_s1561" style="position:absolute;visibility:visible;mso-wrap-style:square" from="20322,15669" to="26004,156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lPsIAAADcAAAADwAAAGRycy9kb3ducmV2LnhtbESPW4vCMBSE3xf8D+EIvq3pekO6RhFF&#10;kOKLt/dDc7Yt25zEJmr990YQfBxm5htmtmhNLW7U+Mqygp9+AoI4t7riQsHpuPmegvABWWNtmRQ8&#10;yMNi3vmaYartnfd0O4RCRAj7FBWUIbhUSp+XZND3rSOO3p9tDIYom0LqBu8Rbmo5SJKJNFhxXCjR&#10;0aqk/P9wNQpcdh5Z6dYXH7Q01W6XPYbHTKlet13+ggjUhk/43d5qBaPJGF5n4hGQ8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qlPsIAAADcAAAADwAAAAAAAAAAAAAA&#10;AAChAgAAZHJzL2Rvd25yZXYueG1sUEsFBgAAAAAEAAQA+QAAAJADAAAAAA==&#10;" strokecolor="#f79646 [3209]" strokeweight="2pt"/>
                <v:line id="Connecteur droit 466" o:spid="_x0000_s1562" style="position:absolute;visibility:visible;mso-wrap-style:square" from="26004,14635" to="34268,146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g7ScMAAADcAAAADwAAAGRycy9kb3ducmV2LnhtbESPzWrDMBCE74G+g9hCb4mcNpjiRgkh&#10;pVCML4nb+2JtbBNrpViqf96+KhRyHGbmG2a7n0wnBup9a1nBepWAIK6sbrlW8FV+LF9B+ICssbNM&#10;CmbysN89LLaYaTvyiYZzqEWEsM9QQROCy6T0VUMG/co64uhdbG8wRNnXUvc4Rrjp5HOSpNJgy3Gh&#10;QUfHhqrr+ccocPn3xkr3fvNBS9MWRT6/lLlST4/T4Q1EoCncw//tT61gk6bwdyYeAbn7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s4O0nDAAAA3AAAAA8AAAAAAAAAAAAA&#10;AAAAoQIAAGRycy9kb3ducmV2LnhtbFBLBQYAAAAABAAEAPkAAACRAwAAAAA=&#10;" strokecolor="#f79646 [3209]" strokeweight="2pt"/>
                <v:line id="Connecteur droit 467" o:spid="_x0000_s1563" style="position:absolute;visibility:visible;mso-wrap-style:square" from="12057,16702" to="20322,167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Se0sIAAADcAAAADwAAAGRycy9kb3ducmV2LnhtbESPT4vCMBTE74LfITxhb5rqiko1iqwI&#10;Urysf+6P5tkWm5dsE7V+eyMIexxm5jfMYtWaWtyp8ZVlBcNBAoI4t7riQsHpuO3PQPiArLG2TAqe&#10;5GG17HYWmGr74F+6H0IhIoR9igrKEFwqpc9LMugH1hFH72IbgyHKppC6wUeEm1qOkmQiDVYcF0p0&#10;9FNSfj3cjAKXncdWus2fD1qaar/Pnt/HTKmvXruegwjUhv/wp73TCsaTKbzPxCMgl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HSe0sIAAADcAAAADwAAAAAAAAAAAAAA&#10;AAChAgAAZHJzL2Rvd25yZXYueG1sUEsFBgAAAAAEAAQA+QAAAJADAAAAAA==&#10;" strokecolor="#f79646 [3209]" strokeweight="2pt"/>
                <v:line id="Connecteur droit 468" o:spid="_x0000_s1564" style="position:absolute;visibility:visible;mso-wrap-style:square" from="34268,6370" to="45540,63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sKoL0AAADcAAAADwAAAGRycy9kb3ducmV2LnhtbERPy6rCMBDdC/5DGMGdpj4QqUaRexGk&#10;uPG1H5qxLTaT2EStf28WgsvDeS/XranFkxpfWVYwGiYgiHOrKy4UnE/bwRyED8gaa8uk4E0e1qtu&#10;Z4mpti8+0PMYChFD2KeooAzBpVL6vCSDfmgdceSutjEYImwKqRt8xXBTy3GSzKTBimNDiY7+Sspv&#10;x4dR4LLL1Er3f/dBS1Pt99l7csqU6vfazQJEoDb8xF/3TiuYzuLaeCYeAbn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XrCqC9AAAA3AAAAA8AAAAAAAAAAAAAAAAAoQIA&#10;AGRycy9kb3ducmV2LnhtbFBLBQYAAAAABAAEAPkAAACLAwAAAAA=&#10;" strokecolor="#f79646 [3209]" strokeweight="2pt"/>
                <v:line id="Connecteur droit 469" o:spid="_x0000_s1565" style="position:absolute;visibility:visible;mso-wrap-style:square" from="685,24967" to="11957,249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evO8IAAADcAAAADwAAAGRycy9kb3ducmV2LnhtbESPT4vCMBTE74LfITxhb5rqimg1iqwI&#10;Urysf+6P5tkWm5dsE7V+eyMIexxm5jfMYtWaWtyp8ZVlBcNBAoI4t7riQsHpuO1PQfiArLG2TAqe&#10;5GG17HYWmGr74F+6H0IhIoR9igrKEFwqpc9LMugH1hFH72IbgyHKppC6wUeEm1qOkmQiDVYcF0p0&#10;9FNSfj3cjAKXncdWus2fD1qaar/Pnt/HTKmvXruegwjUhv/wp73TCsaTGbzPxCMgl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qevO8IAAADcAAAADwAAAAAAAAAAAAAA&#10;AAChAgAAZHJzL2Rvd25yZXYueG1sUEsFBgAAAAAEAAQA+QAAAJADAAAAAA==&#10;" strokecolor="#f79646 [3209]" strokeweight="2pt"/>
                <v:shape id="ZoneTexte 36" o:spid="_x0000_s1566" type="#_x0000_t202" style="position:absolute;left:24157;top:28067;width:9695;height:246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o3DMEA&#10;AADcAAAADwAAAGRycy9kb3ducmV2LnhtbERPyW7CMBC9I/UfrEHiBg4IKE0xqGKRuLG0HzCKp3FI&#10;PI5iA4Gvxwckjk9vny9bW4krNb5wrGA4SEAQZ04XnCv4+932ZyB8QNZYOSYFd/KwXHx05phqd+Mj&#10;XU8hFzGEfYoKTAh1KqXPDFn0A1cTR+7fNRZDhE0udYO3GG4rOUqSqbRYcGwwWNPKUFaeLlbBLLH7&#10;svwaHbwdP4YTs1q7TX1Wqtdtf75BBGrDW/xy77SC8WecH8/EIy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A6NwzBAAAA3AAAAA8AAAAAAAAAAAAAAAAAmAIAAGRycy9kb3du&#10;cmV2LnhtbFBLBQYAAAAABAAEAPUAAACGAwAAAAA=&#10;" filled="f" stroked="f">
                  <v:textbox style="mso-fit-shape-to-text:t">
                    <w:txbxContent>
                      <w:p w14:paraId="0325DEF8" w14:textId="77777777" w:rsidR="001C49CD" w:rsidRDefault="001C49CD" w:rsidP="00587836">
                        <w:pPr>
                          <w:pStyle w:val="NormalWeb"/>
                          <w:spacing w:before="0" w:beforeAutospacing="0" w:after="0" w:afterAutospacing="0"/>
                        </w:pPr>
                        <w:r>
                          <w:rPr>
                            <w:rFonts w:asciiTheme="minorHAnsi" w:hAnsi="Calibri" w:cstheme="minorBidi"/>
                            <w:color w:val="000000" w:themeColor="text1"/>
                            <w:kern w:val="24"/>
                            <w:sz w:val="20"/>
                            <w:szCs w:val="20"/>
                          </w:rPr>
                          <w:t>Delta THRS low</w:t>
                        </w:r>
                      </w:p>
                    </w:txbxContent>
                  </v:textbox>
                </v:shape>
                <v:shape id="ZoneTexte 37" o:spid="_x0000_s1567" type="#_x0000_t202" style="position:absolute;left:33234;top:28020;width:10172;height:246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aSl8UA&#10;AADcAAAADwAAAGRycy9kb3ducmV2LnhtbESPwW7CMBBE75X4B2uRegMnCFoacKKKgtRbKe0HrOJt&#10;HBKvo9iFwNfjSkg9jmbmjWZdDLYVJ+p97VhBOk1AEJdO11wp+P7aTZYgfEDW2DomBRfyUOSjhzVm&#10;2p35k06HUIkIYZ+hAhNCl0npS0MW/dR1xNH7cb3FEGVfSd3jOcJtK2dJ8iQt1hwXDHa0MVQ2h1+r&#10;YJnYj6Z5me29nV/Thdm8uW13VOpxPLyuQAQawn/43n7XCubPKfydiUdA5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pKXxQAAANwAAAAPAAAAAAAAAAAAAAAAAJgCAABkcnMv&#10;ZG93bnJldi54bWxQSwUGAAAAAAQABAD1AAAAigMAAAAA&#10;" filled="f" stroked="f">
                  <v:textbox style="mso-fit-shape-to-text:t">
                    <w:txbxContent>
                      <w:p w14:paraId="70D7DEEC" w14:textId="77777777" w:rsidR="001C49CD" w:rsidRDefault="001C49CD" w:rsidP="00587836">
                        <w:pPr>
                          <w:pStyle w:val="NormalWeb"/>
                          <w:spacing w:before="0" w:beforeAutospacing="0" w:after="0" w:afterAutospacing="0"/>
                        </w:pPr>
                        <w:r>
                          <w:rPr>
                            <w:rFonts w:asciiTheme="minorHAnsi" w:hAnsi="Calibri" w:cstheme="minorBidi"/>
                            <w:color w:val="000000" w:themeColor="text1"/>
                            <w:kern w:val="24"/>
                            <w:sz w:val="20"/>
                            <w:szCs w:val="20"/>
                          </w:rPr>
                          <w:t>Delta THRS High</w:t>
                        </w:r>
                      </w:p>
                    </w:txbxContent>
                  </v:textbox>
                </v:shape>
                <v:shape id="ZoneTexte 38" o:spid="_x0000_s1568" type="#_x0000_t202" style="position:absolute;left:3048;top:28020;width:10851;height:246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QM4MUA&#10;AADcAAAADwAAAGRycy9kb3ducmV2LnhtbESPwW7CMBBE75X4B2uReitOImgh4KCKgtRbKfABq3iJ&#10;Q+J1FLsQ+vV1pUo9jmbmjWa1HmwrrtT72rGCdJKAIC6drrlScDrunuYgfEDW2DomBXfysC5GDyvM&#10;tbvxJ10PoRIRwj5HBSaELpfSl4Ys+onriKN3dr3FEGVfSd3jLcJtK7MkeZYWa44LBjvaGCqbw5dV&#10;ME/sR9Mssr230+90ZjZvbttdlHocD69LEIGG8B/+a79rBdOXDH7PxCMg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pAzgxQAAANwAAAAPAAAAAAAAAAAAAAAAAJgCAABkcnMv&#10;ZG93bnJldi54bWxQSwUGAAAAAAQABAD1AAAAigMAAAAA&#10;" filled="f" stroked="f">
                  <v:textbox style="mso-fit-shape-to-text:t">
                    <w:txbxContent>
                      <w:p w14:paraId="3F61F47F" w14:textId="77777777" w:rsidR="001C49CD" w:rsidRDefault="001C49CD" w:rsidP="00587836">
                        <w:pPr>
                          <w:pStyle w:val="NormalWeb"/>
                          <w:spacing w:before="0" w:beforeAutospacing="0" w:after="0" w:afterAutospacing="0"/>
                        </w:pPr>
                        <w:r>
                          <w:rPr>
                            <w:rFonts w:asciiTheme="minorHAnsi" w:hAnsi="Calibri" w:cstheme="minorBidi"/>
                            <w:color w:val="000000" w:themeColor="text1"/>
                            <w:kern w:val="24"/>
                            <w:sz w:val="20"/>
                            <w:szCs w:val="20"/>
                          </w:rPr>
                          <w:t>- Delta THRS High</w:t>
                        </w:r>
                      </w:p>
                    </w:txbxContent>
                  </v:textbox>
                </v:shape>
                <v:shape id="ZoneTexte 39" o:spid="_x0000_s1569" type="#_x0000_t202" style="position:absolute;left:13958;top:28020;width:10616;height:246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ipe8QA&#10;AADcAAAADwAAAGRycy9kb3ducmV2LnhtbESPzW7CMBCE70i8g7VI3IrDTymkGIQoSNxaKA+wirdx&#10;SLyOYhcCT48rVeI4mplvNItVaytxocYXjhUMBwkI4szpgnMFp+/dywyED8gaK8ek4EYeVstuZ4Gp&#10;dlc+0OUYchEh7FNUYEKoUyl9ZsiiH7iaOHo/rrEYomxyqRu8Rrit5ChJptJiwXHBYE0bQ1l5/LUK&#10;Zon9LMv56MvbyX34ajYfblufler32vU7iEBteIb/23utYPI2hr8z8Qj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oqXvEAAAA3AAAAA8AAAAAAAAAAAAAAAAAmAIAAGRycy9k&#10;b3ducmV2LnhtbFBLBQYAAAAABAAEAPUAAACJAwAAAAA=&#10;" filled="f" stroked="f">
                  <v:textbox style="mso-fit-shape-to-text:t">
                    <w:txbxContent>
                      <w:p w14:paraId="508D4CC3" w14:textId="77777777" w:rsidR="001C49CD" w:rsidRDefault="001C49CD" w:rsidP="00587836">
                        <w:pPr>
                          <w:pStyle w:val="NormalWeb"/>
                          <w:spacing w:before="0" w:beforeAutospacing="0" w:after="0" w:afterAutospacing="0"/>
                        </w:pPr>
                        <w:r>
                          <w:rPr>
                            <w:rFonts w:asciiTheme="minorHAnsi" w:hAnsi="Calibri" w:cstheme="minorBidi"/>
                            <w:color w:val="000000" w:themeColor="text1"/>
                            <w:kern w:val="24"/>
                            <w:sz w:val="20"/>
                            <w:szCs w:val="20"/>
                          </w:rPr>
                          <w:t>- Delta THRS Low</w:t>
                        </w:r>
                      </w:p>
                    </w:txbxContent>
                  </v:textbox>
                </v:shape>
                <v:shape id="ZoneTexte 40" o:spid="_x0000_s1570" type="#_x0000_t202" style="position:absolute;left:40476;top:16700;width:8427;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dkA8MA&#10;AADcAAAADwAAAGRycy9kb3ducmV2LnhtbESPQWvCQBSE7wX/w/KE3urGoq1EVxG14KGX2nh/ZJ/Z&#10;YPZtyL6a+O/dQqHHYWa+YVabwTfqRl2sAxuYTjJQxGWwNVcGiu+PlwWoKMgWm8Bk4E4RNuvR0wpz&#10;G3r+ottJKpUgHHM04ETaXOtYOvIYJ6ElTt4ldB4lya7StsM+wX2jX7PsTXusOS04bGnnqLyefrwB&#10;Ebud3ouDj8fz8LnvXVbOsTDmeTxsl6CEBvkP/7WP1sDsfQa/Z9IR0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IdkA8MAAADcAAAADwAAAAAAAAAAAAAAAACYAgAAZHJzL2Rv&#10;d25yZXYueG1sUEsFBgAAAAAEAAQA9QAAAIgDAAAAAA==&#10;" filled="f" stroked="f">
                  <v:textbox style="mso-fit-shape-to-text:t">
                    <w:txbxContent>
                      <w:p w14:paraId="7C1F7B44" w14:textId="77777777" w:rsidR="001C49CD" w:rsidRDefault="001C49CD" w:rsidP="00587836">
                        <w:pPr>
                          <w:pStyle w:val="NormalWeb"/>
                          <w:spacing w:before="0" w:beforeAutospacing="0" w:after="0" w:afterAutospacing="0"/>
                        </w:pPr>
                        <w:r>
                          <w:rPr>
                            <w:rFonts w:asciiTheme="minorHAnsi" w:hAnsi="Calibri" w:cstheme="minorBidi"/>
                            <w:color w:val="000000" w:themeColor="text1"/>
                            <w:kern w:val="24"/>
                            <w:sz w:val="20"/>
                            <w:szCs w:val="20"/>
                          </w:rPr>
                          <w:t>- Low Offset</w:t>
                        </w:r>
                      </w:p>
                    </w:txbxContent>
                  </v:textbox>
                </v:shape>
                <v:shape id="ZoneTexte 41" o:spid="_x0000_s1571" type="#_x0000_t202" style="position:absolute;left:40596;top:24963;width:8311;height:246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2UlMUA&#10;AADcAAAADwAAAGRycy9kb3ducmV2LnhtbESPwW7CMBBE70j9B2sr9VacIKA0xKAKWqk3IO0HrOIl&#10;ThOvo9hAytfjSpU4jmbmjSZfD7YVZ+p97VhBOk5AEJdO11wp+P76eF6A8AFZY+uYFPySh/XqYZRj&#10;pt2FD3QuQiUihH2GCkwIXSalLw1Z9GPXEUfv6HqLIcq+krrHS4TbVk6SZC4t1hwXDHa0MVQ2xckq&#10;WCR21zSvk72302s6M5ute+9+lHp6HN6WIAIN4R7+b39qBdOXGfydiUd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TZSUxQAAANwAAAAPAAAAAAAAAAAAAAAAAJgCAABkcnMv&#10;ZG93bnJldi54bWxQSwUGAAAAAAQABAD1AAAAigMAAAAA&#10;" filled="f" stroked="f">
                  <v:textbox style="mso-fit-shape-to-text:t">
                    <w:txbxContent>
                      <w:p w14:paraId="5D0BA48A" w14:textId="77777777" w:rsidR="001C49CD" w:rsidRDefault="001C49CD" w:rsidP="00587836">
                        <w:pPr>
                          <w:pStyle w:val="NormalWeb"/>
                          <w:spacing w:before="0" w:beforeAutospacing="0" w:after="0" w:afterAutospacing="0"/>
                        </w:pPr>
                        <w:r>
                          <w:rPr>
                            <w:rFonts w:asciiTheme="minorHAnsi" w:hAnsi="Calibri" w:cstheme="minorBidi"/>
                            <w:color w:val="000000" w:themeColor="text1"/>
                            <w:kern w:val="24"/>
                            <w:sz w:val="20"/>
                            <w:szCs w:val="20"/>
                          </w:rPr>
                          <w:t>- High Offset</w:t>
                        </w:r>
                      </w:p>
                    </w:txbxContent>
                  </v:textbox>
                </v:shape>
                <v:shape id="ZoneTexte 42" o:spid="_x0000_s1572" type="#_x0000_t202" style="position:absolute;left:40596;top:3895;width:7638;height:24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8K48QA&#10;AADcAAAADwAAAGRycy9kb3ducmV2LnhtbESPzW7CMBCE70h9B2uRuBUHRCkNGFTxI3Hjp32AVbzE&#10;IfE6ig2EPj1GqsRxNDPfaGaL1lbiSo0vHCsY9BMQxJnTBecKfn827xMQPiBrrByTgjt5WMzfOjNM&#10;tbvxga7HkIsIYZ+iAhNCnUrpM0MWfd/VxNE7ucZiiLLJpW7wFuG2ksMkGUuLBccFgzUtDWXl8WIV&#10;TBK7K8uv4d7b0d/gwyxXbl2flep12+8piEBteIX/21utYPQ5hueZe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fCuPEAAAA3AAAAA8AAAAAAAAAAAAAAAAAmAIAAGRycy9k&#10;b3ducmV2LnhtbFBLBQYAAAAABAAEAPUAAACJAwAAAAA=&#10;" filled="f" stroked="f">
                  <v:textbox style="mso-fit-shape-to-text:t">
                    <w:txbxContent>
                      <w:p w14:paraId="74317F26" w14:textId="77777777" w:rsidR="001C49CD" w:rsidRDefault="001C49CD" w:rsidP="00587836">
                        <w:pPr>
                          <w:pStyle w:val="NormalWeb"/>
                          <w:spacing w:before="0" w:beforeAutospacing="0" w:after="0" w:afterAutospacing="0"/>
                        </w:pPr>
                        <w:r>
                          <w:rPr>
                            <w:rFonts w:asciiTheme="minorHAnsi" w:hAnsi="Calibri" w:cstheme="minorBidi"/>
                            <w:color w:val="000000" w:themeColor="text1"/>
                            <w:kern w:val="24"/>
                            <w:sz w:val="20"/>
                            <w:szCs w:val="20"/>
                          </w:rPr>
                          <w:t>High Offset</w:t>
                        </w:r>
                      </w:p>
                    </w:txbxContent>
                  </v:textbox>
                </v:shape>
                <v:shape id="ZoneTexte 43" o:spid="_x0000_s1573" type="#_x0000_t202" style="position:absolute;left:40824;top:12583;width:9381;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X6dMMA&#10;AADcAAAADwAAAGRycy9kb3ducmV2LnhtbESPQWvCQBSE74L/YXlCb7pRWi2pq4htwUMvxnh/ZF+z&#10;odm3Iftq4r/vFgo9DjPzDbPdj75VN+pjE9jAcpGBIq6Cbbg2UF7e58+goiBbbAOTgTtF2O+mky3m&#10;Ngx8plshtUoQjjkacCJdrnWsHHmMi9ARJ+8z9B4lyb7WtschwX2rV1m21h4bTgsOOzo6qr6Kb29A&#10;xB6W9/LNx9N1/HgdXFY9YWnMw2w8vIASGuU//Nc+WQOPmw38nklHQO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FX6dMMAAADcAAAADwAAAAAAAAAAAAAAAACYAgAAZHJzL2Rv&#10;d25yZXYueG1sUEsFBgAAAAAEAAQA9QAAAIgDAAAAAA==&#10;" filled="f" stroked="f">
                  <v:textbox style="mso-fit-shape-to-text:t">
                    <w:txbxContent>
                      <w:p w14:paraId="3E36DBA6" w14:textId="77777777" w:rsidR="001C49CD" w:rsidRDefault="001C49CD" w:rsidP="00587836">
                        <w:pPr>
                          <w:pStyle w:val="NormalWeb"/>
                          <w:spacing w:before="0" w:beforeAutospacing="0" w:after="0" w:afterAutospacing="0"/>
                        </w:pPr>
                        <w:r>
                          <w:rPr>
                            <w:rFonts w:asciiTheme="minorHAnsi" w:hAnsi="Calibri" w:cstheme="minorBidi"/>
                            <w:color w:val="000000" w:themeColor="text1"/>
                            <w:kern w:val="24"/>
                            <w:sz w:val="20"/>
                            <w:szCs w:val="20"/>
                          </w:rPr>
                          <w:t>Low Offset</w:t>
                        </w:r>
                      </w:p>
                    </w:txbxContent>
                  </v:textbox>
                </v:shape>
                <w10:anchorlock/>
              </v:group>
            </w:pict>
          </mc:Fallback>
        </mc:AlternateContent>
      </w:r>
    </w:p>
    <w:p w14:paraId="63D6502D" w14:textId="77777777" w:rsidR="0008149A" w:rsidRDefault="0008149A" w:rsidP="0008149A"/>
    <w:p w14:paraId="2FCEC15D" w14:textId="77777777" w:rsidR="00383734" w:rsidRDefault="00383734" w:rsidP="00383734">
      <w:pPr>
        <w:pStyle w:val="RequirementID"/>
        <w:ind w:left="780"/>
      </w:pPr>
      <w:r>
        <w:t>DSG_BFE_</w:t>
      </w:r>
      <w:r w:rsidR="00176BEA">
        <w:t>00156</w:t>
      </w:r>
      <w:r>
        <w:t>:</w:t>
      </w:r>
    </w:p>
    <w:p w14:paraId="29DCDFA8" w14:textId="77777777" w:rsidR="00DC0B29" w:rsidRDefault="00891F6B" w:rsidP="00DC0B29">
      <w:pPr>
        <w:pStyle w:val="RequirementID"/>
        <w:ind w:left="780"/>
        <w:rPr>
          <w:u w:val="none"/>
        </w:rPr>
      </w:pPr>
      <w:r>
        <w:rPr>
          <w:u w:val="none"/>
        </w:rPr>
        <w:t>To compute the delta between the target to reach and the measured motor current, a rescaling shall be performed first:</w:t>
      </w:r>
    </w:p>
    <w:p w14:paraId="197D05D4" w14:textId="77777777" w:rsidR="00891F6B" w:rsidRPr="006D2748" w:rsidRDefault="00286ADA" w:rsidP="00DC0B29">
      <w:pPr>
        <w:pStyle w:val="RequirementID"/>
        <w:ind w:left="780"/>
        <w:rPr>
          <w:u w:val="none"/>
        </w:rPr>
      </w:pPr>
      <m:oMathPara>
        <m:oMath>
          <m:sSub>
            <m:sSubPr>
              <m:ctrlPr>
                <w:rPr>
                  <w:rFonts w:ascii="Cambria Math" w:hAnsi="Cambria Math"/>
                  <w:i/>
                  <w:u w:val="none"/>
                </w:rPr>
              </m:ctrlPr>
            </m:sSubPr>
            <m:e>
              <m:r>
                <w:rPr>
                  <w:rFonts w:ascii="Cambria Math" w:hAnsi="Cambria Math"/>
                  <w:u w:val="none"/>
                </w:rPr>
                <m:t>Delta</m:t>
              </m:r>
            </m:e>
            <m:sub>
              <m:r>
                <w:rPr>
                  <w:rFonts w:ascii="Cambria Math" w:hAnsi="Cambria Math"/>
                  <w:u w:val="none"/>
                </w:rPr>
                <m:t>[1lsb≅1mA]</m:t>
              </m:r>
            </m:sub>
          </m:sSub>
          <m:r>
            <w:rPr>
              <w:rFonts w:ascii="Cambria Math" w:hAnsi="Cambria Math"/>
              <w:u w:val="none"/>
            </w:rPr>
            <m:t>=</m:t>
          </m:r>
          <m:f>
            <m:fPr>
              <m:ctrlPr>
                <w:rPr>
                  <w:rFonts w:ascii="Cambria Math" w:hAnsi="Cambria Math"/>
                  <w:i/>
                  <w:u w:val="none"/>
                </w:rPr>
              </m:ctrlPr>
            </m:fPr>
            <m:num>
              <m:r>
                <w:rPr>
                  <w:rFonts w:ascii="Cambria Math" w:hAnsi="Cambria Math"/>
                  <w:u w:val="none"/>
                </w:rPr>
                <m:t>125×</m:t>
              </m:r>
              <m:sSub>
                <m:sSubPr>
                  <m:ctrlPr>
                    <w:rPr>
                      <w:rFonts w:ascii="Cambria Math" w:hAnsi="Cambria Math"/>
                      <w:i/>
                    </w:rPr>
                  </m:ctrlPr>
                </m:sSubPr>
                <m:e>
                  <m:r>
                    <w:rPr>
                      <w:rFonts w:ascii="Cambria Math" w:hAnsi="Cambria Math"/>
                    </w:rPr>
                    <m:t>StepConsign</m:t>
                  </m:r>
                </m:e>
                <m:sub>
                  <m:r>
                    <w:rPr>
                      <w:rFonts w:ascii="Cambria Math" w:hAnsi="Cambria Math"/>
                    </w:rPr>
                    <m:t>[8192lsb≅0.5A]</m:t>
                  </m:r>
                </m:sub>
              </m:sSub>
            </m:num>
            <m:den>
              <m:r>
                <w:rPr>
                  <w:rFonts w:ascii="Cambria Math" w:hAnsi="Cambria Math"/>
                  <w:u w:val="none"/>
                </w:rPr>
                <m:t>2048</m:t>
              </m:r>
            </m:den>
          </m:f>
          <m:r>
            <w:rPr>
              <w:rFonts w:ascii="Cambria Math" w:hAnsi="Cambria Math"/>
            </w:rPr>
            <m:t>-</m:t>
          </m:r>
          <m:sSub>
            <m:sSubPr>
              <m:ctrlPr>
                <w:rPr>
                  <w:rFonts w:ascii="Cambria Math" w:hAnsi="Cambria Math"/>
                  <w:i/>
                </w:rPr>
              </m:ctrlPr>
            </m:sSubPr>
            <m:e>
              <m:r>
                <w:rPr>
                  <w:rFonts w:ascii="Cambria Math" w:hAnsi="Cambria Math"/>
                </w:rPr>
                <m:t>MotorCurrent</m:t>
              </m:r>
            </m:e>
            <m:sub>
              <m:r>
                <w:rPr>
                  <w:rFonts w:ascii="Cambria Math" w:hAnsi="Cambria Math"/>
                </w:rPr>
                <m:t>[1lsb≅1mA]</m:t>
              </m:r>
            </m:sub>
          </m:sSub>
        </m:oMath>
      </m:oMathPara>
    </w:p>
    <w:p w14:paraId="6C5548AA" w14:textId="77777777" w:rsidR="00DC0B29" w:rsidRPr="00BF74BB" w:rsidRDefault="00DC0B29" w:rsidP="00DC0B29">
      <w:pPr>
        <w:pStyle w:val="RequirementID"/>
        <w:ind w:left="780"/>
        <w:rPr>
          <w:u w:val="none"/>
        </w:rPr>
      </w:pPr>
    </w:p>
    <w:p w14:paraId="1ED199DF" w14:textId="77777777" w:rsidR="00DC0B29" w:rsidRDefault="00D046C8" w:rsidP="00383251">
      <w:pPr>
        <w:ind w:left="780"/>
      </w:pPr>
      <w:r>
        <w:t>Then this delta is compared to the thresholds defined in the BFE configuration files and according to these comparisons, the related offset will be applied on the previous motor power order:</w:t>
      </w:r>
    </w:p>
    <w:p w14:paraId="6A08BA14" w14:textId="77777777" w:rsidR="00D046C8" w:rsidRDefault="00D046C8" w:rsidP="00DC0B29"/>
    <w:tbl>
      <w:tblPr>
        <w:tblStyle w:val="TableColumns2"/>
        <w:tblW w:w="0" w:type="auto"/>
        <w:tblLook w:val="04A0" w:firstRow="1" w:lastRow="0" w:firstColumn="1" w:lastColumn="0" w:noHBand="0" w:noVBand="1"/>
      </w:tblPr>
      <w:tblGrid>
        <w:gridCol w:w="5064"/>
        <w:gridCol w:w="4683"/>
      </w:tblGrid>
      <w:tr w:rsidR="000C7156" w14:paraId="22D4F6F6" w14:textId="77777777" w:rsidTr="0012739F">
        <w:trPr>
          <w:cnfStyle w:val="100000000000" w:firstRow="1" w:lastRow="0" w:firstColumn="0" w:lastColumn="0" w:oddVBand="0" w:evenVBand="0" w:oddHBand="0"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5064" w:type="dxa"/>
          </w:tcPr>
          <w:p w14:paraId="6BD788B3" w14:textId="77777777" w:rsidR="000C7156" w:rsidRPr="0012739F" w:rsidRDefault="000C7156" w:rsidP="00D046C8">
            <w:pPr>
              <w:rPr>
                <w:b/>
              </w:rPr>
            </w:pPr>
            <w:r w:rsidRPr="0012739F">
              <w:rPr>
                <w:b/>
              </w:rPr>
              <w:t xml:space="preserve">Delta </w:t>
            </w:r>
            <m:oMath>
              <m:r>
                <m:rPr>
                  <m:sty m:val="bi"/>
                </m:rPr>
                <w:rPr>
                  <w:rFonts w:ascii="Cambria Math" w:hAnsi="Cambria Math"/>
                </w:rPr>
                <m:t>∈</m:t>
              </m:r>
            </m:oMath>
          </w:p>
        </w:tc>
        <w:tc>
          <w:tcPr>
            <w:tcW w:w="4683" w:type="dxa"/>
          </w:tcPr>
          <w:p w14:paraId="46A42966" w14:textId="77777777" w:rsidR="000C7156" w:rsidRDefault="000C7156" w:rsidP="000C7156">
            <w:pPr>
              <w:cnfStyle w:val="100000000000" w:firstRow="1" w:lastRow="0" w:firstColumn="0" w:lastColumn="0" w:oddVBand="0" w:evenVBand="0" w:oddHBand="0" w:evenHBand="0" w:firstRowFirstColumn="0" w:firstRowLastColumn="0" w:lastRowFirstColumn="0" w:lastRowLastColumn="0"/>
            </w:pPr>
            <w:r>
              <w:t xml:space="preserve">Offset to apply on </w:t>
            </w:r>
            <w:r w:rsidR="00C817AB">
              <w:t>motor power order</w:t>
            </w:r>
          </w:p>
        </w:tc>
      </w:tr>
      <w:tr w:rsidR="000C7156" w14:paraId="46E17D3F" w14:textId="77777777" w:rsidTr="0012739F">
        <w:trPr>
          <w:trHeight w:val="491"/>
        </w:trPr>
        <w:tc>
          <w:tcPr>
            <w:cnfStyle w:val="001000000000" w:firstRow="0" w:lastRow="0" w:firstColumn="1" w:lastColumn="0" w:oddVBand="0" w:evenVBand="0" w:oddHBand="0" w:evenHBand="0" w:firstRowFirstColumn="0" w:firstRowLastColumn="0" w:lastRowFirstColumn="0" w:lastRowLastColumn="0"/>
            <w:tcW w:w="5064" w:type="dxa"/>
          </w:tcPr>
          <w:p w14:paraId="5F130B17" w14:textId="77777777" w:rsidR="000C7156" w:rsidRPr="000C7156" w:rsidRDefault="0012739F" w:rsidP="000C7156">
            <m:oMathPara>
              <m:oMathParaPr>
                <m:jc m:val="left"/>
              </m:oMathParaPr>
              <m:oMath>
                <m:r>
                  <w:rPr>
                    <w:rFonts w:ascii="Cambria Math" w:hAnsi="Cambria Math"/>
                  </w:rPr>
                  <m:t>]-∞;-CAL_KU16_HIGH_THRS[</m:t>
                </m:r>
              </m:oMath>
            </m:oMathPara>
          </w:p>
        </w:tc>
        <w:tc>
          <w:tcPr>
            <w:tcW w:w="4683" w:type="dxa"/>
          </w:tcPr>
          <w:p w14:paraId="789D5562" w14:textId="77777777" w:rsidR="000C7156" w:rsidRPr="0012739F" w:rsidRDefault="000C7156" w:rsidP="00DC0B29">
            <w:pPr>
              <w:cnfStyle w:val="000000000000" w:firstRow="0" w:lastRow="0" w:firstColumn="0" w:lastColumn="0" w:oddVBand="0" w:evenVBand="0" w:oddHBand="0" w:evenHBand="0" w:firstRowFirstColumn="0" w:firstRowLastColumn="0" w:lastRowFirstColumn="0" w:lastRowLastColumn="0"/>
              <w:rPr>
                <w:b w:val="0"/>
              </w:rPr>
            </w:pPr>
            <w:r w:rsidRPr="0012739F">
              <w:rPr>
                <w:b w:val="0"/>
              </w:rPr>
              <w:t>-CAL_KU16_HIGH_OFFSET</w:t>
            </w:r>
          </w:p>
        </w:tc>
      </w:tr>
      <w:tr w:rsidR="000C7156" w14:paraId="733F0E7B" w14:textId="77777777" w:rsidTr="0012739F">
        <w:trPr>
          <w:trHeight w:val="253"/>
        </w:trPr>
        <w:tc>
          <w:tcPr>
            <w:cnfStyle w:val="001000000000" w:firstRow="0" w:lastRow="0" w:firstColumn="1" w:lastColumn="0" w:oddVBand="0" w:evenVBand="0" w:oddHBand="0" w:evenHBand="0" w:firstRowFirstColumn="0" w:firstRowLastColumn="0" w:lastRowFirstColumn="0" w:lastRowLastColumn="0"/>
            <w:tcW w:w="5064" w:type="dxa"/>
          </w:tcPr>
          <w:p w14:paraId="538EC269" w14:textId="77777777" w:rsidR="000C7156" w:rsidRPr="000C7156" w:rsidRDefault="0012739F" w:rsidP="000C7156">
            <m:oMathPara>
              <m:oMathParaPr>
                <m:jc m:val="left"/>
              </m:oMathParaPr>
              <m:oMath>
                <m:r>
                  <w:rPr>
                    <w:rFonts w:ascii="Cambria Math" w:hAnsi="Cambria Math"/>
                  </w:rPr>
                  <m:t>[-CAL_KU16_HIGH_THRS;-CAL_KU16_LOW_THRS[</m:t>
                </m:r>
              </m:oMath>
            </m:oMathPara>
          </w:p>
        </w:tc>
        <w:tc>
          <w:tcPr>
            <w:tcW w:w="4683" w:type="dxa"/>
          </w:tcPr>
          <w:p w14:paraId="26C51EE5" w14:textId="77777777" w:rsidR="000C7156" w:rsidRPr="0012739F" w:rsidRDefault="000C7156" w:rsidP="0012739F">
            <w:pPr>
              <w:cnfStyle w:val="000000000000" w:firstRow="0" w:lastRow="0" w:firstColumn="0" w:lastColumn="0" w:oddVBand="0" w:evenVBand="0" w:oddHBand="0" w:evenHBand="0" w:firstRowFirstColumn="0" w:firstRowLastColumn="0" w:lastRowFirstColumn="0" w:lastRowLastColumn="0"/>
              <w:rPr>
                <w:b w:val="0"/>
              </w:rPr>
            </w:pPr>
            <w:r w:rsidRPr="0012739F">
              <w:rPr>
                <w:b w:val="0"/>
              </w:rPr>
              <w:t>-CAL_KU16_LOW_OFFSET</w:t>
            </w:r>
          </w:p>
        </w:tc>
      </w:tr>
      <w:tr w:rsidR="000C7156" w14:paraId="552C29DD" w14:textId="77777777" w:rsidTr="0012739F">
        <w:trPr>
          <w:trHeight w:val="253"/>
        </w:trPr>
        <w:tc>
          <w:tcPr>
            <w:cnfStyle w:val="001000000000" w:firstRow="0" w:lastRow="0" w:firstColumn="1" w:lastColumn="0" w:oddVBand="0" w:evenVBand="0" w:oddHBand="0" w:evenHBand="0" w:firstRowFirstColumn="0" w:firstRowLastColumn="0" w:lastRowFirstColumn="0" w:lastRowLastColumn="0"/>
            <w:tcW w:w="5064" w:type="dxa"/>
          </w:tcPr>
          <w:p w14:paraId="551B75F9" w14:textId="77777777" w:rsidR="000C7156" w:rsidRPr="000C7156" w:rsidRDefault="0012739F" w:rsidP="000C7156">
            <m:oMathPara>
              <m:oMathParaPr>
                <m:jc m:val="left"/>
              </m:oMathParaPr>
              <m:oMath>
                <m:r>
                  <w:rPr>
                    <w:rFonts w:ascii="Cambria Math" w:hAnsi="Cambria Math"/>
                  </w:rPr>
                  <m:t>[-CAL_KU16_LOW_THRS;CAL_KU16_LOW_THRS]</m:t>
                </m:r>
              </m:oMath>
            </m:oMathPara>
          </w:p>
        </w:tc>
        <w:tc>
          <w:tcPr>
            <w:tcW w:w="4683" w:type="dxa"/>
          </w:tcPr>
          <w:p w14:paraId="1989C3E0" w14:textId="77777777" w:rsidR="000C7156" w:rsidRPr="0012739F" w:rsidRDefault="000C7156" w:rsidP="00DC0B29">
            <w:pPr>
              <w:cnfStyle w:val="000000000000" w:firstRow="0" w:lastRow="0" w:firstColumn="0" w:lastColumn="0" w:oddVBand="0" w:evenVBand="0" w:oddHBand="0" w:evenHBand="0" w:firstRowFirstColumn="0" w:firstRowLastColumn="0" w:lastRowFirstColumn="0" w:lastRowLastColumn="0"/>
              <w:rPr>
                <w:b w:val="0"/>
              </w:rPr>
            </w:pPr>
            <w:r w:rsidRPr="0012739F">
              <w:rPr>
                <w:b w:val="0"/>
              </w:rPr>
              <w:t>0</w:t>
            </w:r>
          </w:p>
        </w:tc>
      </w:tr>
      <w:tr w:rsidR="000C7156" w14:paraId="0B38ACC7" w14:textId="77777777" w:rsidTr="0012739F">
        <w:trPr>
          <w:trHeight w:val="253"/>
        </w:trPr>
        <w:tc>
          <w:tcPr>
            <w:cnfStyle w:val="001000000000" w:firstRow="0" w:lastRow="0" w:firstColumn="1" w:lastColumn="0" w:oddVBand="0" w:evenVBand="0" w:oddHBand="0" w:evenHBand="0" w:firstRowFirstColumn="0" w:firstRowLastColumn="0" w:lastRowFirstColumn="0" w:lastRowLastColumn="0"/>
            <w:tcW w:w="5064" w:type="dxa"/>
          </w:tcPr>
          <w:p w14:paraId="1A4ED3B0" w14:textId="77777777" w:rsidR="000C7156" w:rsidRPr="000C7156" w:rsidRDefault="0012739F" w:rsidP="000C7156">
            <m:oMathPara>
              <m:oMathParaPr>
                <m:jc m:val="left"/>
              </m:oMathParaPr>
              <m:oMath>
                <m:r>
                  <w:rPr>
                    <w:rFonts w:ascii="Cambria Math" w:hAnsi="Cambria Math"/>
                  </w:rPr>
                  <m:t>]CAL_KU16_LOW_THRS;CAL_KU16_HIGH_THRS]</m:t>
                </m:r>
              </m:oMath>
            </m:oMathPara>
          </w:p>
        </w:tc>
        <w:tc>
          <w:tcPr>
            <w:tcW w:w="4683" w:type="dxa"/>
          </w:tcPr>
          <w:p w14:paraId="5D1BB697" w14:textId="77777777" w:rsidR="000C7156" w:rsidRPr="0012739F" w:rsidRDefault="000C7156" w:rsidP="000C7156">
            <w:pPr>
              <w:cnfStyle w:val="000000000000" w:firstRow="0" w:lastRow="0" w:firstColumn="0" w:lastColumn="0" w:oddVBand="0" w:evenVBand="0" w:oddHBand="0" w:evenHBand="0" w:firstRowFirstColumn="0" w:firstRowLastColumn="0" w:lastRowFirstColumn="0" w:lastRowLastColumn="0"/>
              <w:rPr>
                <w:b w:val="0"/>
              </w:rPr>
            </w:pPr>
            <w:r w:rsidRPr="0012739F">
              <w:rPr>
                <w:b w:val="0"/>
              </w:rPr>
              <w:t>CAL_KU16_LOW_OFFSET</w:t>
            </w:r>
          </w:p>
        </w:tc>
      </w:tr>
      <w:tr w:rsidR="000C7156" w14:paraId="6C2D3D6A" w14:textId="77777777" w:rsidTr="0012739F">
        <w:trPr>
          <w:trHeight w:val="253"/>
        </w:trPr>
        <w:tc>
          <w:tcPr>
            <w:cnfStyle w:val="001000000000" w:firstRow="0" w:lastRow="0" w:firstColumn="1" w:lastColumn="0" w:oddVBand="0" w:evenVBand="0" w:oddHBand="0" w:evenHBand="0" w:firstRowFirstColumn="0" w:firstRowLastColumn="0" w:lastRowFirstColumn="0" w:lastRowLastColumn="0"/>
            <w:tcW w:w="5064" w:type="dxa"/>
          </w:tcPr>
          <w:p w14:paraId="184913AE" w14:textId="77777777" w:rsidR="000C7156" w:rsidRPr="000C7156" w:rsidRDefault="0012739F" w:rsidP="000C7156">
            <m:oMathPara>
              <m:oMathParaPr>
                <m:jc m:val="left"/>
              </m:oMathParaPr>
              <m:oMath>
                <m:r>
                  <w:rPr>
                    <w:rFonts w:ascii="Cambria Math" w:hAnsi="Cambria Math"/>
                  </w:rPr>
                  <m:t>]CAL_KU16_HIGH_THRS;+∞[</m:t>
                </m:r>
              </m:oMath>
            </m:oMathPara>
          </w:p>
        </w:tc>
        <w:tc>
          <w:tcPr>
            <w:tcW w:w="4683" w:type="dxa"/>
          </w:tcPr>
          <w:p w14:paraId="4684B554" w14:textId="77777777" w:rsidR="000C7156" w:rsidRPr="0012739F" w:rsidRDefault="000C7156" w:rsidP="00DC0B29">
            <w:pPr>
              <w:cnfStyle w:val="000000000000" w:firstRow="0" w:lastRow="0" w:firstColumn="0" w:lastColumn="0" w:oddVBand="0" w:evenVBand="0" w:oddHBand="0" w:evenHBand="0" w:firstRowFirstColumn="0" w:firstRowLastColumn="0" w:lastRowFirstColumn="0" w:lastRowLastColumn="0"/>
              <w:rPr>
                <w:b w:val="0"/>
              </w:rPr>
            </w:pPr>
            <w:r w:rsidRPr="0012739F">
              <w:rPr>
                <w:b w:val="0"/>
              </w:rPr>
              <w:t>CAL_KU16_HIGH_OFFSET</w:t>
            </w:r>
          </w:p>
        </w:tc>
      </w:tr>
    </w:tbl>
    <w:p w14:paraId="1E9A0CE9" w14:textId="77777777" w:rsidR="00D046C8" w:rsidRDefault="00D046C8" w:rsidP="00DC0B29"/>
    <w:p w14:paraId="16EE14CC" w14:textId="77777777" w:rsidR="004A426C" w:rsidRDefault="004A426C" w:rsidP="00383251">
      <w:pPr>
        <w:ind w:left="780"/>
      </w:pPr>
      <w:r>
        <w:t>The offset defined in BFE configuration part have the same resolution than the motor power order retrieved from RTE service. So they can be applied without any additional operations.</w:t>
      </w:r>
    </w:p>
    <w:p w14:paraId="46A09AE5" w14:textId="77777777" w:rsidR="004A426C" w:rsidRPr="00DC0B29" w:rsidRDefault="004A426C" w:rsidP="00DC0B29"/>
    <w:p w14:paraId="1A63134B" w14:textId="77777777" w:rsidR="00383734" w:rsidRDefault="00383734" w:rsidP="00383734">
      <w:pPr>
        <w:pStyle w:val="ListParagraph"/>
        <w:ind w:left="780"/>
        <w:rPr>
          <w:ins w:id="226" w:author="Sabine Flechelle" w:date="2015-08-21T11:21:00Z"/>
        </w:rPr>
      </w:pPr>
      <w:r>
        <w:t xml:space="preserve">[COVERS: </w:t>
      </w:r>
      <w:r w:rsidR="00891F6B">
        <w:t>DES_</w:t>
      </w:r>
      <w:r>
        <w:t>TF_G_</w:t>
      </w:r>
      <w:r w:rsidR="00891F6B">
        <w:t>756</w:t>
      </w:r>
      <w:r w:rsidR="0012739F">
        <w:t>,</w:t>
      </w:r>
      <w:r w:rsidR="0012739F" w:rsidRPr="0012739F">
        <w:t xml:space="preserve"> </w:t>
      </w:r>
      <w:r w:rsidR="0012739F">
        <w:t>DES_TF_G_1088, DES_TF_G_421</w:t>
      </w:r>
      <w:r>
        <w:t>]</w:t>
      </w:r>
    </w:p>
    <w:p w14:paraId="0044F450" w14:textId="77777777" w:rsidR="00FA4948" w:rsidRDefault="00FA4948" w:rsidP="00383734">
      <w:pPr>
        <w:pStyle w:val="ListParagraph"/>
        <w:ind w:left="780"/>
        <w:rPr>
          <w:ins w:id="227" w:author="Sabine Flechelle" w:date="2015-08-21T11:21:00Z"/>
        </w:rPr>
      </w:pPr>
    </w:p>
    <w:p w14:paraId="2F54A827" w14:textId="2156597C" w:rsidR="00001555" w:rsidRDefault="00001555" w:rsidP="00001555">
      <w:pPr>
        <w:pStyle w:val="RequirementID"/>
        <w:ind w:left="780"/>
        <w:rPr>
          <w:ins w:id="228" w:author="Sabine Flechelle" w:date="2015-09-25T15:07:00Z"/>
        </w:rPr>
      </w:pPr>
      <w:ins w:id="229" w:author="Sabine Flechelle" w:date="2015-09-25T15:07:00Z">
        <w:r>
          <w:t>DSG_BFE_00177:</w:t>
        </w:r>
      </w:ins>
    </w:p>
    <w:p w14:paraId="5DC3A8D9" w14:textId="77777777" w:rsidR="00001555" w:rsidRDefault="00001555" w:rsidP="00383734">
      <w:pPr>
        <w:pStyle w:val="ListParagraph"/>
        <w:ind w:left="780"/>
        <w:rPr>
          <w:ins w:id="230" w:author="Sabine Flechelle" w:date="2015-09-25T15:07:00Z"/>
        </w:rPr>
      </w:pPr>
    </w:p>
    <w:p w14:paraId="705D452D" w14:textId="705550D4" w:rsidR="00FA4948" w:rsidRDefault="00FA4948" w:rsidP="00383734">
      <w:pPr>
        <w:pStyle w:val="ListParagraph"/>
        <w:ind w:left="780"/>
        <w:rPr>
          <w:ins w:id="231" w:author="Sabine Flechelle" w:date="2015-08-21T11:24:00Z"/>
        </w:rPr>
      </w:pPr>
      <w:ins w:id="232" w:author="Sabine Flechelle" w:date="2015-08-21T11:21:00Z">
        <w:r>
          <w:t>The motor command is clamped to zero</w:t>
        </w:r>
      </w:ins>
      <w:ins w:id="233" w:author="Sabine Flechelle" w:date="2015-08-21T11:22:00Z">
        <w:r>
          <w:t xml:space="preserve"> in case of change of sign. The goal is to prevent from unexpected negative curr</w:t>
        </w:r>
      </w:ins>
      <w:ins w:id="234" w:author="Sabine Flechelle" w:date="2015-08-21T11:23:00Z">
        <w:r>
          <w:t xml:space="preserve">ent </w:t>
        </w:r>
      </w:ins>
      <w:ins w:id="235" w:author="Sabine Flechelle" w:date="2015-09-25T15:07:00Z">
        <w:r w:rsidR="00001555">
          <w:t>during</w:t>
        </w:r>
      </w:ins>
      <w:ins w:id="236" w:author="Sabine Flechelle" w:date="2015-08-21T11:24:00Z">
        <w:r>
          <w:t xml:space="preserve"> some standard motor current regulation steps.</w:t>
        </w:r>
      </w:ins>
    </w:p>
    <w:p w14:paraId="140AC749" w14:textId="77777777" w:rsidR="00001555" w:rsidRDefault="00001555" w:rsidP="00383734">
      <w:pPr>
        <w:pStyle w:val="ListParagraph"/>
        <w:ind w:left="780"/>
        <w:rPr>
          <w:ins w:id="237" w:author="Sabine Flechelle" w:date="2015-09-25T15:07:00Z"/>
        </w:rPr>
      </w:pPr>
    </w:p>
    <w:p w14:paraId="4941DD15" w14:textId="7C8BEF24" w:rsidR="001C49CD" w:rsidRDefault="00FA4948" w:rsidP="00383734">
      <w:pPr>
        <w:pStyle w:val="ListParagraph"/>
        <w:ind w:left="780"/>
        <w:rPr>
          <w:ins w:id="238" w:author="Sabine Flechelle" w:date="2015-08-21T11:26:00Z"/>
        </w:rPr>
      </w:pPr>
      <w:ins w:id="239" w:author="Sabine Flechelle" w:date="2015-08-21T11:25:00Z">
        <w:r>
          <w:t xml:space="preserve">Here is the detailed design of this </w:t>
        </w:r>
      </w:ins>
      <w:ins w:id="240" w:author="Sabine Flechelle" w:date="2015-08-21T11:26:00Z">
        <w:r>
          <w:t>clamping</w:t>
        </w:r>
      </w:ins>
      <w:ins w:id="241" w:author="Sabine Flechelle" w:date="2015-08-21T11:25:00Z">
        <w:r>
          <w:t xml:space="preserve"> </w:t>
        </w:r>
      </w:ins>
      <w:ins w:id="242" w:author="Sabine Flechelle" w:date="2015-08-21T11:26:00Z">
        <w:r w:rsidR="00F31C24">
          <w:t>operation:</w:t>
        </w:r>
      </w:ins>
    </w:p>
    <w:p w14:paraId="13F237AF" w14:textId="0C3ADD20" w:rsidR="00FA4948" w:rsidRDefault="00FA4948" w:rsidP="00383734">
      <w:pPr>
        <w:pStyle w:val="ListParagraph"/>
        <w:ind w:left="780"/>
        <w:rPr>
          <w:ins w:id="243" w:author="Sabine Flechelle" w:date="2015-09-25T15:04:00Z"/>
        </w:rPr>
      </w:pPr>
      <w:ins w:id="244" w:author="Sabine Flechelle" w:date="2015-08-21T11:26:00Z">
        <w:r>
          <w:t>If the</w:t>
        </w:r>
      </w:ins>
      <w:ins w:id="245" w:author="Sabine Flechelle" w:date="2015-08-21T11:25:00Z">
        <w:r>
          <w:t xml:space="preserve"> last motor power order applied on power stage </w:t>
        </w:r>
      </w:ins>
      <w:ins w:id="246" w:author="Sabine Flechelle" w:date="2015-08-21T11:26:00Z">
        <w:r>
          <w:t>is positive</w:t>
        </w:r>
      </w:ins>
      <w:ins w:id="247" w:author="Sabine Flechelle" w:date="2015-09-25T14:42:00Z">
        <w:r w:rsidR="001C49CD">
          <w:t xml:space="preserve"> or equal to zero</w:t>
        </w:r>
      </w:ins>
      <w:ins w:id="248" w:author="Sabine Flechelle" w:date="2015-08-21T11:26:00Z">
        <w:r>
          <w:t xml:space="preserve">, and if the new </w:t>
        </w:r>
      </w:ins>
      <w:ins w:id="249" w:author="Sabine Flechelle" w:date="2015-08-21T11:27:00Z">
        <w:r>
          <w:t xml:space="preserve">calculated motor </w:t>
        </w:r>
      </w:ins>
      <w:ins w:id="250" w:author="Sabine Flechelle" w:date="2015-08-21T11:33:00Z">
        <w:r w:rsidR="00F31C24">
          <w:t>command</w:t>
        </w:r>
      </w:ins>
      <w:ins w:id="251" w:author="Sabine Flechelle" w:date="2015-08-21T11:27:00Z">
        <w:r>
          <w:t xml:space="preserve"> is negative</w:t>
        </w:r>
      </w:ins>
      <w:ins w:id="252" w:author="Sabine Flechelle" w:date="2015-09-25T14:42:00Z">
        <w:r w:rsidR="001C49CD">
          <w:t xml:space="preserve"> or equal to zero</w:t>
        </w:r>
      </w:ins>
      <w:ins w:id="253" w:author="Sabine Flechelle" w:date="2015-08-21T11:27:00Z">
        <w:r>
          <w:t xml:space="preserve">, then </w:t>
        </w:r>
      </w:ins>
      <w:ins w:id="254" w:author="Sabine Flechelle" w:date="2015-08-21T11:33:00Z">
        <w:r w:rsidR="00F31C24">
          <w:t>this motor command</w:t>
        </w:r>
      </w:ins>
      <w:ins w:id="255" w:author="Sabine Flechelle" w:date="2015-08-21T11:30:00Z">
        <w:r>
          <w:t xml:space="preserve"> shall be clamped to zero</w:t>
        </w:r>
      </w:ins>
      <w:ins w:id="256" w:author="Sabine Flechelle" w:date="2015-08-21T11:31:00Z">
        <w:r w:rsidR="00FD04EE">
          <w:t>. Otherwise it is provided</w:t>
        </w:r>
      </w:ins>
      <w:ins w:id="257" w:author="Sabine Flechelle" w:date="2015-08-21T11:32:00Z">
        <w:r w:rsidR="00FD04EE">
          <w:t xml:space="preserve"> without any </w:t>
        </w:r>
      </w:ins>
      <w:ins w:id="258" w:author="Sabine Flechelle" w:date="2015-09-25T14:42:00Z">
        <w:r w:rsidR="001C49CD">
          <w:t xml:space="preserve">clamping </w:t>
        </w:r>
      </w:ins>
      <w:ins w:id="259" w:author="Sabine Flechelle" w:date="2015-08-21T11:32:00Z">
        <w:r w:rsidR="00FD04EE">
          <w:t>correction</w:t>
        </w:r>
      </w:ins>
      <w:ins w:id="260" w:author="Sabine Flechelle" w:date="2015-08-21T11:31:00Z">
        <w:r w:rsidR="00FD04EE">
          <w:t>.</w:t>
        </w:r>
      </w:ins>
    </w:p>
    <w:p w14:paraId="4FAAA6E6" w14:textId="77777777" w:rsidR="00001555" w:rsidRDefault="00001555" w:rsidP="00383734">
      <w:pPr>
        <w:pStyle w:val="ListParagraph"/>
        <w:ind w:left="780"/>
        <w:rPr>
          <w:ins w:id="261" w:author="Sabine Flechelle" w:date="2015-09-25T15:04:00Z"/>
        </w:rPr>
      </w:pPr>
    </w:p>
    <w:p w14:paraId="60D1A1A4" w14:textId="6092505F" w:rsidR="00001555" w:rsidRDefault="00001555" w:rsidP="00383734">
      <w:pPr>
        <w:pStyle w:val="ListParagraph"/>
        <w:ind w:left="780"/>
      </w:pPr>
      <w:ins w:id="262" w:author="Sabine Flechelle" w:date="2015-09-25T15:04:00Z">
        <w:r>
          <w:t>[COVERS: DES_TF_G_1531]</w:t>
        </w:r>
      </w:ins>
    </w:p>
    <w:p w14:paraId="65E7DE63" w14:textId="77777777" w:rsidR="003C4705" w:rsidRPr="003C4705" w:rsidRDefault="003C4705" w:rsidP="003C4705">
      <w:pPr>
        <w:pStyle w:val="ListParagraph"/>
        <w:spacing w:before="40" w:after="40"/>
        <w:ind w:left="780"/>
      </w:pPr>
    </w:p>
    <w:p w14:paraId="0B4B7A5F" w14:textId="77777777" w:rsidR="00840839" w:rsidRDefault="00840839" w:rsidP="00840839">
      <w:pPr>
        <w:pStyle w:val="ListParagraph"/>
        <w:numPr>
          <w:ilvl w:val="0"/>
          <w:numId w:val="23"/>
        </w:numPr>
        <w:spacing w:before="40" w:after="40"/>
        <w:rPr>
          <w:b/>
        </w:rPr>
      </w:pPr>
      <w:r w:rsidRPr="00B347F8">
        <w:rPr>
          <w:b/>
        </w:rPr>
        <w:t>Entering and outgoing parameters</w:t>
      </w:r>
      <w:r w:rsidR="00871F8F">
        <w:rPr>
          <w:b/>
        </w:rPr>
        <w:t>:</w:t>
      </w:r>
    </w:p>
    <w:p w14:paraId="69A25265" w14:textId="77777777" w:rsidR="003F3DBF" w:rsidRPr="003F3DBF" w:rsidRDefault="003F3DBF" w:rsidP="003F3DBF">
      <w:pPr>
        <w:pStyle w:val="ListParagraph"/>
        <w:spacing w:before="40" w:after="40"/>
        <w:ind w:left="780"/>
      </w:pPr>
      <w:r>
        <w:t>None.</w:t>
      </w:r>
    </w:p>
    <w:p w14:paraId="133FDC43" w14:textId="77777777" w:rsidR="00840839" w:rsidRDefault="00840839" w:rsidP="00840839">
      <w:pPr>
        <w:pStyle w:val="ListParagraph"/>
        <w:numPr>
          <w:ilvl w:val="0"/>
          <w:numId w:val="23"/>
        </w:numPr>
        <w:spacing w:before="40" w:after="40"/>
        <w:rPr>
          <w:b/>
        </w:rPr>
      </w:pPr>
      <w:r w:rsidRPr="00B347F8">
        <w:rPr>
          <w:b/>
        </w:rPr>
        <w:t>Period</w:t>
      </w:r>
      <w:r w:rsidR="00871F8F">
        <w:rPr>
          <w:b/>
        </w:rPr>
        <w:t>:</w:t>
      </w:r>
    </w:p>
    <w:p w14:paraId="13F1BB94" w14:textId="77777777" w:rsidR="00733D92" w:rsidRPr="00733D92" w:rsidRDefault="00733D92" w:rsidP="00733D92">
      <w:pPr>
        <w:pStyle w:val="ListParagraph"/>
        <w:spacing w:before="40" w:after="40"/>
        <w:ind w:left="780"/>
      </w:pPr>
      <w:r w:rsidRPr="001E01F8">
        <w:t>This f</w:t>
      </w:r>
      <w:r>
        <w:t>unction shall be called every 2</w:t>
      </w:r>
      <w:r w:rsidRPr="001E01F8">
        <w:t>ms</w:t>
      </w:r>
      <w:r w:rsidR="00A90A21">
        <w:t xml:space="preserve"> when the step order type is ‘Current</w:t>
      </w:r>
      <w:r w:rsidR="00477A5A">
        <w:t xml:space="preserve"> with standard regulation</w:t>
      </w:r>
      <w:r w:rsidR="00A90A21">
        <w:t>’</w:t>
      </w:r>
      <w:r w:rsidRPr="001E01F8">
        <w:t>.</w:t>
      </w:r>
    </w:p>
    <w:p w14:paraId="3BB5C9F3" w14:textId="77777777" w:rsidR="00840839" w:rsidRDefault="00840839" w:rsidP="00840839">
      <w:pPr>
        <w:pStyle w:val="ListParagraph"/>
        <w:numPr>
          <w:ilvl w:val="0"/>
          <w:numId w:val="23"/>
        </w:numPr>
        <w:spacing w:before="40" w:after="40"/>
        <w:rPr>
          <w:b/>
        </w:rPr>
      </w:pPr>
      <w:r w:rsidRPr="00B347F8">
        <w:rPr>
          <w:b/>
        </w:rPr>
        <w:t>Who</w:t>
      </w:r>
      <w:r w:rsidR="00871F8F">
        <w:rPr>
          <w:b/>
        </w:rPr>
        <w:t>:</w:t>
      </w:r>
    </w:p>
    <w:p w14:paraId="4811370F" w14:textId="77777777" w:rsidR="00733D92" w:rsidRPr="00B347F8" w:rsidRDefault="00477A5A" w:rsidP="00733D92">
      <w:pPr>
        <w:pStyle w:val="ListParagraph"/>
        <w:spacing w:before="40" w:after="40"/>
        <w:ind w:left="780"/>
        <w:rPr>
          <w:b/>
        </w:rPr>
      </w:pPr>
      <w:r>
        <w:t xml:space="preserve">This function is called by the exported function in charge of the standard step execution (See </w:t>
      </w:r>
      <w:r>
        <w:fldChar w:fldCharType="begin"/>
      </w:r>
      <w:r>
        <w:instrText xml:space="preserve"> REF _Ref315163052 \n \h </w:instrText>
      </w:r>
      <w:r>
        <w:fldChar w:fldCharType="separate"/>
      </w:r>
      <w:r w:rsidR="00834BB3">
        <w:t>3.2.2</w:t>
      </w:r>
      <w:r>
        <w:fldChar w:fldCharType="end"/>
      </w:r>
      <w:r>
        <w:t xml:space="preserve"> </w:t>
      </w:r>
      <w:r>
        <w:fldChar w:fldCharType="begin"/>
      </w:r>
      <w:r>
        <w:instrText xml:space="preserve"> REF _Ref361316370 \h </w:instrText>
      </w:r>
      <w:r>
        <w:fldChar w:fldCharType="separate"/>
      </w:r>
      <w:r w:rsidR="00834BB3">
        <w:t xml:space="preserve">Function </w:t>
      </w:r>
      <w:r w:rsidR="00834BB3">
        <w:rPr>
          <w:i/>
        </w:rPr>
        <w:t>BFE_runExecuteSteps</w:t>
      </w:r>
      <w:r>
        <w:fldChar w:fldCharType="end"/>
      </w:r>
      <w:r>
        <w:t>)</w:t>
      </w:r>
    </w:p>
    <w:p w14:paraId="577A14BD" w14:textId="77777777" w:rsidR="00840839" w:rsidRDefault="00840839" w:rsidP="00840839">
      <w:pPr>
        <w:pStyle w:val="ListParagraph"/>
        <w:numPr>
          <w:ilvl w:val="0"/>
          <w:numId w:val="23"/>
        </w:numPr>
        <w:spacing w:before="40" w:after="40"/>
        <w:rPr>
          <w:b/>
        </w:rPr>
      </w:pPr>
      <w:r w:rsidRPr="00B347F8">
        <w:rPr>
          <w:b/>
        </w:rPr>
        <w:t>Items used</w:t>
      </w:r>
      <w:r w:rsidR="00871F8F">
        <w:rPr>
          <w:b/>
        </w:rPr>
        <w:t>:</w:t>
      </w:r>
    </w:p>
    <w:p w14:paraId="017A6BC8" w14:textId="77777777" w:rsidR="003F3DBF" w:rsidRPr="003F3DBF" w:rsidRDefault="00D41E1A" w:rsidP="003F3DBF">
      <w:pPr>
        <w:pStyle w:val="ListParagraph"/>
        <w:numPr>
          <w:ilvl w:val="1"/>
          <w:numId w:val="23"/>
        </w:numPr>
        <w:spacing w:before="40" w:after="40"/>
        <w:rPr>
          <w:b/>
        </w:rPr>
      </w:pPr>
      <w:r>
        <w:t>Last</w:t>
      </w:r>
      <w:r w:rsidR="003F3DBF">
        <w:t xml:space="preserve"> motor </w:t>
      </w:r>
      <w:r w:rsidR="0089485C">
        <w:t xml:space="preserve">power </w:t>
      </w:r>
      <w:r w:rsidR="003F3DBF">
        <w:t>order</w:t>
      </w:r>
      <w:r>
        <w:t xml:space="preserve"> applied on power stage</w:t>
      </w:r>
    </w:p>
    <w:p w14:paraId="50859852" w14:textId="77777777" w:rsidR="003F3DBF" w:rsidRPr="0089485C" w:rsidRDefault="0089485C" w:rsidP="003F3DBF">
      <w:pPr>
        <w:pStyle w:val="ListParagraph"/>
        <w:numPr>
          <w:ilvl w:val="1"/>
          <w:numId w:val="23"/>
        </w:numPr>
        <w:spacing w:before="40" w:after="40"/>
        <w:rPr>
          <w:b/>
        </w:rPr>
      </w:pPr>
      <w:r>
        <w:t>Measured m</w:t>
      </w:r>
      <w:r w:rsidR="003F3DBF">
        <w:t>otor current in mA</w:t>
      </w:r>
    </w:p>
    <w:p w14:paraId="30315244" w14:textId="77777777" w:rsidR="0089485C" w:rsidRPr="0008149A" w:rsidRDefault="0089485C" w:rsidP="003F3DBF">
      <w:pPr>
        <w:pStyle w:val="ListParagraph"/>
        <w:numPr>
          <w:ilvl w:val="1"/>
          <w:numId w:val="23"/>
        </w:numPr>
        <w:spacing w:before="40" w:after="40"/>
        <w:rPr>
          <w:b/>
        </w:rPr>
      </w:pPr>
      <w:r>
        <w:t xml:space="preserve">Step consign to reach (as described at the beginning of the chapter </w:t>
      </w:r>
      <w:r>
        <w:fldChar w:fldCharType="begin"/>
      </w:r>
      <w:r>
        <w:instrText xml:space="preserve"> REF _Ref361383013 \r \h </w:instrText>
      </w:r>
      <w:r>
        <w:fldChar w:fldCharType="separate"/>
      </w:r>
      <w:r w:rsidR="00834BB3">
        <w:t>4.3.2</w:t>
      </w:r>
      <w:r>
        <w:fldChar w:fldCharType="end"/>
      </w:r>
      <w:r>
        <w:t>)</w:t>
      </w:r>
    </w:p>
    <w:p w14:paraId="6F2DBCCA" w14:textId="77777777" w:rsidR="0008149A" w:rsidRPr="000F5FBB" w:rsidRDefault="0008149A" w:rsidP="003F3DBF">
      <w:pPr>
        <w:pStyle w:val="ListParagraph"/>
        <w:numPr>
          <w:ilvl w:val="1"/>
          <w:numId w:val="23"/>
        </w:numPr>
        <w:spacing w:before="40" w:after="40"/>
        <w:rPr>
          <w:b/>
        </w:rPr>
      </w:pPr>
      <w:r>
        <w:t>‘New cycle started’ flag</w:t>
      </w:r>
    </w:p>
    <w:p w14:paraId="48B0732A" w14:textId="77777777" w:rsidR="000F5FBB" w:rsidRPr="000F5FBB" w:rsidRDefault="000F5FBB" w:rsidP="003F3DBF">
      <w:pPr>
        <w:pStyle w:val="ListParagraph"/>
        <w:numPr>
          <w:ilvl w:val="1"/>
          <w:numId w:val="23"/>
        </w:numPr>
        <w:spacing w:before="40" w:after="40"/>
        <w:rPr>
          <w:b/>
        </w:rPr>
      </w:pPr>
      <w:r>
        <w:t>Post build parameters</w:t>
      </w:r>
      <w:r w:rsidR="00871F8F">
        <w:t>:</w:t>
      </w:r>
    </w:p>
    <w:p w14:paraId="343EEDBF" w14:textId="77777777" w:rsidR="000F5FBB" w:rsidRPr="003E6191" w:rsidRDefault="000F5FBB" w:rsidP="000F5FBB">
      <w:pPr>
        <w:pStyle w:val="ListParagraph"/>
        <w:numPr>
          <w:ilvl w:val="2"/>
          <w:numId w:val="23"/>
        </w:numPr>
        <w:spacing w:before="40" w:after="40"/>
        <w:rPr>
          <w:b/>
        </w:rPr>
      </w:pPr>
      <w:r>
        <w:t>Maximum current supported by ECU</w:t>
      </w:r>
      <w:r w:rsidR="003F4E1C">
        <w:t xml:space="preserve">: </w:t>
      </w:r>
      <w:r w:rsidR="003F4E1C" w:rsidRPr="003F4E1C">
        <w:rPr>
          <w:b/>
        </w:rPr>
        <w:t>CAL_KU8_MAX_CURRENT_VALUE</w:t>
      </w:r>
    </w:p>
    <w:p w14:paraId="6D3389E8" w14:textId="77777777" w:rsidR="003E6191" w:rsidRPr="003E6191" w:rsidRDefault="003E6191" w:rsidP="000F5FBB">
      <w:pPr>
        <w:pStyle w:val="ListParagraph"/>
        <w:numPr>
          <w:ilvl w:val="2"/>
          <w:numId w:val="23"/>
        </w:numPr>
        <w:spacing w:before="40" w:after="40"/>
        <w:rPr>
          <w:b/>
        </w:rPr>
      </w:pPr>
      <w:r>
        <w:t>High &amp; Low offsets values</w:t>
      </w:r>
    </w:p>
    <w:p w14:paraId="6D3E7B18" w14:textId="77777777" w:rsidR="003E6191" w:rsidRPr="00B347F8" w:rsidRDefault="003E6191" w:rsidP="000F5FBB">
      <w:pPr>
        <w:pStyle w:val="ListParagraph"/>
        <w:numPr>
          <w:ilvl w:val="2"/>
          <w:numId w:val="23"/>
        </w:numPr>
        <w:spacing w:before="40" w:after="40"/>
        <w:rPr>
          <w:b/>
        </w:rPr>
      </w:pPr>
      <w:r>
        <w:t>High &amp; Low delta threshold values for the gap between step consign and measured current</w:t>
      </w:r>
    </w:p>
    <w:p w14:paraId="110544A1" w14:textId="77777777" w:rsidR="00840839" w:rsidRDefault="00840839" w:rsidP="00840839">
      <w:pPr>
        <w:pStyle w:val="ListParagraph"/>
        <w:numPr>
          <w:ilvl w:val="0"/>
          <w:numId w:val="23"/>
        </w:numPr>
        <w:spacing w:before="40" w:after="40"/>
        <w:rPr>
          <w:b/>
        </w:rPr>
      </w:pPr>
      <w:r w:rsidRPr="00B347F8">
        <w:rPr>
          <w:b/>
        </w:rPr>
        <w:t>Returned values</w:t>
      </w:r>
      <w:r w:rsidR="00871F8F">
        <w:rPr>
          <w:b/>
        </w:rPr>
        <w:t>:</w:t>
      </w:r>
    </w:p>
    <w:p w14:paraId="1226802D" w14:textId="77777777" w:rsidR="00733D92" w:rsidRPr="00733D92" w:rsidRDefault="00733D92" w:rsidP="00733D92">
      <w:pPr>
        <w:pStyle w:val="ListParagraph"/>
        <w:spacing w:before="40" w:after="40"/>
        <w:ind w:left="780"/>
      </w:pPr>
      <w:r>
        <w:t>None.</w:t>
      </w:r>
    </w:p>
    <w:p w14:paraId="6A0FEDDA" w14:textId="77777777" w:rsidR="00840839" w:rsidRDefault="00840839" w:rsidP="00840839"/>
    <w:p w14:paraId="0024A42F" w14:textId="77777777" w:rsidR="00B54090" w:rsidRDefault="00B54090">
      <w:pPr>
        <w:jc w:val="left"/>
        <w:rPr>
          <w:rFonts w:ascii="Arial (W1)" w:hAnsi="Arial (W1)"/>
          <w:b/>
        </w:rPr>
      </w:pPr>
      <w:bookmarkStart w:id="263" w:name="_Ref318358825"/>
      <w:r>
        <w:br w:type="page"/>
      </w:r>
    </w:p>
    <w:p w14:paraId="18BB4657" w14:textId="77777777" w:rsidR="00840839" w:rsidRDefault="00840839" w:rsidP="00840839">
      <w:pPr>
        <w:pStyle w:val="Heading4"/>
      </w:pPr>
      <w:bookmarkStart w:id="264" w:name="_Ref361750334"/>
      <w:bookmarkStart w:id="265" w:name="_Toc396742535"/>
      <w:r>
        <w:lastRenderedPageBreak/>
        <w:t>ManagePIDCurrentSteps</w:t>
      </w:r>
      <w:bookmarkEnd w:id="263"/>
      <w:bookmarkEnd w:id="264"/>
      <w:bookmarkEnd w:id="265"/>
    </w:p>
    <w:p w14:paraId="638631F9" w14:textId="77777777" w:rsidR="00840839" w:rsidRDefault="00840839" w:rsidP="00840839">
      <w:pPr>
        <w:pStyle w:val="ListParagraph"/>
        <w:numPr>
          <w:ilvl w:val="0"/>
          <w:numId w:val="23"/>
        </w:numPr>
        <w:spacing w:before="40" w:after="40"/>
        <w:rPr>
          <w:b/>
        </w:rPr>
      </w:pPr>
      <w:r w:rsidRPr="00B347F8">
        <w:rPr>
          <w:b/>
        </w:rPr>
        <w:t>Its finality</w:t>
      </w:r>
      <w:r w:rsidR="00871F8F">
        <w:rPr>
          <w:b/>
        </w:rPr>
        <w:t>:</w:t>
      </w:r>
    </w:p>
    <w:p w14:paraId="2E3818C6" w14:textId="77777777" w:rsidR="007845BC" w:rsidRPr="007845BC" w:rsidRDefault="007845BC" w:rsidP="007845BC">
      <w:pPr>
        <w:pStyle w:val="ListParagraph"/>
        <w:spacing w:before="40" w:after="40"/>
        <w:ind w:left="780"/>
      </w:pPr>
      <w:r>
        <w:t xml:space="preserve">The aim of this function is to compute the </w:t>
      </w:r>
      <w:r w:rsidR="00FB40D9">
        <w:t>motor power order</w:t>
      </w:r>
      <w:r>
        <w:t xml:space="preserve"> that should be applied in case of step configured with current order type with a PID option.</w:t>
      </w:r>
    </w:p>
    <w:p w14:paraId="391B1E86" w14:textId="77777777" w:rsidR="00840839" w:rsidRDefault="00840839" w:rsidP="00840839">
      <w:pPr>
        <w:pStyle w:val="ListParagraph"/>
        <w:numPr>
          <w:ilvl w:val="0"/>
          <w:numId w:val="23"/>
        </w:numPr>
        <w:spacing w:before="40" w:after="40"/>
        <w:rPr>
          <w:b/>
        </w:rPr>
      </w:pPr>
      <w:r w:rsidRPr="00B347F8">
        <w:rPr>
          <w:b/>
        </w:rPr>
        <w:t>Exported functions used</w:t>
      </w:r>
      <w:r w:rsidR="00871F8F">
        <w:rPr>
          <w:b/>
        </w:rPr>
        <w:t>:</w:t>
      </w:r>
    </w:p>
    <w:p w14:paraId="606ED62A" w14:textId="77777777" w:rsidR="00733D92" w:rsidRPr="00733D92" w:rsidRDefault="00733D92" w:rsidP="00733D92">
      <w:pPr>
        <w:pStyle w:val="ListParagraph"/>
        <w:spacing w:before="40" w:after="40"/>
        <w:ind w:left="780"/>
      </w:pPr>
      <w:r>
        <w:t>None.</w:t>
      </w:r>
    </w:p>
    <w:p w14:paraId="171B0125" w14:textId="77777777" w:rsidR="00840839" w:rsidRDefault="00840839" w:rsidP="00840839">
      <w:pPr>
        <w:pStyle w:val="ListParagraph"/>
        <w:numPr>
          <w:ilvl w:val="0"/>
          <w:numId w:val="23"/>
        </w:numPr>
        <w:spacing w:before="40" w:after="40"/>
        <w:rPr>
          <w:b/>
        </w:rPr>
      </w:pPr>
      <w:r w:rsidRPr="00B347F8">
        <w:rPr>
          <w:b/>
        </w:rPr>
        <w:t>Exported variables used</w:t>
      </w:r>
      <w:r w:rsidR="00871F8F">
        <w:rPr>
          <w:b/>
        </w:rPr>
        <w:t>:</w:t>
      </w:r>
    </w:p>
    <w:p w14:paraId="0207B3E6" w14:textId="77777777" w:rsidR="00733D92" w:rsidRPr="00733D92" w:rsidRDefault="00733D92" w:rsidP="00733D92">
      <w:pPr>
        <w:pStyle w:val="ListParagraph"/>
        <w:spacing w:before="40" w:after="40"/>
        <w:ind w:left="780"/>
      </w:pPr>
      <w:r>
        <w:t>None.</w:t>
      </w:r>
    </w:p>
    <w:p w14:paraId="7C8D2EA8" w14:textId="77777777" w:rsidR="00840839" w:rsidRDefault="00840839" w:rsidP="00840839">
      <w:pPr>
        <w:pStyle w:val="ListParagraph"/>
        <w:numPr>
          <w:ilvl w:val="0"/>
          <w:numId w:val="23"/>
        </w:numPr>
        <w:spacing w:before="40" w:after="40"/>
        <w:rPr>
          <w:b/>
        </w:rPr>
      </w:pPr>
      <w:r w:rsidRPr="00B347F8">
        <w:rPr>
          <w:b/>
        </w:rPr>
        <w:t>Object</w:t>
      </w:r>
      <w:r w:rsidR="00871F8F">
        <w:rPr>
          <w:b/>
        </w:rPr>
        <w:t>:</w:t>
      </w:r>
    </w:p>
    <w:p w14:paraId="4F43D466" w14:textId="77777777" w:rsidR="00FB40D9" w:rsidRPr="00BF74BB" w:rsidRDefault="00FB40D9" w:rsidP="00FB40D9">
      <w:pPr>
        <w:pStyle w:val="RequirementID"/>
        <w:ind w:left="780"/>
        <w:rPr>
          <w:u w:val="none"/>
        </w:rPr>
      </w:pPr>
      <w:r w:rsidRPr="00BF74BB">
        <w:rPr>
          <w:u w:val="none"/>
        </w:rPr>
        <w:t xml:space="preserve">According to the scaling of the data computed by </w:t>
      </w:r>
      <w:r w:rsidRPr="00BF74BB">
        <w:rPr>
          <w:u w:val="none"/>
        </w:rPr>
        <w:fldChar w:fldCharType="begin"/>
      </w:r>
      <w:r w:rsidRPr="00BF74BB">
        <w:rPr>
          <w:u w:val="none"/>
        </w:rPr>
        <w:instrText xml:space="preserve"> REF _Ref360538815 \h </w:instrText>
      </w:r>
      <w:r w:rsidRPr="00BF74BB">
        <w:rPr>
          <w:u w:val="none"/>
        </w:rPr>
      </w:r>
      <w:r w:rsidRPr="00BF74BB">
        <w:rPr>
          <w:u w:val="none"/>
        </w:rPr>
        <w:fldChar w:fldCharType="separate"/>
      </w:r>
      <w:r w:rsidR="00834BB3" w:rsidRPr="00102C7D">
        <w:t>M_ControlStepExecution</w:t>
      </w:r>
      <w:r w:rsidRPr="00BF74BB">
        <w:rPr>
          <w:u w:val="none"/>
        </w:rPr>
        <w:fldChar w:fldCharType="end"/>
      </w:r>
      <w:r w:rsidRPr="00BF74BB">
        <w:rPr>
          <w:u w:val="none"/>
        </w:rPr>
        <w:t xml:space="preserve"> function in case of a step configured with </w:t>
      </w:r>
      <w:r>
        <w:rPr>
          <w:u w:val="none"/>
        </w:rPr>
        <w:t>voltage</w:t>
      </w:r>
      <w:r w:rsidRPr="00BF74BB">
        <w:rPr>
          <w:u w:val="none"/>
        </w:rPr>
        <w:t xml:space="preserve"> order type:</w:t>
      </w:r>
    </w:p>
    <w:p w14:paraId="78383713" w14:textId="77777777" w:rsidR="00FB40D9" w:rsidRPr="00BF74BB" w:rsidRDefault="00FB40D9" w:rsidP="00FB40D9">
      <w:pPr>
        <w:pStyle w:val="RequirementID"/>
        <w:ind w:left="780"/>
        <w:rPr>
          <w:u w:val="none"/>
        </w:rPr>
      </w:pPr>
    </w:p>
    <w:p w14:paraId="1FA5D4EE" w14:textId="77777777" w:rsidR="00FB40D9" w:rsidRPr="00BF74BB" w:rsidRDefault="00FB40D9" w:rsidP="00FB40D9">
      <w:pPr>
        <w:pStyle w:val="RequirementID"/>
        <w:ind w:left="780"/>
        <w:rPr>
          <w:u w:val="none"/>
        </w:rPr>
      </w:pPr>
      <w:r w:rsidRPr="00BF74BB">
        <w:rPr>
          <w:u w:val="none"/>
        </w:rPr>
        <w:t>The first order step value and slope value have the same high resolution scaling:</w:t>
      </w:r>
    </w:p>
    <w:p w14:paraId="37E68035" w14:textId="77777777" w:rsidR="00FB40D9" w:rsidRDefault="00FB40D9" w:rsidP="00FB40D9">
      <w:pPr>
        <w:pStyle w:val="RequirementID"/>
        <w:ind w:left="780"/>
        <w:rPr>
          <w:u w:val="none"/>
        </w:rPr>
      </w:pPr>
      <w:r>
        <w:rPr>
          <w:u w:val="none"/>
        </w:rPr>
        <w:t>Initially s</w:t>
      </w:r>
      <w:r w:rsidRPr="00BF74BB">
        <w:rPr>
          <w:u w:val="none"/>
        </w:rPr>
        <w:t>tep parameter consign value full range is [</w:t>
      </w:r>
      <w:r>
        <w:rPr>
          <w:u w:val="none"/>
        </w:rPr>
        <w:t>-40A</w:t>
      </w:r>
      <w:r w:rsidRPr="00BF74BB">
        <w:rPr>
          <w:u w:val="none"/>
        </w:rPr>
        <w:t xml:space="preserve"> ; </w:t>
      </w:r>
      <w:r>
        <w:rPr>
          <w:u w:val="none"/>
        </w:rPr>
        <w:t>40A</w:t>
      </w:r>
      <w:r w:rsidRPr="00BF74BB">
        <w:rPr>
          <w:u w:val="none"/>
        </w:rPr>
        <w:t>]</w:t>
      </w:r>
      <w:r>
        <w:rPr>
          <w:u w:val="none"/>
        </w:rPr>
        <w:t xml:space="preserve"> with physical values or [-80;80] with logical values (i.e. 1lsb=0.5A) </w:t>
      </w:r>
    </w:p>
    <w:p w14:paraId="20D1519D" w14:textId="77777777" w:rsidR="00FB40D9" w:rsidRPr="003F4E1C" w:rsidRDefault="00FB40D9" w:rsidP="00FB40D9">
      <w:pPr>
        <w:pStyle w:val="RequirementID"/>
        <w:ind w:left="780"/>
        <w:rPr>
          <w:i/>
          <w:u w:val="none"/>
        </w:rPr>
      </w:pPr>
      <w:r w:rsidRPr="003F4E1C">
        <w:rPr>
          <w:i/>
          <w:u w:val="none"/>
        </w:rPr>
        <w:t>Note: ‘40A’ value is just given as example, it will depend from a POST-BUILD parameter</w:t>
      </w:r>
      <w:r w:rsidR="00871F8F">
        <w:rPr>
          <w:i/>
          <w:u w:val="none"/>
        </w:rPr>
        <w:t>:</w:t>
      </w:r>
      <w:r w:rsidRPr="003F4E1C">
        <w:rPr>
          <w:i/>
          <w:u w:val="none"/>
        </w:rPr>
        <w:t xml:space="preserve"> </w:t>
      </w:r>
      <w:r w:rsidRPr="003F4E1C">
        <w:rPr>
          <w:b/>
          <w:i/>
          <w:u w:val="none"/>
        </w:rPr>
        <w:t>CAL_KU8_MAX_CURRENT_VALUE</w:t>
      </w:r>
    </w:p>
    <w:p w14:paraId="1934BE24" w14:textId="77777777" w:rsidR="00FB40D9" w:rsidRDefault="00FB40D9" w:rsidP="00FB40D9">
      <w:pPr>
        <w:pStyle w:val="RequirementID"/>
        <w:ind w:left="780"/>
        <w:rPr>
          <w:u w:val="none"/>
        </w:rPr>
      </w:pPr>
      <w:r w:rsidRPr="00BF74BB">
        <w:rPr>
          <w:u w:val="none"/>
        </w:rPr>
        <w:t xml:space="preserve">After applying the power degradation factor and temperature correction </w:t>
      </w:r>
      <w:r>
        <w:rPr>
          <w:u w:val="none"/>
        </w:rPr>
        <w:t>factor the full range will be [-655360</w:t>
      </w:r>
      <w:r w:rsidRPr="00BF74BB">
        <w:rPr>
          <w:u w:val="none"/>
        </w:rPr>
        <w:t xml:space="preserve"> ; </w:t>
      </w:r>
      <w:r>
        <w:rPr>
          <w:u w:val="none"/>
        </w:rPr>
        <w:t>655360</w:t>
      </w:r>
      <w:r w:rsidRPr="00BF74BB">
        <w:rPr>
          <w:u w:val="none"/>
        </w:rPr>
        <w:t>]</w:t>
      </w:r>
      <w:r>
        <w:rPr>
          <w:u w:val="none"/>
        </w:rPr>
        <w:t xml:space="preserve"> (with nominal conditions: No power degradation=128 and no temperature correction = 64)</w:t>
      </w:r>
    </w:p>
    <w:p w14:paraId="176F3735" w14:textId="77777777" w:rsidR="00FB40D9" w:rsidRDefault="00FB40D9" w:rsidP="00FB40D9">
      <w:pPr>
        <w:pStyle w:val="RequirementID"/>
        <w:ind w:left="780"/>
        <w:rPr>
          <w:u w:val="none"/>
        </w:rPr>
      </w:pPr>
      <w:r>
        <w:rPr>
          <w:u w:val="none"/>
        </w:rPr>
        <w:t>Power degradation factor resolution is 1/128</w:t>
      </w:r>
    </w:p>
    <w:p w14:paraId="20A5B4B6" w14:textId="77777777" w:rsidR="00FB40D9" w:rsidRDefault="00FB40D9" w:rsidP="00FB40D9">
      <w:pPr>
        <w:pStyle w:val="RequirementID"/>
        <w:ind w:left="780"/>
        <w:rPr>
          <w:u w:val="none"/>
        </w:rPr>
      </w:pPr>
      <w:r>
        <w:rPr>
          <w:u w:val="none"/>
        </w:rPr>
        <w:t>Temperature correction factor resolution is 1/64</w:t>
      </w:r>
    </w:p>
    <w:p w14:paraId="10127666" w14:textId="77777777" w:rsidR="00FB40D9" w:rsidRDefault="00FB40D9" w:rsidP="00FB40D9">
      <w:pPr>
        <w:pStyle w:val="RequirementID"/>
        <w:ind w:left="780"/>
        <w:rPr>
          <w:u w:val="none"/>
        </w:rPr>
      </w:pPr>
      <w:r>
        <w:rPr>
          <w:u w:val="none"/>
        </w:rPr>
        <w:t xml:space="preserve">The resolution of the multiplication result will be </w:t>
      </w:r>
      <m:oMath>
        <m:r>
          <w:rPr>
            <w:rFonts w:ascii="Cambria Math" w:hAnsi="Cambria Math"/>
            <w:u w:val="none"/>
          </w:rPr>
          <m:t>8192 lsb≅ 0.5A</m:t>
        </m:r>
      </m:oMath>
      <w:r>
        <w:rPr>
          <w:u w:val="none"/>
        </w:rPr>
        <w:t>.</w:t>
      </w:r>
    </w:p>
    <w:p w14:paraId="2F54D716" w14:textId="77777777" w:rsidR="00FB40D9" w:rsidRDefault="00FB40D9" w:rsidP="00FB40D9">
      <w:pPr>
        <w:pStyle w:val="RequirementID"/>
        <w:ind w:left="780"/>
        <w:rPr>
          <w:u w:val="none"/>
        </w:rPr>
      </w:pPr>
      <w:r>
        <w:rPr>
          <w:u w:val="none"/>
        </w:rPr>
        <w:t xml:space="preserve">So: </w:t>
      </w:r>
      <w:r w:rsidRPr="00A5000D">
        <w:rPr>
          <w:rFonts w:ascii="Cambria Math" w:hAnsi="Cambria Math"/>
          <w:i/>
          <w:u w:val="none"/>
        </w:rPr>
        <w:t>StepFirstOrderValue</w:t>
      </w:r>
      <w:r>
        <w:rPr>
          <w:u w:val="none"/>
        </w:rPr>
        <w:t xml:space="preserve"> and </w:t>
      </w:r>
      <w:r w:rsidRPr="00A5000D">
        <w:rPr>
          <w:rFonts w:ascii="Cambria Math" w:hAnsi="Cambria Math"/>
          <w:i/>
          <w:u w:val="none"/>
        </w:rPr>
        <w:t>SlopeValue</w:t>
      </w:r>
      <w:r>
        <w:rPr>
          <w:u w:val="none"/>
        </w:rPr>
        <w:t xml:space="preserve"> have this resolution. And </w:t>
      </w:r>
      <w:r w:rsidRPr="00754828">
        <w:rPr>
          <w:i/>
          <w:u w:val="none"/>
        </w:rPr>
        <w:t>StepConsign</w:t>
      </w:r>
      <w:r>
        <w:rPr>
          <w:u w:val="none"/>
        </w:rPr>
        <w:t xml:space="preserve"> data will inherit this resolution. </w:t>
      </w:r>
    </w:p>
    <w:p w14:paraId="64CC2B06" w14:textId="77777777" w:rsidR="00FB40D9" w:rsidRPr="00FB40D9" w:rsidRDefault="00FB40D9" w:rsidP="00FB40D9">
      <w:pPr>
        <w:pStyle w:val="RequirementID"/>
        <w:ind w:left="780"/>
        <w:rPr>
          <w:i/>
          <w:u w:val="none"/>
        </w:rPr>
      </w:pPr>
      <w:r w:rsidRPr="00FB40D9">
        <w:rPr>
          <w:i/>
          <w:u w:val="none"/>
        </w:rPr>
        <w:t>(Note: in case of PID regulation, the slope value is 0 since it’s forbidden to perform a PID regulation on a ‘moving’ target)</w:t>
      </w:r>
    </w:p>
    <w:p w14:paraId="079B82B0" w14:textId="77777777" w:rsidR="00FB40D9" w:rsidRPr="00BF74BB" w:rsidRDefault="00FB40D9" w:rsidP="00FB40D9">
      <w:pPr>
        <w:pStyle w:val="RequirementID"/>
        <w:ind w:left="780"/>
        <w:rPr>
          <w:u w:val="none"/>
        </w:rPr>
      </w:pPr>
    </w:p>
    <w:p w14:paraId="73F156ED" w14:textId="77777777" w:rsidR="00FB40D9" w:rsidRPr="00FB40D9" w:rsidRDefault="00FB40D9" w:rsidP="00FB40D9">
      <w:pPr>
        <w:pStyle w:val="ListParagraph"/>
        <w:spacing w:before="40" w:after="40"/>
        <w:ind w:left="780"/>
        <w:rPr>
          <w:b/>
        </w:rPr>
      </w:pPr>
      <w:r w:rsidRPr="00BF74BB">
        <w:t xml:space="preserve">The goal is to compute a </w:t>
      </w:r>
      <w:r>
        <w:t xml:space="preserve">motor </w:t>
      </w:r>
      <w:r w:rsidRPr="00BF74BB">
        <w:t>power order with a [-6400 ; 6400] full range</w:t>
      </w:r>
      <w:r>
        <w:t>.</w:t>
      </w:r>
    </w:p>
    <w:p w14:paraId="0CA0BCC2" w14:textId="77777777" w:rsidR="00FB40D9" w:rsidRPr="00FB40D9" w:rsidRDefault="00FB40D9" w:rsidP="00FB40D9">
      <w:pPr>
        <w:spacing w:before="40" w:after="40"/>
        <w:rPr>
          <w:b/>
        </w:rPr>
      </w:pPr>
    </w:p>
    <w:p w14:paraId="0D761F4B" w14:textId="77777777" w:rsidR="007E73F2" w:rsidRPr="00073466" w:rsidRDefault="007E73F2" w:rsidP="007E73F2">
      <w:pPr>
        <w:pStyle w:val="ListParagraph"/>
        <w:spacing w:before="40" w:after="40"/>
        <w:ind w:left="780"/>
        <w:rPr>
          <w:highlight w:val="red"/>
        </w:rPr>
      </w:pPr>
      <w:r w:rsidRPr="00073466">
        <w:rPr>
          <w:highlight w:val="red"/>
        </w:rPr>
        <w:t>The step consign is received with 1lsb=1mA resolution. According to the static error, the error history</w:t>
      </w:r>
      <w:r w:rsidR="00871F8F">
        <w:rPr>
          <w:highlight w:val="red"/>
        </w:rPr>
        <w:t>:</w:t>
      </w:r>
      <w:r w:rsidRPr="00073466">
        <w:rPr>
          <w:highlight w:val="red"/>
        </w:rPr>
        <w:t xml:space="preserve"> the motor command shall be computed with a PID algorithm. This regulation can be based on motor current or on the battery current.</w:t>
      </w:r>
    </w:p>
    <w:p w14:paraId="079B384C" w14:textId="77777777" w:rsidR="007E73F2" w:rsidRPr="00073466" w:rsidRDefault="007E73F2" w:rsidP="007E73F2">
      <w:pPr>
        <w:pStyle w:val="ListParagraph"/>
        <w:spacing w:before="40" w:after="40"/>
        <w:ind w:left="780"/>
        <w:rPr>
          <w:highlight w:val="red"/>
        </w:rPr>
      </w:pPr>
    </w:p>
    <w:p w14:paraId="68CB69FD" w14:textId="77777777" w:rsidR="007E73F2" w:rsidRDefault="007E73F2" w:rsidP="007E73F2">
      <w:pPr>
        <w:pStyle w:val="ListParagraph"/>
        <w:spacing w:before="40" w:after="40"/>
        <w:ind w:left="780"/>
      </w:pPr>
      <w:r w:rsidRPr="00073466">
        <w:rPr>
          <w:highlight w:val="red"/>
        </w:rPr>
        <w:t>The PID algorithm that shall be implemented is not a strict PID, Due to HW constraints some deviations are required.</w:t>
      </w:r>
    </w:p>
    <w:p w14:paraId="5EADF975" w14:textId="77777777" w:rsidR="007E73F2" w:rsidRPr="007E73F2" w:rsidRDefault="007E73F2" w:rsidP="007E73F2">
      <w:pPr>
        <w:pStyle w:val="ListParagraph"/>
        <w:spacing w:before="40" w:after="40"/>
        <w:ind w:left="780"/>
      </w:pPr>
    </w:p>
    <w:p w14:paraId="5347E295" w14:textId="77777777" w:rsidR="00840839" w:rsidRDefault="00840839" w:rsidP="00840839">
      <w:pPr>
        <w:pStyle w:val="ListParagraph"/>
        <w:numPr>
          <w:ilvl w:val="0"/>
          <w:numId w:val="23"/>
        </w:numPr>
        <w:spacing w:before="40" w:after="40"/>
        <w:rPr>
          <w:b/>
        </w:rPr>
      </w:pPr>
      <w:r w:rsidRPr="00B347F8">
        <w:rPr>
          <w:b/>
        </w:rPr>
        <w:t>Entering and outgoing parameters</w:t>
      </w:r>
      <w:r w:rsidR="00871F8F">
        <w:rPr>
          <w:b/>
        </w:rPr>
        <w:t>:</w:t>
      </w:r>
    </w:p>
    <w:p w14:paraId="07CC493F" w14:textId="77777777" w:rsidR="00733D92" w:rsidRPr="00733D92" w:rsidRDefault="00733D92" w:rsidP="00733D92">
      <w:pPr>
        <w:pStyle w:val="ListParagraph"/>
        <w:spacing w:before="40" w:after="40"/>
        <w:ind w:left="780"/>
      </w:pPr>
      <w:r>
        <w:t>None.</w:t>
      </w:r>
    </w:p>
    <w:p w14:paraId="4322A491" w14:textId="77777777" w:rsidR="00840839" w:rsidRDefault="00840839" w:rsidP="00840839">
      <w:pPr>
        <w:pStyle w:val="ListParagraph"/>
        <w:numPr>
          <w:ilvl w:val="0"/>
          <w:numId w:val="23"/>
        </w:numPr>
        <w:spacing w:before="40" w:after="40"/>
        <w:rPr>
          <w:b/>
        </w:rPr>
      </w:pPr>
      <w:r w:rsidRPr="00B347F8">
        <w:rPr>
          <w:b/>
        </w:rPr>
        <w:t>Period</w:t>
      </w:r>
      <w:r w:rsidR="00871F8F">
        <w:rPr>
          <w:b/>
        </w:rPr>
        <w:t>:</w:t>
      </w:r>
    </w:p>
    <w:p w14:paraId="23102EBC" w14:textId="77777777" w:rsidR="00733D92" w:rsidRPr="00733D92" w:rsidRDefault="00733D92" w:rsidP="00733D92">
      <w:pPr>
        <w:pStyle w:val="ListParagraph"/>
        <w:spacing w:before="40" w:after="40"/>
        <w:ind w:left="780"/>
      </w:pPr>
      <w:r w:rsidRPr="001E01F8">
        <w:t>This f</w:t>
      </w:r>
      <w:r>
        <w:t>unction shall be called every 2</w:t>
      </w:r>
      <w:r w:rsidRPr="001E01F8">
        <w:t>ms</w:t>
      </w:r>
      <w:r w:rsidR="00A90A21">
        <w:t xml:space="preserve"> when the step order type is ‘Current’ with at least one PID bit active</w:t>
      </w:r>
      <w:r w:rsidRPr="001E01F8">
        <w:t>.</w:t>
      </w:r>
    </w:p>
    <w:p w14:paraId="3EDDB6E4" w14:textId="77777777" w:rsidR="00840839" w:rsidRDefault="00840839" w:rsidP="00840839">
      <w:pPr>
        <w:pStyle w:val="ListParagraph"/>
        <w:numPr>
          <w:ilvl w:val="0"/>
          <w:numId w:val="23"/>
        </w:numPr>
        <w:spacing w:before="40" w:after="40"/>
        <w:rPr>
          <w:b/>
        </w:rPr>
      </w:pPr>
      <w:r w:rsidRPr="00B347F8">
        <w:rPr>
          <w:b/>
        </w:rPr>
        <w:t>Who</w:t>
      </w:r>
      <w:r w:rsidR="00871F8F">
        <w:rPr>
          <w:b/>
        </w:rPr>
        <w:t>:</w:t>
      </w:r>
    </w:p>
    <w:p w14:paraId="5ABE2570" w14:textId="77777777" w:rsidR="00733D92" w:rsidRPr="00733D92" w:rsidRDefault="00733D92" w:rsidP="00733D92">
      <w:pPr>
        <w:pStyle w:val="ListParagraph"/>
        <w:spacing w:before="40" w:after="40"/>
        <w:ind w:left="780"/>
        <w:rPr>
          <w:b/>
        </w:rPr>
      </w:pPr>
      <w:r>
        <w:t xml:space="preserve">This function is called by the exported function in charge of the step scheduling (See </w:t>
      </w:r>
      <w:r>
        <w:fldChar w:fldCharType="begin"/>
      </w:r>
      <w:r>
        <w:instrText xml:space="preserve"> REF _Ref315163052 \n \h </w:instrText>
      </w:r>
      <w:r>
        <w:fldChar w:fldCharType="separate"/>
      </w:r>
      <w:r w:rsidR="00834BB3">
        <w:t>3.2.2</w:t>
      </w:r>
      <w:r>
        <w:fldChar w:fldCharType="end"/>
      </w:r>
      <w:r>
        <w:t xml:space="preserve"> </w:t>
      </w:r>
      <w:r>
        <w:fldChar w:fldCharType="begin"/>
      </w:r>
      <w:r>
        <w:instrText xml:space="preserve"> REF _Ref315163033 \h </w:instrText>
      </w:r>
      <w:r>
        <w:fldChar w:fldCharType="separate"/>
      </w:r>
      <w:r w:rsidR="00834BB3">
        <w:t xml:space="preserve">Function </w:t>
      </w:r>
      <w:r>
        <w:fldChar w:fldCharType="end"/>
      </w:r>
    </w:p>
    <w:p w14:paraId="4BAF2702" w14:textId="77777777" w:rsidR="00840839" w:rsidRDefault="00840839" w:rsidP="00840839">
      <w:pPr>
        <w:pStyle w:val="ListParagraph"/>
        <w:numPr>
          <w:ilvl w:val="0"/>
          <w:numId w:val="23"/>
        </w:numPr>
        <w:spacing w:before="40" w:after="40"/>
        <w:rPr>
          <w:b/>
        </w:rPr>
      </w:pPr>
      <w:r w:rsidRPr="00B347F8">
        <w:rPr>
          <w:b/>
        </w:rPr>
        <w:t>Items used</w:t>
      </w:r>
      <w:r w:rsidR="00871F8F">
        <w:rPr>
          <w:b/>
        </w:rPr>
        <w:t>:</w:t>
      </w:r>
    </w:p>
    <w:p w14:paraId="19785218" w14:textId="77777777" w:rsidR="007845BC" w:rsidRPr="007845BC" w:rsidRDefault="007845BC" w:rsidP="007845BC">
      <w:pPr>
        <w:pStyle w:val="ListParagraph"/>
        <w:numPr>
          <w:ilvl w:val="1"/>
          <w:numId w:val="23"/>
        </w:numPr>
        <w:spacing w:before="40" w:after="40"/>
        <w:rPr>
          <w:b/>
        </w:rPr>
      </w:pPr>
      <w:r>
        <w:t>Motor current value in mA</w:t>
      </w:r>
    </w:p>
    <w:p w14:paraId="37F21871" w14:textId="77777777" w:rsidR="007845BC" w:rsidRPr="007845BC" w:rsidRDefault="007845BC" w:rsidP="007845BC">
      <w:pPr>
        <w:pStyle w:val="ListParagraph"/>
        <w:numPr>
          <w:ilvl w:val="1"/>
          <w:numId w:val="23"/>
        </w:numPr>
        <w:spacing w:before="40" w:after="40"/>
        <w:rPr>
          <w:b/>
        </w:rPr>
      </w:pPr>
      <w:r>
        <w:t>Previous integral error value</w:t>
      </w:r>
    </w:p>
    <w:p w14:paraId="5DA089F4" w14:textId="77777777" w:rsidR="007845BC" w:rsidRPr="003E6191" w:rsidRDefault="007845BC" w:rsidP="007845BC">
      <w:pPr>
        <w:pStyle w:val="ListParagraph"/>
        <w:numPr>
          <w:ilvl w:val="1"/>
          <w:numId w:val="23"/>
        </w:numPr>
        <w:spacing w:before="40" w:after="40"/>
        <w:rPr>
          <w:b/>
        </w:rPr>
      </w:pPr>
      <w:r>
        <w:t>New cycle flag</w:t>
      </w:r>
    </w:p>
    <w:p w14:paraId="72D94CD9" w14:textId="77777777" w:rsidR="003E6191" w:rsidRPr="003E6191" w:rsidRDefault="003E6191" w:rsidP="007845BC">
      <w:pPr>
        <w:pStyle w:val="ListParagraph"/>
        <w:numPr>
          <w:ilvl w:val="1"/>
          <w:numId w:val="23"/>
        </w:numPr>
        <w:spacing w:before="40" w:after="40"/>
        <w:rPr>
          <w:b/>
        </w:rPr>
      </w:pPr>
      <w:r>
        <w:t>Post build parameters</w:t>
      </w:r>
      <w:r w:rsidR="00871F8F">
        <w:t>:</w:t>
      </w:r>
    </w:p>
    <w:p w14:paraId="156620AA" w14:textId="77777777" w:rsidR="003E6191" w:rsidRPr="003E6191" w:rsidRDefault="003E6191" w:rsidP="003E6191">
      <w:pPr>
        <w:pStyle w:val="ListParagraph"/>
        <w:numPr>
          <w:ilvl w:val="2"/>
          <w:numId w:val="23"/>
        </w:numPr>
        <w:spacing w:before="40" w:after="40"/>
        <w:rPr>
          <w:b/>
        </w:rPr>
      </w:pPr>
      <w:r>
        <w:t>Reference voltage value to get correction factor</w:t>
      </w:r>
    </w:p>
    <w:p w14:paraId="09FFC8BE" w14:textId="77777777" w:rsidR="003E6191" w:rsidRPr="00B347F8" w:rsidRDefault="003E6191" w:rsidP="003E6191">
      <w:pPr>
        <w:pStyle w:val="ListParagraph"/>
        <w:numPr>
          <w:ilvl w:val="2"/>
          <w:numId w:val="23"/>
        </w:numPr>
        <w:spacing w:before="40" w:after="40"/>
        <w:rPr>
          <w:b/>
        </w:rPr>
      </w:pPr>
      <w:r>
        <w:t>Kp/Ki/Kd parameters for battery and motor PID regulation</w:t>
      </w:r>
    </w:p>
    <w:p w14:paraId="34C4D03B" w14:textId="77777777" w:rsidR="00840839" w:rsidRDefault="00840839" w:rsidP="00840839">
      <w:pPr>
        <w:pStyle w:val="ListParagraph"/>
        <w:numPr>
          <w:ilvl w:val="0"/>
          <w:numId w:val="23"/>
        </w:numPr>
        <w:spacing w:before="40" w:after="40"/>
        <w:rPr>
          <w:b/>
        </w:rPr>
      </w:pPr>
      <w:r w:rsidRPr="00B347F8">
        <w:rPr>
          <w:b/>
        </w:rPr>
        <w:t>Returned values</w:t>
      </w:r>
      <w:r w:rsidR="00871F8F">
        <w:rPr>
          <w:b/>
        </w:rPr>
        <w:t>:</w:t>
      </w:r>
    </w:p>
    <w:p w14:paraId="7D752B8A" w14:textId="77777777" w:rsidR="00733D92" w:rsidRPr="00733D92" w:rsidRDefault="00733D92" w:rsidP="00733D92">
      <w:pPr>
        <w:pStyle w:val="ListParagraph"/>
        <w:spacing w:before="40" w:after="40"/>
        <w:ind w:left="780"/>
      </w:pPr>
      <w:r>
        <w:lastRenderedPageBreak/>
        <w:t>None.</w:t>
      </w:r>
    </w:p>
    <w:p w14:paraId="1314519C" w14:textId="77777777" w:rsidR="00840839" w:rsidRDefault="00840839" w:rsidP="00840839"/>
    <w:p w14:paraId="0D8B868C" w14:textId="77777777" w:rsidR="00B54090" w:rsidRDefault="00B54090">
      <w:pPr>
        <w:jc w:val="left"/>
        <w:rPr>
          <w:rFonts w:ascii="Arial (W1)" w:hAnsi="Arial (W1)"/>
          <w:b/>
        </w:rPr>
      </w:pPr>
      <w:r>
        <w:br w:type="page"/>
      </w:r>
    </w:p>
    <w:p w14:paraId="3CB5572A" w14:textId="77777777" w:rsidR="00840839" w:rsidRDefault="00840839" w:rsidP="00840839">
      <w:pPr>
        <w:pStyle w:val="Heading4"/>
        <w:numPr>
          <w:ilvl w:val="3"/>
          <w:numId w:val="3"/>
        </w:numPr>
      </w:pPr>
      <w:bookmarkStart w:id="266" w:name="_Toc396742536"/>
      <w:r>
        <w:lastRenderedPageBreak/>
        <w:t>ManageVoltageSteps</w:t>
      </w:r>
      <w:bookmarkEnd w:id="266"/>
    </w:p>
    <w:p w14:paraId="13DDC9D7" w14:textId="77777777" w:rsidR="00840839" w:rsidRDefault="00840839" w:rsidP="00840839">
      <w:pPr>
        <w:pStyle w:val="ListParagraph"/>
        <w:numPr>
          <w:ilvl w:val="0"/>
          <w:numId w:val="23"/>
        </w:numPr>
        <w:spacing w:before="40" w:after="40"/>
        <w:rPr>
          <w:b/>
        </w:rPr>
      </w:pPr>
      <w:r w:rsidRPr="00B347F8">
        <w:rPr>
          <w:b/>
        </w:rPr>
        <w:t>Its finality</w:t>
      </w:r>
      <w:r w:rsidR="00871F8F">
        <w:rPr>
          <w:b/>
        </w:rPr>
        <w:t>:</w:t>
      </w:r>
    </w:p>
    <w:p w14:paraId="3E94FFF1" w14:textId="77777777" w:rsidR="00802569" w:rsidRPr="00802569" w:rsidRDefault="00802569" w:rsidP="00802569">
      <w:pPr>
        <w:pStyle w:val="ListParagraph"/>
        <w:spacing w:before="40" w:after="40"/>
        <w:ind w:left="780"/>
      </w:pPr>
      <w:r>
        <w:t xml:space="preserve">The aim of this function is to compute the </w:t>
      </w:r>
      <w:r w:rsidR="007B3B37">
        <w:t xml:space="preserve">motor power </w:t>
      </w:r>
      <w:r>
        <w:t>command in case of steps configured with voltage order type.</w:t>
      </w:r>
    </w:p>
    <w:p w14:paraId="752B9B49" w14:textId="77777777" w:rsidR="00840839" w:rsidRDefault="00840839" w:rsidP="00840839">
      <w:pPr>
        <w:pStyle w:val="ListParagraph"/>
        <w:numPr>
          <w:ilvl w:val="0"/>
          <w:numId w:val="23"/>
        </w:numPr>
        <w:spacing w:before="40" w:after="40"/>
        <w:rPr>
          <w:b/>
        </w:rPr>
      </w:pPr>
      <w:r w:rsidRPr="00B347F8">
        <w:rPr>
          <w:b/>
        </w:rPr>
        <w:t>Exported functions used</w:t>
      </w:r>
      <w:r w:rsidR="00871F8F">
        <w:rPr>
          <w:b/>
        </w:rPr>
        <w:t>:</w:t>
      </w:r>
    </w:p>
    <w:p w14:paraId="24F13E73" w14:textId="77777777" w:rsidR="00733D92" w:rsidRPr="00733D92" w:rsidRDefault="00733D92" w:rsidP="00733D92">
      <w:pPr>
        <w:pStyle w:val="ListParagraph"/>
        <w:spacing w:before="40" w:after="40"/>
        <w:ind w:left="780"/>
      </w:pPr>
      <w:r>
        <w:t>None.</w:t>
      </w:r>
    </w:p>
    <w:p w14:paraId="55F5903A" w14:textId="77777777" w:rsidR="00840839" w:rsidRDefault="00840839" w:rsidP="00840839">
      <w:pPr>
        <w:pStyle w:val="ListParagraph"/>
        <w:numPr>
          <w:ilvl w:val="0"/>
          <w:numId w:val="23"/>
        </w:numPr>
        <w:spacing w:before="40" w:after="40"/>
        <w:rPr>
          <w:b/>
        </w:rPr>
      </w:pPr>
      <w:r w:rsidRPr="00B347F8">
        <w:rPr>
          <w:b/>
        </w:rPr>
        <w:t>Exported variables used</w:t>
      </w:r>
      <w:r w:rsidR="00871F8F">
        <w:rPr>
          <w:b/>
        </w:rPr>
        <w:t>:</w:t>
      </w:r>
    </w:p>
    <w:p w14:paraId="48AAE1BA" w14:textId="77777777" w:rsidR="00733D92" w:rsidRPr="00733D92" w:rsidRDefault="00733D92" w:rsidP="00733D92">
      <w:pPr>
        <w:pStyle w:val="ListParagraph"/>
        <w:spacing w:before="40" w:after="40"/>
        <w:ind w:left="780"/>
      </w:pPr>
      <w:r>
        <w:t>None.</w:t>
      </w:r>
    </w:p>
    <w:p w14:paraId="5EA2828C" w14:textId="77777777" w:rsidR="00840839" w:rsidRDefault="00840839" w:rsidP="00840839">
      <w:pPr>
        <w:pStyle w:val="ListParagraph"/>
        <w:numPr>
          <w:ilvl w:val="0"/>
          <w:numId w:val="23"/>
        </w:numPr>
        <w:spacing w:before="40" w:after="40"/>
        <w:rPr>
          <w:b/>
        </w:rPr>
      </w:pPr>
      <w:r w:rsidRPr="00B347F8">
        <w:rPr>
          <w:b/>
        </w:rPr>
        <w:t>Object</w:t>
      </w:r>
      <w:r w:rsidR="00871F8F">
        <w:rPr>
          <w:b/>
        </w:rPr>
        <w:t>:</w:t>
      </w:r>
    </w:p>
    <w:p w14:paraId="1B7716DE" w14:textId="77777777" w:rsidR="00383734" w:rsidRDefault="00383734" w:rsidP="00383734">
      <w:pPr>
        <w:pStyle w:val="RequirementID"/>
        <w:ind w:left="780"/>
      </w:pPr>
      <w:r>
        <w:t>DSG_BFE_</w:t>
      </w:r>
      <w:r w:rsidR="00176BEA">
        <w:t>00157</w:t>
      </w:r>
      <w:r>
        <w:t>:</w:t>
      </w:r>
    </w:p>
    <w:p w14:paraId="42B50C9A" w14:textId="77777777" w:rsidR="006D2748" w:rsidRPr="00BF74BB" w:rsidRDefault="006D2748" w:rsidP="006D2748">
      <w:pPr>
        <w:pStyle w:val="RequirementID"/>
        <w:ind w:left="780"/>
        <w:rPr>
          <w:u w:val="none"/>
        </w:rPr>
      </w:pPr>
      <w:r w:rsidRPr="00BF74BB">
        <w:rPr>
          <w:u w:val="none"/>
        </w:rPr>
        <w:t xml:space="preserve">According to the scaling of the data computed by </w:t>
      </w:r>
      <w:r w:rsidRPr="00BF74BB">
        <w:rPr>
          <w:u w:val="none"/>
        </w:rPr>
        <w:fldChar w:fldCharType="begin"/>
      </w:r>
      <w:r w:rsidRPr="00BF74BB">
        <w:rPr>
          <w:u w:val="none"/>
        </w:rPr>
        <w:instrText xml:space="preserve"> REF _Ref360538815 \h </w:instrText>
      </w:r>
      <w:r w:rsidRPr="00BF74BB">
        <w:rPr>
          <w:u w:val="none"/>
        </w:rPr>
      </w:r>
      <w:r w:rsidRPr="00BF74BB">
        <w:rPr>
          <w:u w:val="none"/>
        </w:rPr>
        <w:fldChar w:fldCharType="separate"/>
      </w:r>
      <w:r w:rsidR="00834BB3" w:rsidRPr="00102C7D">
        <w:t>M_ControlStepExecution</w:t>
      </w:r>
      <w:r w:rsidRPr="00BF74BB">
        <w:rPr>
          <w:u w:val="none"/>
        </w:rPr>
        <w:fldChar w:fldCharType="end"/>
      </w:r>
      <w:r w:rsidRPr="00BF74BB">
        <w:rPr>
          <w:u w:val="none"/>
        </w:rPr>
        <w:t xml:space="preserve"> function in case of a step configured with </w:t>
      </w:r>
      <w:r>
        <w:rPr>
          <w:u w:val="none"/>
        </w:rPr>
        <w:t>voltage</w:t>
      </w:r>
      <w:r w:rsidRPr="00BF74BB">
        <w:rPr>
          <w:u w:val="none"/>
        </w:rPr>
        <w:t xml:space="preserve"> order type:</w:t>
      </w:r>
    </w:p>
    <w:p w14:paraId="36B15480" w14:textId="77777777" w:rsidR="006D2748" w:rsidRPr="00BF74BB" w:rsidRDefault="006D2748" w:rsidP="006D2748">
      <w:pPr>
        <w:pStyle w:val="RequirementID"/>
        <w:ind w:left="780"/>
        <w:rPr>
          <w:u w:val="none"/>
        </w:rPr>
      </w:pPr>
    </w:p>
    <w:p w14:paraId="4C038333" w14:textId="77777777" w:rsidR="006D2748" w:rsidRPr="00BF74BB" w:rsidRDefault="006D2748" w:rsidP="006D2748">
      <w:pPr>
        <w:pStyle w:val="RequirementID"/>
        <w:ind w:left="780"/>
        <w:rPr>
          <w:u w:val="none"/>
        </w:rPr>
      </w:pPr>
      <w:r w:rsidRPr="00BF74BB">
        <w:rPr>
          <w:u w:val="none"/>
        </w:rPr>
        <w:t>The first order step value and slope value have the same high resolution scaling:</w:t>
      </w:r>
    </w:p>
    <w:p w14:paraId="3DCD070E" w14:textId="77777777" w:rsidR="006D2748" w:rsidRPr="00BF74BB" w:rsidRDefault="00754828" w:rsidP="006D2748">
      <w:pPr>
        <w:pStyle w:val="RequirementID"/>
        <w:ind w:left="780"/>
        <w:rPr>
          <w:u w:val="none"/>
        </w:rPr>
      </w:pPr>
      <w:r>
        <w:rPr>
          <w:u w:val="none"/>
        </w:rPr>
        <w:t>Initially s</w:t>
      </w:r>
      <w:r w:rsidR="006D2748" w:rsidRPr="00BF74BB">
        <w:rPr>
          <w:u w:val="none"/>
        </w:rPr>
        <w:t>tep parameter consign value full range is [</w:t>
      </w:r>
      <w:r w:rsidR="006D2748">
        <w:rPr>
          <w:u w:val="none"/>
        </w:rPr>
        <w:t>-32V</w:t>
      </w:r>
      <w:r w:rsidR="006D2748" w:rsidRPr="00BF74BB">
        <w:rPr>
          <w:u w:val="none"/>
        </w:rPr>
        <w:t xml:space="preserve"> ; </w:t>
      </w:r>
      <w:r w:rsidR="006D2748">
        <w:rPr>
          <w:u w:val="none"/>
        </w:rPr>
        <w:t>31.75V</w:t>
      </w:r>
      <w:r w:rsidR="006D2748" w:rsidRPr="00BF74BB">
        <w:rPr>
          <w:u w:val="none"/>
        </w:rPr>
        <w:t>]</w:t>
      </w:r>
      <w:r w:rsidR="006D2748">
        <w:rPr>
          <w:u w:val="none"/>
        </w:rPr>
        <w:t xml:space="preserve"> with physical values or [-128;127] with logical values (i.e. 1lsb=0.25V) </w:t>
      </w:r>
    </w:p>
    <w:p w14:paraId="7D948185" w14:textId="77777777" w:rsidR="006D2748" w:rsidRDefault="006D2748" w:rsidP="006D2748">
      <w:pPr>
        <w:pStyle w:val="RequirementID"/>
        <w:ind w:left="780"/>
        <w:rPr>
          <w:u w:val="none"/>
        </w:rPr>
      </w:pPr>
      <w:r w:rsidRPr="00BF74BB">
        <w:rPr>
          <w:u w:val="none"/>
        </w:rPr>
        <w:t>After applying the power degradation factor and temperature correction factor the full range will be [-</w:t>
      </w:r>
      <w:r>
        <w:rPr>
          <w:u w:val="none"/>
        </w:rPr>
        <w:t>-1048576</w:t>
      </w:r>
      <w:r w:rsidRPr="00BF74BB">
        <w:rPr>
          <w:u w:val="none"/>
        </w:rPr>
        <w:t xml:space="preserve"> ; </w:t>
      </w:r>
      <w:r>
        <w:rPr>
          <w:u w:val="none"/>
        </w:rPr>
        <w:t>1040384</w:t>
      </w:r>
      <w:r w:rsidRPr="00BF74BB">
        <w:rPr>
          <w:u w:val="none"/>
        </w:rPr>
        <w:t>]</w:t>
      </w:r>
      <w:r>
        <w:rPr>
          <w:u w:val="none"/>
        </w:rPr>
        <w:t xml:space="preserve"> (with nominal conditions: No power degradation=128 and no temperature correction = 64)</w:t>
      </w:r>
    </w:p>
    <w:p w14:paraId="4539B890" w14:textId="77777777" w:rsidR="00A5000D" w:rsidRDefault="00A5000D" w:rsidP="006D2748">
      <w:pPr>
        <w:pStyle w:val="RequirementID"/>
        <w:ind w:left="780"/>
        <w:rPr>
          <w:u w:val="none"/>
        </w:rPr>
      </w:pPr>
      <w:r>
        <w:rPr>
          <w:u w:val="none"/>
        </w:rPr>
        <w:t xml:space="preserve">Power degradation factor </w:t>
      </w:r>
      <w:r w:rsidR="00207EBA">
        <w:rPr>
          <w:u w:val="none"/>
        </w:rPr>
        <w:t>resolution is 1/128</w:t>
      </w:r>
    </w:p>
    <w:p w14:paraId="526A3FDB" w14:textId="77777777" w:rsidR="00207EBA" w:rsidRDefault="00207EBA" w:rsidP="006D2748">
      <w:pPr>
        <w:pStyle w:val="RequirementID"/>
        <w:ind w:left="780"/>
        <w:rPr>
          <w:u w:val="none"/>
        </w:rPr>
      </w:pPr>
      <w:r>
        <w:rPr>
          <w:u w:val="none"/>
        </w:rPr>
        <w:t>Temperature correction factor resolution is 1/64</w:t>
      </w:r>
    </w:p>
    <w:p w14:paraId="5120A2B4" w14:textId="77777777" w:rsidR="008B2059" w:rsidRDefault="008B2059" w:rsidP="006D2748">
      <w:pPr>
        <w:pStyle w:val="RequirementID"/>
        <w:ind w:left="780"/>
        <w:rPr>
          <w:u w:val="none"/>
        </w:rPr>
      </w:pPr>
      <w:r>
        <w:rPr>
          <w:u w:val="none"/>
        </w:rPr>
        <w:t xml:space="preserve">The resolution of the multiplication result will be </w:t>
      </w:r>
      <m:oMath>
        <m:r>
          <w:rPr>
            <w:rFonts w:ascii="Cambria Math" w:hAnsi="Cambria Math"/>
            <w:u w:val="none"/>
          </w:rPr>
          <m:t>8192 lsb≅ 0.25V</m:t>
        </m:r>
      </m:oMath>
      <w:r>
        <w:rPr>
          <w:u w:val="none"/>
        </w:rPr>
        <w:t>.</w:t>
      </w:r>
    </w:p>
    <w:p w14:paraId="6C0EADAD" w14:textId="77777777" w:rsidR="00754828" w:rsidRPr="00BF74BB" w:rsidRDefault="00754828" w:rsidP="006D2748">
      <w:pPr>
        <w:pStyle w:val="RequirementID"/>
        <w:ind w:left="780"/>
        <w:rPr>
          <w:u w:val="none"/>
        </w:rPr>
      </w:pPr>
      <w:r>
        <w:rPr>
          <w:u w:val="none"/>
        </w:rPr>
        <w:t xml:space="preserve">So: </w:t>
      </w:r>
      <w:r w:rsidRPr="00A5000D">
        <w:rPr>
          <w:rFonts w:ascii="Cambria Math" w:hAnsi="Cambria Math"/>
          <w:i/>
          <w:u w:val="none"/>
        </w:rPr>
        <w:t>StepFirstOrderValue</w:t>
      </w:r>
      <w:r>
        <w:rPr>
          <w:u w:val="none"/>
        </w:rPr>
        <w:t xml:space="preserve"> and </w:t>
      </w:r>
      <w:r w:rsidRPr="00A5000D">
        <w:rPr>
          <w:rFonts w:ascii="Cambria Math" w:hAnsi="Cambria Math"/>
          <w:i/>
          <w:u w:val="none"/>
        </w:rPr>
        <w:t>SlopeValue</w:t>
      </w:r>
      <w:r>
        <w:rPr>
          <w:u w:val="none"/>
        </w:rPr>
        <w:t xml:space="preserve"> have this resolution. And </w:t>
      </w:r>
      <w:r w:rsidRPr="00754828">
        <w:rPr>
          <w:i/>
          <w:u w:val="none"/>
        </w:rPr>
        <w:t>StepConsign</w:t>
      </w:r>
      <w:r>
        <w:rPr>
          <w:u w:val="none"/>
        </w:rPr>
        <w:t xml:space="preserve"> data will inherit this </w:t>
      </w:r>
      <w:r w:rsidR="00203A24">
        <w:rPr>
          <w:u w:val="none"/>
        </w:rPr>
        <w:t>resolution</w:t>
      </w:r>
      <w:r>
        <w:rPr>
          <w:u w:val="none"/>
        </w:rPr>
        <w:t>.</w:t>
      </w:r>
    </w:p>
    <w:p w14:paraId="0A29C155" w14:textId="77777777" w:rsidR="006D2748" w:rsidRPr="006D2748" w:rsidRDefault="006D2748" w:rsidP="006D2748">
      <w:pPr>
        <w:pStyle w:val="RequirementID"/>
        <w:ind w:left="780"/>
        <w:rPr>
          <w:u w:val="none"/>
        </w:rPr>
      </w:pPr>
    </w:p>
    <w:p w14:paraId="7EEA9A8A" w14:textId="77777777" w:rsidR="006D2748" w:rsidRPr="00BF74BB" w:rsidRDefault="006D2748" w:rsidP="006D2748">
      <w:pPr>
        <w:pStyle w:val="RequirementID"/>
        <w:ind w:left="780"/>
        <w:rPr>
          <w:u w:val="none"/>
        </w:rPr>
      </w:pPr>
      <w:r w:rsidRPr="00BF74BB">
        <w:rPr>
          <w:u w:val="none"/>
        </w:rPr>
        <w:t xml:space="preserve">The goal is to compute a </w:t>
      </w:r>
      <w:r>
        <w:rPr>
          <w:u w:val="none"/>
        </w:rPr>
        <w:t xml:space="preserve">motor </w:t>
      </w:r>
      <w:r w:rsidRPr="00BF74BB">
        <w:rPr>
          <w:u w:val="none"/>
        </w:rPr>
        <w:t>power order with a [-6400 ; 6400] full range.</w:t>
      </w:r>
    </w:p>
    <w:p w14:paraId="093796F9" w14:textId="77777777" w:rsidR="006D2748" w:rsidRDefault="00935790" w:rsidP="006D2748">
      <w:pPr>
        <w:pStyle w:val="RequirementID"/>
        <w:ind w:left="780"/>
        <w:rPr>
          <w:u w:val="none"/>
        </w:rPr>
      </w:pPr>
      <w:r>
        <w:rPr>
          <w:u w:val="none"/>
        </w:rPr>
        <w:t>Basically the motor power order is obtained with the following formula:</w:t>
      </w:r>
    </w:p>
    <w:p w14:paraId="34A7853B" w14:textId="77777777" w:rsidR="00935790" w:rsidRDefault="00935790" w:rsidP="006D2748">
      <w:pPr>
        <w:pStyle w:val="RequirementID"/>
        <w:ind w:left="780"/>
        <w:rPr>
          <w:u w:val="none"/>
        </w:rPr>
      </w:pPr>
    </w:p>
    <w:p w14:paraId="19AEF9CF" w14:textId="77777777" w:rsidR="00935790" w:rsidRPr="00935790" w:rsidRDefault="00935790" w:rsidP="006D2748">
      <w:pPr>
        <w:pStyle w:val="RequirementID"/>
        <w:ind w:left="780"/>
        <w:rPr>
          <w:u w:val="none"/>
        </w:rPr>
      </w:pPr>
      <m:oMathPara>
        <m:oMathParaPr>
          <m:jc m:val="left"/>
        </m:oMathParaPr>
        <m:oMath>
          <m:r>
            <w:rPr>
              <w:rFonts w:ascii="Cambria Math" w:hAnsi="Cambria Math"/>
              <w:u w:val="none"/>
            </w:rPr>
            <m:t>PowerOrder=</m:t>
          </m:r>
          <m:f>
            <m:fPr>
              <m:ctrlPr>
                <w:rPr>
                  <w:rFonts w:ascii="Cambria Math" w:hAnsi="Cambria Math"/>
                  <w:i/>
                  <w:u w:val="none"/>
                </w:rPr>
              </m:ctrlPr>
            </m:fPr>
            <m:num>
              <m:r>
                <w:rPr>
                  <w:rFonts w:ascii="Cambria Math" w:hAnsi="Cambria Math"/>
                  <w:u w:val="none"/>
                </w:rPr>
                <m:t>TargetInMilliVolt</m:t>
              </m:r>
            </m:num>
            <m:den>
              <m:r>
                <w:rPr>
                  <w:rFonts w:ascii="Cambria Math" w:hAnsi="Cambria Math"/>
                  <w:u w:val="none"/>
                </w:rPr>
                <m:t>BatteryVoltageInMilliVolt</m:t>
              </m:r>
            </m:den>
          </m:f>
        </m:oMath>
      </m:oMathPara>
    </w:p>
    <w:p w14:paraId="68B237B7" w14:textId="77777777" w:rsidR="008B2059" w:rsidRDefault="008B2059" w:rsidP="00935790">
      <w:pPr>
        <w:ind w:left="72" w:firstLine="708"/>
      </w:pPr>
    </w:p>
    <w:p w14:paraId="18104631" w14:textId="77777777" w:rsidR="006D2748" w:rsidRPr="00203A24" w:rsidRDefault="00935790" w:rsidP="00935790">
      <w:pPr>
        <w:ind w:left="72" w:firstLine="708"/>
      </w:pPr>
      <w:r>
        <w:t xml:space="preserve">The </w:t>
      </w:r>
      <w:r w:rsidRPr="00A5000D">
        <w:rPr>
          <w:rFonts w:ascii="Cambria Math" w:hAnsi="Cambria Math"/>
          <w:i/>
        </w:rPr>
        <w:t>TargetInMilliVolt</w:t>
      </w:r>
      <w:r>
        <w:t xml:space="preserve"> is obtained from the </w:t>
      </w:r>
      <w:r w:rsidRPr="00A5000D">
        <w:rPr>
          <w:rFonts w:ascii="Cambria Math" w:hAnsi="Cambria Math"/>
          <w:i/>
        </w:rPr>
        <w:t>StepConsign</w:t>
      </w:r>
      <w:r w:rsidR="00203A24">
        <w:rPr>
          <w:rFonts w:ascii="Cambria Math" w:hAnsi="Cambria Math"/>
          <w:i/>
        </w:rPr>
        <w:t xml:space="preserve"> </w:t>
      </w:r>
      <w:r w:rsidR="00203A24" w:rsidRPr="00203A24">
        <w:rPr>
          <w:rFonts w:cs="Arial"/>
        </w:rPr>
        <w:t>with a rescaling operation</w:t>
      </w:r>
      <w:r w:rsidR="00203A24">
        <w:rPr>
          <w:rFonts w:cs="Arial"/>
        </w:rPr>
        <w:t>.</w:t>
      </w:r>
    </w:p>
    <w:p w14:paraId="4361900E" w14:textId="77777777" w:rsidR="00935790" w:rsidRDefault="00935790" w:rsidP="00935790">
      <w:pPr>
        <w:ind w:left="72" w:firstLine="708"/>
      </w:pPr>
      <w:r>
        <w:t xml:space="preserve">The </w:t>
      </w:r>
      <w:r w:rsidRPr="00A5000D">
        <w:rPr>
          <w:rFonts w:ascii="Cambria Math" w:hAnsi="Cambria Math"/>
          <w:i/>
        </w:rPr>
        <w:t>BatteryVoltageInMilliVolt</w:t>
      </w:r>
      <w:r>
        <w:t xml:space="preserve"> is obtained from the battery voltage retrieved by </w:t>
      </w:r>
      <w:r w:rsidR="00CF505E">
        <w:t>RTE macro.</w:t>
      </w:r>
    </w:p>
    <w:p w14:paraId="10E04327" w14:textId="77777777" w:rsidR="00CF505E" w:rsidRDefault="00CF505E" w:rsidP="00935790">
      <w:pPr>
        <w:ind w:left="72" w:firstLine="708"/>
      </w:pPr>
    </w:p>
    <w:p w14:paraId="067CEF63" w14:textId="77777777" w:rsidR="00CF505E" w:rsidRDefault="00CF505E" w:rsidP="00CF505E">
      <w:pPr>
        <w:ind w:left="780"/>
      </w:pPr>
      <w:r>
        <w:t>The values given by this division are typically between 0 and 1 (excepted if the target is over than the battery voltage, but in this case the power order cannot exceed 100% so 100% will be applied).</w:t>
      </w:r>
    </w:p>
    <w:p w14:paraId="01F84FA2" w14:textId="77777777" w:rsidR="00CF505E" w:rsidRDefault="00CF505E" w:rsidP="00CF505E">
      <w:pPr>
        <w:ind w:left="780"/>
      </w:pPr>
      <w:r>
        <w:t>And to match with the expected output resolution:</w:t>
      </w:r>
    </w:p>
    <w:p w14:paraId="2E13A2D7" w14:textId="77777777" w:rsidR="006D2748" w:rsidRDefault="006D2748" w:rsidP="00383734">
      <w:pPr>
        <w:pStyle w:val="ListParagraph"/>
        <w:spacing w:before="40" w:after="40"/>
        <w:ind w:left="780"/>
        <w:rPr>
          <w:b/>
        </w:rPr>
      </w:pPr>
    </w:p>
    <w:p w14:paraId="425AD34C" w14:textId="77777777" w:rsidR="00CF505E" w:rsidRPr="00CF505E" w:rsidRDefault="00286ADA" w:rsidP="00383734">
      <w:pPr>
        <w:pStyle w:val="ListParagraph"/>
        <w:spacing w:before="40" w:after="40"/>
        <w:ind w:left="780"/>
        <w:rPr>
          <w:b/>
        </w:rPr>
      </w:pPr>
      <m:oMathPara>
        <m:oMathParaPr>
          <m:jc m:val="left"/>
        </m:oMathParaPr>
        <m:oMath>
          <m:sSub>
            <m:sSubPr>
              <m:ctrlPr>
                <w:rPr>
                  <w:rFonts w:ascii="Cambria Math" w:hAnsi="Cambria Math"/>
                  <w:i/>
                </w:rPr>
              </m:ctrlPr>
            </m:sSubPr>
            <m:e>
              <m:r>
                <w:rPr>
                  <w:rFonts w:ascii="Cambria Math" w:hAnsi="Cambria Math"/>
                </w:rPr>
                <m:t>PowerOrder</m:t>
              </m:r>
            </m:e>
            <m:sub>
              <m:d>
                <m:dPr>
                  <m:begChr m:val="["/>
                  <m:endChr m:val="]"/>
                  <m:ctrlPr>
                    <w:rPr>
                      <w:rFonts w:ascii="Cambria Math" w:hAnsi="Cambria Math"/>
                      <w:i/>
                    </w:rPr>
                  </m:ctrlPr>
                </m:dPr>
                <m:e>
                  <m:r>
                    <w:rPr>
                      <w:rFonts w:ascii="Cambria Math" w:hAnsi="Cambria Math"/>
                    </w:rPr>
                    <m:t>64lsb≅1%</m:t>
                  </m:r>
                </m:e>
              </m:d>
            </m:sub>
          </m:sSub>
          <m:r>
            <w:rPr>
              <w:rFonts w:ascii="Cambria Math" w:hAnsi="Cambria Math"/>
            </w:rPr>
            <m:t>=</m:t>
          </m:r>
          <m:f>
            <m:fPr>
              <m:ctrlPr>
                <w:rPr>
                  <w:rFonts w:ascii="Cambria Math" w:hAnsi="Cambria Math" w:cs="Arial"/>
                  <w:i/>
                  <w:lang w:eastAsia="ko-KR"/>
                </w:rPr>
              </m:ctrlPr>
            </m:fPr>
            <m:num>
              <m:r>
                <w:rPr>
                  <w:rFonts w:ascii="Cambria Math" w:hAnsi="Cambria Math"/>
                </w:rPr>
                <m:t>TargetInMilliVolt</m:t>
              </m:r>
            </m:num>
            <m:den>
              <m:r>
                <w:rPr>
                  <w:rFonts w:ascii="Cambria Math" w:hAnsi="Cambria Math"/>
                </w:rPr>
                <m:t>BatteryVoltageInMilliVolt</m:t>
              </m:r>
            </m:den>
          </m:f>
          <m:r>
            <w:rPr>
              <w:rFonts w:ascii="Cambria Math" w:hAnsi="Cambria Math" w:cs="Arial"/>
              <w:lang w:eastAsia="ko-KR"/>
            </w:rPr>
            <m:t>×6400</m:t>
          </m:r>
        </m:oMath>
      </m:oMathPara>
    </w:p>
    <w:p w14:paraId="3168D623" w14:textId="77777777" w:rsidR="00CF505E" w:rsidRDefault="00CF505E" w:rsidP="00383734">
      <w:pPr>
        <w:pStyle w:val="ListParagraph"/>
        <w:spacing w:before="40" w:after="40"/>
        <w:ind w:left="780"/>
        <w:rPr>
          <w:b/>
        </w:rPr>
      </w:pPr>
    </w:p>
    <w:p w14:paraId="1DEBDA27" w14:textId="77777777" w:rsidR="00203A24" w:rsidRDefault="00203A24" w:rsidP="00203A24">
      <w:pPr>
        <w:ind w:left="72" w:firstLine="708"/>
      </w:pPr>
      <w:r>
        <w:t>When switching with lsb values</w:t>
      </w:r>
      <w:r w:rsidR="00AC41B5">
        <w:t xml:space="preserve"> and rescaling to perform the division between data with same units</w:t>
      </w:r>
      <w:r>
        <w:t>:</w:t>
      </w:r>
    </w:p>
    <w:p w14:paraId="7C1CD10C" w14:textId="77777777" w:rsidR="00203A24" w:rsidRPr="00203A24" w:rsidRDefault="00286ADA" w:rsidP="00203A24">
      <w:pPr>
        <w:ind w:left="780"/>
      </w:pPr>
      <m:oMathPara>
        <m:oMathParaPr>
          <m:jc m:val="left"/>
        </m:oMathParaPr>
        <m:oMath>
          <m:sSub>
            <m:sSubPr>
              <m:ctrlPr>
                <w:rPr>
                  <w:rFonts w:ascii="Cambria Math" w:hAnsi="Cambria Math"/>
                  <w:i/>
                </w:rPr>
              </m:ctrlPr>
            </m:sSubPr>
            <m:e>
              <m:r>
                <w:rPr>
                  <w:rFonts w:ascii="Cambria Math" w:hAnsi="Cambria Math"/>
                </w:rPr>
                <m:t>PowerOrder</m:t>
              </m:r>
            </m:e>
            <m:sub>
              <m:d>
                <m:dPr>
                  <m:begChr m:val="["/>
                  <m:endChr m:val="]"/>
                  <m:ctrlPr>
                    <w:rPr>
                      <w:rFonts w:ascii="Cambria Math" w:hAnsi="Cambria Math"/>
                      <w:i/>
                    </w:rPr>
                  </m:ctrlPr>
                </m:dPr>
                <m:e>
                  <m:r>
                    <w:rPr>
                      <w:rFonts w:ascii="Cambria Math" w:hAnsi="Cambria Math"/>
                    </w:rPr>
                    <m:t>64lsb≅1%</m:t>
                  </m:r>
                </m:e>
              </m:d>
            </m:sub>
          </m:sSub>
          <m:r>
            <w:rPr>
              <w:rFonts w:ascii="Cambria Math" w:hAnsi="Cambria Math"/>
            </w:rPr>
            <m:t>=</m:t>
          </m:r>
          <m:f>
            <m:fPr>
              <m:ctrlPr>
                <w:rPr>
                  <w:rFonts w:ascii="Cambria Math" w:hAnsi="Cambria Math" w:cs="Arial"/>
                  <w:i/>
                  <w:lang w:eastAsia="ko-KR"/>
                </w:rPr>
              </m:ctrlPr>
            </m:fPr>
            <m:num>
              <m:f>
                <m:fPr>
                  <m:type m:val="lin"/>
                  <m:ctrlPr>
                    <w:rPr>
                      <w:rFonts w:ascii="Cambria Math" w:hAnsi="Cambria Math"/>
                      <w:i/>
                    </w:rPr>
                  </m:ctrlPr>
                </m:fPr>
                <m:num>
                  <m:sSub>
                    <m:sSubPr>
                      <m:ctrlPr>
                        <w:rPr>
                          <w:rFonts w:ascii="Cambria Math" w:hAnsi="Cambria Math"/>
                          <w:i/>
                        </w:rPr>
                      </m:ctrlPr>
                    </m:sSubPr>
                    <m:e>
                      <m:r>
                        <w:rPr>
                          <w:rFonts w:ascii="Cambria Math" w:hAnsi="Cambria Math"/>
                        </w:rPr>
                        <m:t>StepConsign</m:t>
                      </m:r>
                    </m:e>
                    <m:sub>
                      <m:r>
                        <w:rPr>
                          <w:rFonts w:ascii="Cambria Math" w:hAnsi="Cambria Math"/>
                        </w:rPr>
                        <m:t>[8192lsb≅0.25V]</m:t>
                      </m:r>
                    </m:sub>
                  </m:sSub>
                </m:num>
                <m:den>
                  <m:r>
                    <w:rPr>
                      <w:rFonts w:ascii="Cambria Math" w:hAnsi="Cambria Math"/>
                    </w:rPr>
                    <m:t>8192</m:t>
                  </m:r>
                </m:den>
              </m:f>
            </m:num>
            <m:den>
              <m:f>
                <m:fPr>
                  <m:type m:val="skw"/>
                  <m:ctrlPr>
                    <w:rPr>
                      <w:rFonts w:ascii="Cambria Math" w:hAnsi="Cambria Math"/>
                      <w:i/>
                    </w:rPr>
                  </m:ctrlPr>
                </m:fPr>
                <m:num>
                  <m:sSub>
                    <m:sSubPr>
                      <m:ctrlPr>
                        <w:rPr>
                          <w:rFonts w:ascii="Cambria Math" w:hAnsi="Cambria Math"/>
                          <w:i/>
                        </w:rPr>
                      </m:ctrlPr>
                    </m:sSubPr>
                    <m:e>
                      <m:r>
                        <w:rPr>
                          <w:rFonts w:ascii="Cambria Math" w:hAnsi="Cambria Math"/>
                        </w:rPr>
                        <m:t>BattVoltage</m:t>
                      </m:r>
                    </m:e>
                    <m:sub>
                      <m:r>
                        <w:rPr>
                          <w:rFonts w:ascii="Cambria Math" w:hAnsi="Cambria Math"/>
                        </w:rPr>
                        <m:t>[1lsb≅1mV]</m:t>
                      </m:r>
                    </m:sub>
                  </m:sSub>
                </m:num>
                <m:den>
                  <m:r>
                    <w:rPr>
                      <w:rFonts w:ascii="Cambria Math" w:hAnsi="Cambria Math"/>
                    </w:rPr>
                    <m:t>250</m:t>
                  </m:r>
                </m:den>
              </m:f>
            </m:den>
          </m:f>
          <m:r>
            <w:rPr>
              <w:rFonts w:ascii="Cambria Math" w:hAnsi="Cambria Math" w:cs="Arial"/>
              <w:lang w:eastAsia="ko-KR"/>
            </w:rPr>
            <m:t>×6400</m:t>
          </m:r>
        </m:oMath>
      </m:oMathPara>
    </w:p>
    <w:p w14:paraId="788CB31D" w14:textId="77777777" w:rsidR="00C32433" w:rsidRPr="00AC41B5" w:rsidRDefault="00286ADA" w:rsidP="00383734">
      <w:pPr>
        <w:pStyle w:val="ListParagraph"/>
        <w:spacing w:before="40" w:after="40"/>
        <w:ind w:left="780"/>
        <w:rPr>
          <w:lang w:eastAsia="ko-KR"/>
        </w:rPr>
      </w:pPr>
      <m:oMathPara>
        <m:oMathParaPr>
          <m:jc m:val="left"/>
        </m:oMathParaPr>
        <m:oMath>
          <m:sSub>
            <m:sSubPr>
              <m:ctrlPr>
                <w:rPr>
                  <w:rFonts w:ascii="Cambria Math" w:hAnsi="Cambria Math"/>
                  <w:i/>
                </w:rPr>
              </m:ctrlPr>
            </m:sSubPr>
            <m:e>
              <m:r>
                <w:rPr>
                  <w:rFonts w:ascii="Cambria Math" w:hAnsi="Cambria Math"/>
                </w:rPr>
                <m:t>PowerOrder</m:t>
              </m:r>
            </m:e>
            <m:sub>
              <m:d>
                <m:dPr>
                  <m:begChr m:val="["/>
                  <m:endChr m:val="]"/>
                  <m:ctrlPr>
                    <w:rPr>
                      <w:rFonts w:ascii="Cambria Math" w:hAnsi="Cambria Math"/>
                      <w:i/>
                    </w:rPr>
                  </m:ctrlPr>
                </m:dPr>
                <m:e>
                  <m:r>
                    <w:rPr>
                      <w:rFonts w:ascii="Cambria Math" w:hAnsi="Cambria Math"/>
                    </w:rPr>
                    <m:t>64lsb≅1%</m:t>
                  </m:r>
                </m:e>
              </m:d>
            </m:sub>
          </m:sSub>
          <m:r>
            <w:rPr>
              <w:rFonts w:ascii="Cambria Math" w:hAnsi="Cambria Math"/>
            </w:rPr>
            <m:t>=</m:t>
          </m:r>
          <m:f>
            <m:fPr>
              <m:ctrlPr>
                <w:rPr>
                  <w:rFonts w:ascii="Cambria Math" w:hAnsi="Cambria Math" w:cs="Arial"/>
                  <w:i/>
                  <w:lang w:eastAsia="ko-KR"/>
                </w:rPr>
              </m:ctrlPr>
            </m:fPr>
            <m:num>
              <m:sSub>
                <m:sSubPr>
                  <m:ctrlPr>
                    <w:rPr>
                      <w:rFonts w:ascii="Cambria Math" w:hAnsi="Cambria Math"/>
                      <w:i/>
                    </w:rPr>
                  </m:ctrlPr>
                </m:sSubPr>
                <m:e>
                  <m:r>
                    <w:rPr>
                      <w:rFonts w:ascii="Cambria Math" w:hAnsi="Cambria Math"/>
                    </w:rPr>
                    <m:t>StepConsign</m:t>
                  </m:r>
                </m:e>
                <m:sub>
                  <m:r>
                    <w:rPr>
                      <w:rFonts w:ascii="Cambria Math" w:hAnsi="Cambria Math"/>
                    </w:rPr>
                    <m:t>[8192lsb≅0.25V]</m:t>
                  </m:r>
                </m:sub>
              </m:sSub>
            </m:num>
            <m:den>
              <m:sSub>
                <m:sSubPr>
                  <m:ctrlPr>
                    <w:rPr>
                      <w:rFonts w:ascii="Cambria Math" w:hAnsi="Cambria Math"/>
                      <w:i/>
                    </w:rPr>
                  </m:ctrlPr>
                </m:sSubPr>
                <m:e>
                  <m:r>
                    <w:rPr>
                      <w:rFonts w:ascii="Cambria Math" w:hAnsi="Cambria Math"/>
                    </w:rPr>
                    <m:t>BattVoltage</m:t>
                  </m:r>
                </m:e>
                <m:sub>
                  <m:r>
                    <w:rPr>
                      <w:rFonts w:ascii="Cambria Math" w:hAnsi="Cambria Math"/>
                    </w:rPr>
                    <m:t>[1lsb≅1mV]</m:t>
                  </m:r>
                </m:sub>
              </m:sSub>
            </m:den>
          </m:f>
          <m:r>
            <w:rPr>
              <w:rFonts w:ascii="Cambria Math" w:hAnsi="Cambria Math" w:cs="Arial"/>
              <w:lang w:eastAsia="ko-KR"/>
            </w:rPr>
            <m:t>×</m:t>
          </m:r>
          <m:f>
            <m:fPr>
              <m:ctrlPr>
                <w:rPr>
                  <w:rFonts w:ascii="Cambria Math" w:hAnsi="Cambria Math" w:cs="Arial"/>
                  <w:i/>
                  <w:lang w:eastAsia="ko-KR"/>
                </w:rPr>
              </m:ctrlPr>
            </m:fPr>
            <m:num>
              <m:r>
                <w:rPr>
                  <w:rFonts w:ascii="Cambria Math" w:hAnsi="Cambria Math" w:cs="Arial"/>
                  <w:lang w:eastAsia="ko-KR"/>
                </w:rPr>
                <m:t>250×100</m:t>
              </m:r>
            </m:num>
            <m:den>
              <m:r>
                <w:rPr>
                  <w:rFonts w:ascii="Cambria Math" w:hAnsi="Cambria Math" w:cs="Arial"/>
                  <w:lang w:eastAsia="ko-KR"/>
                </w:rPr>
                <m:t>128</m:t>
              </m:r>
            </m:den>
          </m:f>
        </m:oMath>
      </m:oMathPara>
    </w:p>
    <w:p w14:paraId="48C0662E" w14:textId="77777777" w:rsidR="00502CFD" w:rsidRDefault="00502CFD" w:rsidP="00AC41B5">
      <w:pPr>
        <w:pStyle w:val="RequirementText"/>
      </w:pPr>
    </w:p>
    <w:p w14:paraId="181CDC4A" w14:textId="77777777" w:rsidR="00854BA0" w:rsidRPr="0026189C" w:rsidRDefault="00854BA0" w:rsidP="00502CFD">
      <w:pPr>
        <w:pStyle w:val="ListParagraph"/>
        <w:spacing w:before="40" w:after="40"/>
        <w:ind w:left="780"/>
      </w:pPr>
      <w:r w:rsidRPr="0026189C">
        <w:t>However to obtain the best rounding value a little adaptation shall be done based on linear approximation formula</w:t>
      </w:r>
      <w:r w:rsidR="00871F8F">
        <w:t>:</w:t>
      </w:r>
    </w:p>
    <w:p w14:paraId="263BB3BD" w14:textId="77777777" w:rsidR="00502CFD" w:rsidRPr="0026189C" w:rsidRDefault="00286ADA" w:rsidP="00502CFD">
      <w:pPr>
        <w:pStyle w:val="ListParagraph"/>
        <w:spacing w:before="40" w:after="40"/>
        <w:ind w:left="780"/>
        <w:rPr>
          <w:b/>
        </w:rPr>
      </w:pPr>
      <m:oMathPara>
        <m:oMathParaPr>
          <m:jc m:val="left"/>
        </m:oMathParaPr>
        <m:oMath>
          <m:sSub>
            <m:sSubPr>
              <m:ctrlPr>
                <w:rPr>
                  <w:rFonts w:ascii="Cambria Math" w:hAnsi="Cambria Math"/>
                  <w:i/>
                </w:rPr>
              </m:ctrlPr>
            </m:sSubPr>
            <m:e>
              <m:r>
                <w:rPr>
                  <w:rFonts w:ascii="Cambria Math" w:hAnsi="Cambria Math"/>
                </w:rPr>
                <m:t>PowerOrder</m:t>
              </m:r>
            </m:e>
            <m:sub>
              <m:d>
                <m:dPr>
                  <m:begChr m:val="["/>
                  <m:endChr m:val="]"/>
                  <m:ctrlPr>
                    <w:rPr>
                      <w:rFonts w:ascii="Cambria Math" w:hAnsi="Cambria Math"/>
                      <w:i/>
                    </w:rPr>
                  </m:ctrlPr>
                </m:dPr>
                <m:e>
                  <m:r>
                    <w:rPr>
                      <w:rFonts w:ascii="Cambria Math" w:hAnsi="Cambria Math"/>
                    </w:rPr>
                    <m:t>64lsb≅1%</m:t>
                  </m:r>
                </m:e>
              </m:d>
            </m:sub>
          </m:sSub>
          <m:r>
            <w:rPr>
              <w:rFonts w:ascii="Cambria Math" w:hAnsi="Cambria Math"/>
            </w:rPr>
            <m:t>=</m:t>
          </m:r>
          <m:f>
            <m:fPr>
              <m:ctrlPr>
                <w:rPr>
                  <w:rFonts w:ascii="Cambria Math" w:hAnsi="Cambria Math" w:cs="Arial"/>
                  <w:i/>
                  <w:lang w:eastAsia="ko-KR"/>
                </w:rPr>
              </m:ctrlPr>
            </m:fPr>
            <m:num>
              <m:sSub>
                <m:sSubPr>
                  <m:ctrlPr>
                    <w:rPr>
                      <w:rFonts w:ascii="Cambria Math" w:hAnsi="Cambria Math"/>
                      <w:i/>
                    </w:rPr>
                  </m:ctrlPr>
                </m:sSubPr>
                <m:e>
                  <m:r>
                    <w:rPr>
                      <w:rFonts w:ascii="Cambria Math" w:hAnsi="Cambria Math"/>
                    </w:rPr>
                    <m:t>25000×StepConsign</m:t>
                  </m:r>
                </m:e>
                <m:sub>
                  <m:r>
                    <w:rPr>
                      <w:rFonts w:ascii="Cambria Math" w:hAnsi="Cambria Math"/>
                    </w:rPr>
                    <m:t>[8192lsb≅0.25V]</m:t>
                  </m:r>
                </m:sub>
              </m:sSub>
              <m:r>
                <w:rPr>
                  <w:rFonts w:ascii="Cambria Math" w:hAnsi="Cambria Math"/>
                </w:rPr>
                <m:t>+sign(StepConsign)×64×BattVoltage</m:t>
              </m:r>
            </m:num>
            <m:den>
              <m:sSub>
                <m:sSubPr>
                  <m:ctrlPr>
                    <w:rPr>
                      <w:rFonts w:ascii="Cambria Math" w:hAnsi="Cambria Math"/>
                      <w:i/>
                    </w:rPr>
                  </m:ctrlPr>
                </m:sSubPr>
                <m:e>
                  <m:r>
                    <w:rPr>
                      <w:rFonts w:ascii="Cambria Math" w:hAnsi="Cambria Math"/>
                    </w:rPr>
                    <m:t>128×BattVoltage</m:t>
                  </m:r>
                </m:e>
                <m:sub>
                  <m:r>
                    <w:rPr>
                      <w:rFonts w:ascii="Cambria Math" w:hAnsi="Cambria Math"/>
                    </w:rPr>
                    <m:t>[1lsb≅1mV]</m:t>
                  </m:r>
                </m:sub>
              </m:sSub>
            </m:den>
          </m:f>
        </m:oMath>
      </m:oMathPara>
    </w:p>
    <w:p w14:paraId="5B6B1D9E" w14:textId="77777777" w:rsidR="008E1C7D" w:rsidRDefault="0026189C" w:rsidP="008E1C7D">
      <w:pPr>
        <w:pStyle w:val="ListParagraph"/>
        <w:ind w:left="780"/>
      </w:pPr>
      <w:r>
        <w:lastRenderedPageBreak/>
        <w:t xml:space="preserve"> </w:t>
      </w:r>
      <w:r w:rsidR="008E1C7D">
        <w:t>[COVERS: DES_TF_G_1104]</w:t>
      </w:r>
    </w:p>
    <w:p w14:paraId="375C2CF0" w14:textId="77777777" w:rsidR="003367A6" w:rsidRPr="00B347F8" w:rsidRDefault="003367A6" w:rsidP="00502CFD">
      <w:pPr>
        <w:pStyle w:val="ListParagraph"/>
        <w:spacing w:before="40" w:after="40"/>
        <w:ind w:left="780"/>
        <w:rPr>
          <w:b/>
        </w:rPr>
      </w:pPr>
    </w:p>
    <w:p w14:paraId="6634B44C" w14:textId="77777777" w:rsidR="00840839" w:rsidRDefault="00840839" w:rsidP="00840839">
      <w:pPr>
        <w:pStyle w:val="ListParagraph"/>
        <w:numPr>
          <w:ilvl w:val="0"/>
          <w:numId w:val="23"/>
        </w:numPr>
        <w:spacing w:before="40" w:after="40"/>
        <w:rPr>
          <w:b/>
        </w:rPr>
      </w:pPr>
      <w:r w:rsidRPr="00B347F8">
        <w:rPr>
          <w:b/>
        </w:rPr>
        <w:t>Entering and outgoing parameters</w:t>
      </w:r>
      <w:r w:rsidR="00871F8F">
        <w:rPr>
          <w:b/>
        </w:rPr>
        <w:t>:</w:t>
      </w:r>
    </w:p>
    <w:p w14:paraId="0EF5C1E5" w14:textId="77777777" w:rsidR="00733D92" w:rsidRPr="00733D92" w:rsidRDefault="00733D92" w:rsidP="00733D92">
      <w:pPr>
        <w:pStyle w:val="ListParagraph"/>
        <w:spacing w:before="40" w:after="40"/>
        <w:ind w:left="780"/>
      </w:pPr>
      <w:r>
        <w:t>None.</w:t>
      </w:r>
    </w:p>
    <w:p w14:paraId="051C3274" w14:textId="77777777" w:rsidR="00840839" w:rsidRDefault="00840839" w:rsidP="00840839">
      <w:pPr>
        <w:pStyle w:val="ListParagraph"/>
        <w:numPr>
          <w:ilvl w:val="0"/>
          <w:numId w:val="23"/>
        </w:numPr>
        <w:spacing w:before="40" w:after="40"/>
        <w:rPr>
          <w:b/>
        </w:rPr>
      </w:pPr>
      <w:r w:rsidRPr="00B347F8">
        <w:rPr>
          <w:b/>
        </w:rPr>
        <w:t>Period</w:t>
      </w:r>
      <w:r w:rsidR="00871F8F">
        <w:rPr>
          <w:b/>
        </w:rPr>
        <w:t>:</w:t>
      </w:r>
    </w:p>
    <w:p w14:paraId="25C851D3" w14:textId="77777777" w:rsidR="00733D92" w:rsidRPr="00733D92" w:rsidRDefault="00733D92" w:rsidP="00733D92">
      <w:pPr>
        <w:pStyle w:val="ListParagraph"/>
        <w:spacing w:before="40" w:after="40"/>
        <w:ind w:left="780"/>
      </w:pPr>
      <w:r w:rsidRPr="001E01F8">
        <w:t>This f</w:t>
      </w:r>
      <w:r>
        <w:t>unction shall be called every 2</w:t>
      </w:r>
      <w:r w:rsidRPr="001E01F8">
        <w:t>ms</w:t>
      </w:r>
      <w:r w:rsidR="00A90A21">
        <w:t xml:space="preserve"> when the step order type is ‘Voltage’</w:t>
      </w:r>
      <w:r w:rsidRPr="001E01F8">
        <w:t>.</w:t>
      </w:r>
    </w:p>
    <w:p w14:paraId="10F7E2A6" w14:textId="77777777" w:rsidR="00840839" w:rsidRDefault="00840839" w:rsidP="00840839">
      <w:pPr>
        <w:pStyle w:val="ListParagraph"/>
        <w:numPr>
          <w:ilvl w:val="0"/>
          <w:numId w:val="23"/>
        </w:numPr>
        <w:spacing w:before="40" w:after="40"/>
        <w:rPr>
          <w:b/>
        </w:rPr>
      </w:pPr>
      <w:r w:rsidRPr="00B347F8">
        <w:rPr>
          <w:b/>
        </w:rPr>
        <w:t>Who</w:t>
      </w:r>
      <w:r w:rsidR="00871F8F">
        <w:rPr>
          <w:b/>
        </w:rPr>
        <w:t>:</w:t>
      </w:r>
    </w:p>
    <w:p w14:paraId="10BEA95D" w14:textId="77777777" w:rsidR="00733D92" w:rsidRPr="00B347F8" w:rsidRDefault="00733D92" w:rsidP="00733D92">
      <w:pPr>
        <w:pStyle w:val="ListParagraph"/>
        <w:spacing w:before="40" w:after="40"/>
        <w:ind w:left="780"/>
        <w:rPr>
          <w:b/>
        </w:rPr>
      </w:pPr>
      <w:r>
        <w:t xml:space="preserve">This function is called by the exported function in charge of the </w:t>
      </w:r>
      <w:r w:rsidR="00754828">
        <w:t>standard step execution</w:t>
      </w:r>
      <w:r>
        <w:t xml:space="preserve"> (See </w:t>
      </w:r>
      <w:r>
        <w:fldChar w:fldCharType="begin"/>
      </w:r>
      <w:r>
        <w:instrText xml:space="preserve"> REF _Ref315163052 \n \h </w:instrText>
      </w:r>
      <w:r>
        <w:fldChar w:fldCharType="separate"/>
      </w:r>
      <w:r w:rsidR="00834BB3">
        <w:t>3.2.2</w:t>
      </w:r>
      <w:r>
        <w:fldChar w:fldCharType="end"/>
      </w:r>
      <w:r>
        <w:t xml:space="preserve"> </w:t>
      </w:r>
      <w:r w:rsidR="00754828">
        <w:fldChar w:fldCharType="begin"/>
      </w:r>
      <w:r w:rsidR="00754828">
        <w:instrText xml:space="preserve"> REF _Ref361316370 \h </w:instrText>
      </w:r>
      <w:r w:rsidR="00754828">
        <w:fldChar w:fldCharType="separate"/>
      </w:r>
      <w:r w:rsidR="00834BB3">
        <w:t xml:space="preserve">Function </w:t>
      </w:r>
      <w:r w:rsidR="00834BB3">
        <w:rPr>
          <w:i/>
        </w:rPr>
        <w:t>BFE_runExecuteSteps</w:t>
      </w:r>
      <w:r w:rsidR="00754828">
        <w:fldChar w:fldCharType="end"/>
      </w:r>
      <w:r w:rsidR="00754828">
        <w:t>)</w:t>
      </w:r>
    </w:p>
    <w:p w14:paraId="7D740AF4" w14:textId="77777777" w:rsidR="00840839" w:rsidRDefault="00840839" w:rsidP="00840839">
      <w:pPr>
        <w:pStyle w:val="ListParagraph"/>
        <w:numPr>
          <w:ilvl w:val="0"/>
          <w:numId w:val="23"/>
        </w:numPr>
        <w:spacing w:before="40" w:after="40"/>
        <w:rPr>
          <w:b/>
        </w:rPr>
      </w:pPr>
      <w:r w:rsidRPr="00B347F8">
        <w:rPr>
          <w:b/>
        </w:rPr>
        <w:t>Items used</w:t>
      </w:r>
      <w:r w:rsidR="00871F8F">
        <w:rPr>
          <w:b/>
        </w:rPr>
        <w:t>:</w:t>
      </w:r>
    </w:p>
    <w:p w14:paraId="67D53F5B" w14:textId="77777777" w:rsidR="001B4E0E" w:rsidRDefault="001B4E0E" w:rsidP="001B4E0E">
      <w:pPr>
        <w:pStyle w:val="ListParagraph"/>
        <w:numPr>
          <w:ilvl w:val="1"/>
          <w:numId w:val="23"/>
        </w:numPr>
        <w:spacing w:before="40" w:after="40"/>
      </w:pPr>
      <w:r w:rsidRPr="001B4E0E">
        <w:t>Battery voltage</w:t>
      </w:r>
    </w:p>
    <w:p w14:paraId="7AEC64B1" w14:textId="77777777" w:rsidR="001B4E0E" w:rsidRPr="001B4E0E" w:rsidRDefault="0026189C" w:rsidP="001B4E0E">
      <w:pPr>
        <w:pStyle w:val="ListParagraph"/>
        <w:numPr>
          <w:ilvl w:val="1"/>
          <w:numId w:val="23"/>
        </w:numPr>
        <w:spacing w:before="40" w:after="40"/>
      </w:pPr>
      <w:r>
        <w:t xml:space="preserve">Step consign obtained from the </w:t>
      </w:r>
    </w:p>
    <w:p w14:paraId="59DFC3F3" w14:textId="77777777" w:rsidR="00840839" w:rsidRDefault="00840839" w:rsidP="00840839">
      <w:pPr>
        <w:pStyle w:val="ListParagraph"/>
        <w:numPr>
          <w:ilvl w:val="0"/>
          <w:numId w:val="23"/>
        </w:numPr>
        <w:spacing w:before="40" w:after="40"/>
        <w:rPr>
          <w:b/>
        </w:rPr>
      </w:pPr>
      <w:r w:rsidRPr="00B347F8">
        <w:rPr>
          <w:b/>
        </w:rPr>
        <w:t>Returned values</w:t>
      </w:r>
      <w:r w:rsidR="00871F8F">
        <w:rPr>
          <w:b/>
        </w:rPr>
        <w:t>:</w:t>
      </w:r>
    </w:p>
    <w:p w14:paraId="786D1F9C" w14:textId="77777777" w:rsidR="00733D92" w:rsidRPr="00733D92" w:rsidRDefault="00733D92" w:rsidP="00733D92">
      <w:pPr>
        <w:pStyle w:val="ListParagraph"/>
        <w:spacing w:before="40" w:after="40"/>
        <w:ind w:left="780"/>
      </w:pPr>
      <w:r>
        <w:t>None.</w:t>
      </w:r>
    </w:p>
    <w:p w14:paraId="0D6297D0" w14:textId="77777777" w:rsidR="00840839" w:rsidRDefault="00840839" w:rsidP="00840839"/>
    <w:p w14:paraId="1A66CF05" w14:textId="77777777" w:rsidR="00A90A21" w:rsidRDefault="00A90A21" w:rsidP="00A90A21">
      <w:pPr>
        <w:pStyle w:val="Heading4"/>
      </w:pPr>
      <w:bookmarkStart w:id="267" w:name="_Toc396742537"/>
      <w:r>
        <w:t>ManageNoStep</w:t>
      </w:r>
      <w:bookmarkEnd w:id="267"/>
    </w:p>
    <w:p w14:paraId="7520BF17" w14:textId="77777777" w:rsidR="00A90A21" w:rsidRDefault="00A90A21" w:rsidP="00A90A21">
      <w:pPr>
        <w:pStyle w:val="ListParagraph"/>
        <w:numPr>
          <w:ilvl w:val="0"/>
          <w:numId w:val="23"/>
        </w:numPr>
        <w:spacing w:before="40" w:after="40"/>
        <w:rPr>
          <w:b/>
        </w:rPr>
      </w:pPr>
      <w:r w:rsidRPr="00B347F8">
        <w:rPr>
          <w:b/>
        </w:rPr>
        <w:t>Its finality</w:t>
      </w:r>
      <w:r w:rsidR="00871F8F">
        <w:rPr>
          <w:b/>
        </w:rPr>
        <w:t>:</w:t>
      </w:r>
    </w:p>
    <w:p w14:paraId="044FD21D" w14:textId="77777777" w:rsidR="00A90A21" w:rsidRPr="00A90A21" w:rsidRDefault="00A90A21" w:rsidP="00A90A21">
      <w:pPr>
        <w:pStyle w:val="ListParagraph"/>
        <w:spacing w:before="40" w:after="40"/>
        <w:ind w:left="780"/>
      </w:pPr>
      <w:r>
        <w:t xml:space="preserve">The aim of this function is to force a null </w:t>
      </w:r>
      <w:r w:rsidR="00861ABB">
        <w:t>motor power order</w:t>
      </w:r>
      <w:r>
        <w:t xml:space="preserve"> </w:t>
      </w:r>
      <w:r w:rsidR="00861ABB">
        <w:t xml:space="preserve">when no step is currently in progress </w:t>
      </w:r>
      <w:r>
        <w:t xml:space="preserve">or </w:t>
      </w:r>
      <w:r w:rsidR="00861ABB">
        <w:t xml:space="preserve">the </w:t>
      </w:r>
      <w:r>
        <w:t xml:space="preserve">step </w:t>
      </w:r>
      <w:r w:rsidR="00861ABB">
        <w:t>order type is invalid</w:t>
      </w:r>
      <w:r>
        <w:t>.</w:t>
      </w:r>
    </w:p>
    <w:p w14:paraId="053C66A6" w14:textId="77777777" w:rsidR="00A90A21" w:rsidRDefault="00A90A21" w:rsidP="00A90A21">
      <w:pPr>
        <w:pStyle w:val="ListParagraph"/>
        <w:numPr>
          <w:ilvl w:val="0"/>
          <w:numId w:val="23"/>
        </w:numPr>
        <w:spacing w:before="40" w:after="40"/>
        <w:rPr>
          <w:b/>
        </w:rPr>
      </w:pPr>
      <w:r w:rsidRPr="00B347F8">
        <w:rPr>
          <w:b/>
        </w:rPr>
        <w:t>Exported functions used</w:t>
      </w:r>
      <w:r w:rsidR="00871F8F">
        <w:rPr>
          <w:b/>
        </w:rPr>
        <w:t>:</w:t>
      </w:r>
    </w:p>
    <w:p w14:paraId="793AA60C" w14:textId="77777777" w:rsidR="00A90A21" w:rsidRPr="00A90A21" w:rsidRDefault="00A90A21" w:rsidP="00A90A21">
      <w:pPr>
        <w:pStyle w:val="ListParagraph"/>
        <w:spacing w:before="40" w:after="40"/>
        <w:ind w:left="780"/>
      </w:pPr>
      <w:r>
        <w:t>None.</w:t>
      </w:r>
    </w:p>
    <w:p w14:paraId="5A011FF5" w14:textId="77777777" w:rsidR="00A90A21" w:rsidRDefault="00A90A21" w:rsidP="00A90A21">
      <w:pPr>
        <w:pStyle w:val="ListParagraph"/>
        <w:numPr>
          <w:ilvl w:val="0"/>
          <w:numId w:val="23"/>
        </w:numPr>
        <w:spacing w:before="40" w:after="40"/>
        <w:rPr>
          <w:b/>
        </w:rPr>
      </w:pPr>
      <w:r w:rsidRPr="00B347F8">
        <w:rPr>
          <w:b/>
        </w:rPr>
        <w:t>Exported variables used</w:t>
      </w:r>
      <w:r w:rsidR="00871F8F">
        <w:rPr>
          <w:b/>
        </w:rPr>
        <w:t>:</w:t>
      </w:r>
    </w:p>
    <w:p w14:paraId="7833CEBF" w14:textId="77777777" w:rsidR="00A90A21" w:rsidRPr="00A90A21" w:rsidRDefault="00A90A21" w:rsidP="00A90A21">
      <w:pPr>
        <w:pStyle w:val="ListParagraph"/>
        <w:spacing w:before="40" w:after="40"/>
        <w:ind w:left="780"/>
      </w:pPr>
      <w:r>
        <w:t>None.</w:t>
      </w:r>
    </w:p>
    <w:p w14:paraId="768F5FEF" w14:textId="77777777" w:rsidR="00A90A21" w:rsidRDefault="00A90A21" w:rsidP="00A90A21">
      <w:pPr>
        <w:pStyle w:val="ListParagraph"/>
        <w:numPr>
          <w:ilvl w:val="0"/>
          <w:numId w:val="23"/>
        </w:numPr>
        <w:spacing w:before="40" w:after="40"/>
        <w:rPr>
          <w:b/>
        </w:rPr>
      </w:pPr>
      <w:r w:rsidRPr="00B347F8">
        <w:rPr>
          <w:b/>
        </w:rPr>
        <w:t>Object</w:t>
      </w:r>
      <w:r w:rsidR="00871F8F">
        <w:rPr>
          <w:b/>
        </w:rPr>
        <w:t>:</w:t>
      </w:r>
    </w:p>
    <w:p w14:paraId="7560390D" w14:textId="77777777" w:rsidR="004567CA" w:rsidRDefault="004567CA" w:rsidP="004567CA">
      <w:pPr>
        <w:pStyle w:val="RequirementID"/>
        <w:ind w:left="780"/>
      </w:pPr>
      <w:r>
        <w:t>DSG_BFE_</w:t>
      </w:r>
      <w:r w:rsidR="00176BEA">
        <w:t>00158</w:t>
      </w:r>
      <w:r>
        <w:t>:</w:t>
      </w:r>
    </w:p>
    <w:p w14:paraId="077990DA" w14:textId="77777777" w:rsidR="004567CA" w:rsidRDefault="004567CA" w:rsidP="004567CA">
      <w:pPr>
        <w:pStyle w:val="ListParagraph"/>
        <w:ind w:left="780"/>
      </w:pPr>
      <w:r>
        <w:t xml:space="preserve">When this function is called, the motor power order shall be set to 0% whatever the </w:t>
      </w:r>
      <w:r w:rsidRPr="004567CA">
        <w:rPr>
          <w:rFonts w:ascii="Cambria Math" w:hAnsi="Cambria Math"/>
          <w:i/>
        </w:rPr>
        <w:t>StepConsign</w:t>
      </w:r>
      <w:r>
        <w:t xml:space="preserve"> value is.</w:t>
      </w:r>
    </w:p>
    <w:p w14:paraId="5DB6A8AD" w14:textId="77777777" w:rsidR="004567CA" w:rsidRDefault="004567CA" w:rsidP="004567CA">
      <w:pPr>
        <w:pStyle w:val="ListParagraph"/>
        <w:ind w:left="780"/>
      </w:pPr>
      <w:r>
        <w:t>[COVERS: DES_TF_G_1060]</w:t>
      </w:r>
    </w:p>
    <w:p w14:paraId="4371D881" w14:textId="77777777" w:rsidR="002D605C" w:rsidRPr="00B347F8" w:rsidRDefault="002D605C" w:rsidP="002D605C">
      <w:pPr>
        <w:pStyle w:val="ListParagraph"/>
        <w:spacing w:before="40" w:after="40"/>
        <w:ind w:left="780"/>
        <w:rPr>
          <w:b/>
        </w:rPr>
      </w:pPr>
    </w:p>
    <w:p w14:paraId="018B96AC" w14:textId="77777777" w:rsidR="00A90A21" w:rsidRDefault="00A90A21" w:rsidP="00A90A21">
      <w:pPr>
        <w:pStyle w:val="ListParagraph"/>
        <w:numPr>
          <w:ilvl w:val="0"/>
          <w:numId w:val="23"/>
        </w:numPr>
        <w:spacing w:before="40" w:after="40"/>
        <w:rPr>
          <w:b/>
        </w:rPr>
      </w:pPr>
      <w:r w:rsidRPr="00B347F8">
        <w:rPr>
          <w:b/>
        </w:rPr>
        <w:t>Entering and outgoing parameters</w:t>
      </w:r>
      <w:r w:rsidR="00871F8F">
        <w:rPr>
          <w:b/>
        </w:rPr>
        <w:t>:</w:t>
      </w:r>
    </w:p>
    <w:p w14:paraId="631FF4BD" w14:textId="77777777" w:rsidR="00A90A21" w:rsidRPr="00A90A21" w:rsidRDefault="00A90A21" w:rsidP="00A90A21">
      <w:pPr>
        <w:pStyle w:val="ListParagraph"/>
        <w:spacing w:before="40" w:after="40"/>
        <w:ind w:left="780"/>
      </w:pPr>
      <w:r>
        <w:t>None.</w:t>
      </w:r>
    </w:p>
    <w:p w14:paraId="5BFCCF9A" w14:textId="77777777" w:rsidR="00A90A21" w:rsidRDefault="00A90A21" w:rsidP="00A90A21">
      <w:pPr>
        <w:pStyle w:val="ListParagraph"/>
        <w:numPr>
          <w:ilvl w:val="0"/>
          <w:numId w:val="23"/>
        </w:numPr>
        <w:spacing w:before="40" w:after="40"/>
        <w:rPr>
          <w:b/>
        </w:rPr>
      </w:pPr>
      <w:r w:rsidRPr="00B347F8">
        <w:rPr>
          <w:b/>
        </w:rPr>
        <w:t>Period</w:t>
      </w:r>
      <w:r w:rsidR="00871F8F">
        <w:rPr>
          <w:b/>
        </w:rPr>
        <w:t>:</w:t>
      </w:r>
    </w:p>
    <w:p w14:paraId="0CB51D31" w14:textId="77777777" w:rsidR="00A90A21" w:rsidRPr="00A90A21" w:rsidRDefault="00A90A21" w:rsidP="00A90A21">
      <w:pPr>
        <w:pStyle w:val="ListParagraph"/>
        <w:spacing w:before="40" w:after="40"/>
        <w:ind w:left="780"/>
      </w:pPr>
      <w:r w:rsidRPr="001E01F8">
        <w:t>This f</w:t>
      </w:r>
      <w:r>
        <w:t>unction shall be called every 2</w:t>
      </w:r>
      <w:r w:rsidRPr="001E01F8">
        <w:t>ms</w:t>
      </w:r>
      <w:r>
        <w:t xml:space="preserve"> when the step order type is ‘No Order type’ or when the order type is not </w:t>
      </w:r>
      <w:r w:rsidR="003616F4">
        <w:t xml:space="preserve">a </w:t>
      </w:r>
      <w:r>
        <w:t>supported value</w:t>
      </w:r>
      <w:r w:rsidRPr="001E01F8">
        <w:t>.</w:t>
      </w:r>
    </w:p>
    <w:p w14:paraId="1B2D96E7" w14:textId="77777777" w:rsidR="00A90A21" w:rsidRDefault="00A90A21" w:rsidP="00A90A21">
      <w:pPr>
        <w:pStyle w:val="ListParagraph"/>
        <w:numPr>
          <w:ilvl w:val="0"/>
          <w:numId w:val="23"/>
        </w:numPr>
        <w:spacing w:before="40" w:after="40"/>
        <w:rPr>
          <w:b/>
        </w:rPr>
      </w:pPr>
      <w:r w:rsidRPr="00B347F8">
        <w:rPr>
          <w:b/>
        </w:rPr>
        <w:t>Who</w:t>
      </w:r>
      <w:r w:rsidR="00871F8F">
        <w:rPr>
          <w:b/>
        </w:rPr>
        <w:t>:</w:t>
      </w:r>
    </w:p>
    <w:p w14:paraId="3F02D4F0" w14:textId="77777777" w:rsidR="00A90A21" w:rsidRPr="00B347F8" w:rsidRDefault="00A90A21" w:rsidP="00A90A21">
      <w:pPr>
        <w:pStyle w:val="ListParagraph"/>
        <w:spacing w:before="40" w:after="40"/>
        <w:ind w:left="780"/>
        <w:rPr>
          <w:b/>
        </w:rPr>
      </w:pPr>
      <w:r>
        <w:t xml:space="preserve">This function is called by the exported function in charge of the </w:t>
      </w:r>
      <w:r w:rsidR="00861ABB">
        <w:t xml:space="preserve">standards steps execution </w:t>
      </w:r>
      <w:r>
        <w:t xml:space="preserve">(See </w:t>
      </w:r>
      <w:r>
        <w:fldChar w:fldCharType="begin"/>
      </w:r>
      <w:r>
        <w:instrText xml:space="preserve"> REF _Ref315163052 \n \h </w:instrText>
      </w:r>
      <w:r>
        <w:fldChar w:fldCharType="separate"/>
      </w:r>
      <w:r w:rsidR="00834BB3">
        <w:t>3.2.2</w:t>
      </w:r>
      <w:r>
        <w:fldChar w:fldCharType="end"/>
      </w:r>
      <w:r w:rsidR="00861ABB">
        <w:t xml:space="preserve"> </w:t>
      </w:r>
      <w:r w:rsidR="00861ABB">
        <w:fldChar w:fldCharType="begin"/>
      </w:r>
      <w:r w:rsidR="00861ABB">
        <w:instrText xml:space="preserve"> REF _Ref361302786 \h </w:instrText>
      </w:r>
      <w:r w:rsidR="00861ABB">
        <w:fldChar w:fldCharType="separate"/>
      </w:r>
      <w:r w:rsidR="00834BB3">
        <w:t xml:space="preserve">Function </w:t>
      </w:r>
      <w:r w:rsidR="00834BB3">
        <w:rPr>
          <w:i/>
        </w:rPr>
        <w:t>BFE_runExecuteSteps</w:t>
      </w:r>
      <w:r w:rsidR="00861ABB">
        <w:fldChar w:fldCharType="end"/>
      </w:r>
      <w:r w:rsidR="003E6191">
        <w:t>).</w:t>
      </w:r>
    </w:p>
    <w:p w14:paraId="6AAFDDCA" w14:textId="77777777" w:rsidR="00A90A21" w:rsidRDefault="00A90A21" w:rsidP="00A90A21">
      <w:pPr>
        <w:pStyle w:val="ListParagraph"/>
        <w:numPr>
          <w:ilvl w:val="0"/>
          <w:numId w:val="23"/>
        </w:numPr>
        <w:spacing w:before="40" w:after="40"/>
        <w:rPr>
          <w:b/>
        </w:rPr>
      </w:pPr>
      <w:r w:rsidRPr="00B347F8">
        <w:rPr>
          <w:b/>
        </w:rPr>
        <w:t>Items used</w:t>
      </w:r>
      <w:r w:rsidR="00871F8F">
        <w:rPr>
          <w:b/>
        </w:rPr>
        <w:t>:</w:t>
      </w:r>
    </w:p>
    <w:p w14:paraId="77DC9015" w14:textId="77777777" w:rsidR="00A90A21" w:rsidRPr="00A90A21" w:rsidRDefault="00A90A21" w:rsidP="00A90A21">
      <w:pPr>
        <w:pStyle w:val="ListParagraph"/>
        <w:spacing w:before="40" w:after="40"/>
        <w:ind w:left="780"/>
      </w:pPr>
      <w:r>
        <w:t>None.</w:t>
      </w:r>
    </w:p>
    <w:p w14:paraId="63905F93" w14:textId="77777777" w:rsidR="00A90A21" w:rsidRDefault="00A90A21" w:rsidP="00A90A21">
      <w:pPr>
        <w:pStyle w:val="ListParagraph"/>
        <w:numPr>
          <w:ilvl w:val="0"/>
          <w:numId w:val="23"/>
        </w:numPr>
        <w:spacing w:before="40" w:after="40"/>
        <w:rPr>
          <w:b/>
        </w:rPr>
      </w:pPr>
      <w:r w:rsidRPr="00B347F8">
        <w:rPr>
          <w:b/>
        </w:rPr>
        <w:t>Returned values</w:t>
      </w:r>
      <w:r w:rsidR="00871F8F">
        <w:rPr>
          <w:b/>
        </w:rPr>
        <w:t>:</w:t>
      </w:r>
    </w:p>
    <w:p w14:paraId="34AF849D" w14:textId="77777777" w:rsidR="003616F4" w:rsidRDefault="00A90A21" w:rsidP="00F940FC">
      <w:pPr>
        <w:pStyle w:val="ListParagraph"/>
        <w:spacing w:before="40" w:after="40"/>
        <w:ind w:left="780"/>
      </w:pPr>
      <w:r>
        <w:t>None.</w:t>
      </w:r>
    </w:p>
    <w:p w14:paraId="4C7F3853" w14:textId="77777777" w:rsidR="00373663" w:rsidRDefault="00373663">
      <w:pPr>
        <w:jc w:val="left"/>
        <w:rPr>
          <w:b/>
          <w:u w:val="single"/>
        </w:rPr>
      </w:pPr>
      <w:bookmarkStart w:id="268" w:name="_Ref315249905"/>
      <w:bookmarkStart w:id="269" w:name="_Toc315252685"/>
      <w:r>
        <w:br w:type="page"/>
      </w:r>
    </w:p>
    <w:p w14:paraId="47A0B852" w14:textId="77777777" w:rsidR="009A4BF1" w:rsidRDefault="009A4BF1" w:rsidP="00736828">
      <w:pPr>
        <w:pStyle w:val="Heading3"/>
      </w:pPr>
      <w:bookmarkStart w:id="270" w:name="_Toc396742538"/>
      <w:r>
        <w:lastRenderedPageBreak/>
        <w:t>High Power regulation</w:t>
      </w:r>
      <w:bookmarkEnd w:id="270"/>
    </w:p>
    <w:p w14:paraId="7BCBF867" w14:textId="77777777" w:rsidR="009A4BF1" w:rsidRDefault="00254D09" w:rsidP="009A4BF1">
      <w:r>
        <w:t>As reminder the High Power algorithm can be split as follow:</w:t>
      </w:r>
    </w:p>
    <w:p w14:paraId="5B0586B8" w14:textId="77777777" w:rsidR="00254D09" w:rsidRDefault="00254D09" w:rsidP="009A4BF1"/>
    <w:p w14:paraId="7E0E320F" w14:textId="77777777" w:rsidR="00E2388E" w:rsidRDefault="00254D09" w:rsidP="00E2388E">
      <w:pPr>
        <w:keepNext/>
      </w:pPr>
      <w:r>
        <w:rPr>
          <w:noProof/>
          <w:lang w:val="fr-FR" w:eastAsia="fr-FR"/>
        </w:rPr>
        <mc:AlternateContent>
          <mc:Choice Requires="wpc">
            <w:drawing>
              <wp:inline distT="0" distB="0" distL="0" distR="0" wp14:anchorId="38F54020" wp14:editId="33A9E6F7">
                <wp:extent cx="6257925" cy="2754630"/>
                <wp:effectExtent l="0" t="0" r="0" b="0"/>
                <wp:docPr id="70" name="Canvas 7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4" name="Flowchart: Summing Junction 164"/>
                        <wps:cNvSpPr/>
                        <wps:spPr>
                          <a:xfrm>
                            <a:off x="539115" y="704850"/>
                            <a:ext cx="325755" cy="325755"/>
                          </a:xfrm>
                          <a:prstGeom prst="flowChartSummingJunction">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Straight Arrow Connector 166"/>
                        <wps:cNvCnPr>
                          <a:endCxn id="164" idx="2"/>
                        </wps:cNvCnPr>
                        <wps:spPr>
                          <a:xfrm>
                            <a:off x="104775" y="867728"/>
                            <a:ext cx="434340" cy="0"/>
                          </a:xfrm>
                          <a:prstGeom prst="straightConnector1">
                            <a:avLst/>
                          </a:prstGeom>
                          <a:ln>
                            <a:tailEnd type="stealth"/>
                          </a:ln>
                        </wps:spPr>
                        <wps:style>
                          <a:lnRef idx="1">
                            <a:schemeClr val="dk1"/>
                          </a:lnRef>
                          <a:fillRef idx="0">
                            <a:schemeClr val="dk1"/>
                          </a:fillRef>
                          <a:effectRef idx="0">
                            <a:schemeClr val="dk1"/>
                          </a:effectRef>
                          <a:fontRef idx="minor">
                            <a:schemeClr val="tx1"/>
                          </a:fontRef>
                        </wps:style>
                        <wps:bodyPr/>
                      </wps:wsp>
                      <wps:wsp>
                        <wps:cNvPr id="188" name="Text Box 188"/>
                        <wps:cNvSpPr txBox="1"/>
                        <wps:spPr>
                          <a:xfrm>
                            <a:off x="0" y="580072"/>
                            <a:ext cx="687705" cy="3571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690A85" w14:textId="77777777" w:rsidR="001C49CD" w:rsidRPr="00756C5A" w:rsidRDefault="001C49CD">
                              <w:pPr>
                                <w:rPr>
                                  <w:sz w:val="14"/>
                                  <w:lang w:val="en-US"/>
                                </w:rPr>
                              </w:pPr>
                              <w:r w:rsidRPr="00756C5A">
                                <w:rPr>
                                  <w:sz w:val="14"/>
                                  <w:lang w:val="en-US"/>
                                </w:rPr>
                                <w:t>Current consign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8" name="Text Box 218"/>
                        <wps:cNvSpPr txBox="1"/>
                        <wps:spPr>
                          <a:xfrm>
                            <a:off x="493395" y="730568"/>
                            <a:ext cx="253365" cy="25050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5B3424" w14:textId="77777777" w:rsidR="001C49CD" w:rsidRPr="00756C5A" w:rsidRDefault="001C49CD">
                              <w:pPr>
                                <w:rPr>
                                  <w:b/>
                                  <w:color w:val="EEECE1" w:themeColor="background2"/>
                                  <w:lang w:val="fr-FR"/>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756C5A">
                                <w:rPr>
                                  <w:b/>
                                  <w:color w:val="EEECE1" w:themeColor="background2"/>
                                  <w:lang w:val="fr-FR"/>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7" name="Text Box 218"/>
                        <wps:cNvSpPr txBox="1"/>
                        <wps:spPr>
                          <a:xfrm>
                            <a:off x="596188" y="822325"/>
                            <a:ext cx="253365" cy="2501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76DB57" w14:textId="77777777" w:rsidR="001C49CD" w:rsidRDefault="001C49CD" w:rsidP="00756C5A">
                              <w:pPr>
                                <w:pStyle w:val="NormalWeb"/>
                                <w:spacing w:before="0" w:beforeAutospacing="0" w:after="0" w:afterAutospacing="0"/>
                                <w:jc w:val="both"/>
                              </w:pPr>
                              <w:r>
                                <w:rPr>
                                  <w:rFonts w:ascii="Arial" w:eastAsia="Times New Roman" w:hAnsi="Arial"/>
                                  <w:b/>
                                  <w:bCs/>
                                  <w:shadow/>
                                  <w:color w:val="F4F1E3"/>
                                  <w:sz w:val="20"/>
                                  <w:szCs w:val="20"/>
                                  <w:lang w:val="fr-FR"/>
                                  <w14:shadow w14:blurRad="41275" w14:dist="20320" w14:dir="1800000" w14:sx="100000" w14:sy="100000" w14:kx="0" w14:ky="0" w14:algn="tl">
                                    <w14:srgbClr w14:val="000000">
                                      <w14:alpha w14:val="60000"/>
                                    </w14:srgbClr>
                                  </w14:shadow>
                                  <w14:textOutline w14:w="6350" w14:cap="flat" w14:cmpd="sng" w14:algn="ctr">
                                    <w14:solidFill>
                                      <w14:srgbClr w14:val="054697"/>
                                    </w14:solidFill>
                                    <w14:prstDash w14:val="solid"/>
                                    <w14:round/>
                                  </w14:textOutline>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9" name="Text Box 219"/>
                        <wps:cNvSpPr txBox="1"/>
                        <wps:spPr>
                          <a:xfrm>
                            <a:off x="1190624" y="680085"/>
                            <a:ext cx="1266825" cy="373380"/>
                          </a:xfrm>
                          <a:prstGeom prst="rect">
                            <a:avLst/>
                          </a:prstGeom>
                          <a:ln/>
                        </wps:spPr>
                        <wps:style>
                          <a:lnRef idx="1">
                            <a:schemeClr val="accent1"/>
                          </a:lnRef>
                          <a:fillRef idx="3">
                            <a:schemeClr val="accent1"/>
                          </a:fillRef>
                          <a:effectRef idx="2">
                            <a:schemeClr val="accent1"/>
                          </a:effectRef>
                          <a:fontRef idx="minor">
                            <a:schemeClr val="lt1"/>
                          </a:fontRef>
                        </wps:style>
                        <wps:txbx>
                          <w:txbxContent>
                            <w:p w14:paraId="3546B071" w14:textId="77777777" w:rsidR="001C49CD" w:rsidRPr="00756C5A" w:rsidRDefault="001C49CD" w:rsidP="00756C5A">
                              <w:pPr>
                                <w:jc w:val="center"/>
                                <w:rPr>
                                  <w:lang w:val="en-US"/>
                                </w:rPr>
                              </w:pPr>
                              <w:r w:rsidRPr="00756C5A">
                                <w:rPr>
                                  <w:lang w:val="en-US"/>
                                </w:rPr>
                                <w:t>Integral 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Straight Arrow Connector 234"/>
                        <wps:cNvCnPr>
                          <a:stCxn id="164" idx="6"/>
                          <a:endCxn id="219" idx="1"/>
                        </wps:cNvCnPr>
                        <wps:spPr>
                          <a:xfrm flipV="1">
                            <a:off x="864870" y="866775"/>
                            <a:ext cx="325754" cy="953"/>
                          </a:xfrm>
                          <a:prstGeom prst="straightConnector1">
                            <a:avLst/>
                          </a:prstGeom>
                          <a:ln>
                            <a:tailEnd type="stealth"/>
                          </a:ln>
                        </wps:spPr>
                        <wps:style>
                          <a:lnRef idx="1">
                            <a:schemeClr val="dk1"/>
                          </a:lnRef>
                          <a:fillRef idx="0">
                            <a:schemeClr val="dk1"/>
                          </a:fillRef>
                          <a:effectRef idx="0">
                            <a:schemeClr val="dk1"/>
                          </a:effectRef>
                          <a:fontRef idx="minor">
                            <a:schemeClr val="tx1"/>
                          </a:fontRef>
                        </wps:style>
                        <wps:bodyPr/>
                      </wps:wsp>
                      <wps:wsp>
                        <wps:cNvPr id="575" name="Text Box 219"/>
                        <wps:cNvSpPr txBox="1"/>
                        <wps:spPr>
                          <a:xfrm>
                            <a:off x="1190624" y="76200"/>
                            <a:ext cx="1266825" cy="373380"/>
                          </a:xfrm>
                          <a:prstGeom prst="rect">
                            <a:avLst/>
                          </a:prstGeom>
                          <a:ln/>
                        </wps:spPr>
                        <wps:style>
                          <a:lnRef idx="1">
                            <a:schemeClr val="accent1"/>
                          </a:lnRef>
                          <a:fillRef idx="3">
                            <a:schemeClr val="accent1"/>
                          </a:fillRef>
                          <a:effectRef idx="2">
                            <a:schemeClr val="accent1"/>
                          </a:effectRef>
                          <a:fontRef idx="minor">
                            <a:schemeClr val="lt1"/>
                          </a:fontRef>
                        </wps:style>
                        <wps:txbx>
                          <w:txbxContent>
                            <w:p w14:paraId="31FBF8B6" w14:textId="77777777" w:rsidR="001C49CD" w:rsidRPr="00756C5A" w:rsidRDefault="001C49CD" w:rsidP="00756C5A">
                              <w:pPr>
                                <w:pStyle w:val="NormalWeb"/>
                                <w:spacing w:before="0" w:beforeAutospacing="0" w:after="0" w:afterAutospacing="0"/>
                                <w:jc w:val="center"/>
                                <w:rPr>
                                  <w:sz w:val="20"/>
                                  <w:lang w:val="fr-FR"/>
                                </w:rPr>
                              </w:pPr>
                              <w:r w:rsidRPr="00756C5A">
                                <w:rPr>
                                  <w:rFonts w:ascii="Arial" w:eastAsia="Times New Roman" w:hAnsi="Arial"/>
                                  <w:sz w:val="16"/>
                                  <w:szCs w:val="20"/>
                                  <w:lang w:val="fr-FR"/>
                                </w:rPr>
                                <w:t>Booster Interruption condition</w:t>
                              </w:r>
                              <w:r>
                                <w:rPr>
                                  <w:rFonts w:ascii="Arial" w:eastAsia="Times New Roman" w:hAnsi="Arial"/>
                                  <w:sz w:val="16"/>
                                  <w:szCs w:val="20"/>
                                  <w:lang w:val="fr-FR"/>
                                </w:rPr>
                                <w: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6" name="Straight Arrow Connector 576"/>
                        <wps:cNvCnPr>
                          <a:stCxn id="575" idx="2"/>
                          <a:endCxn id="219" idx="0"/>
                        </wps:cNvCnPr>
                        <wps:spPr>
                          <a:xfrm>
                            <a:off x="1824037" y="449580"/>
                            <a:ext cx="0" cy="230505"/>
                          </a:xfrm>
                          <a:prstGeom prst="straightConnector1">
                            <a:avLst/>
                          </a:prstGeom>
                          <a:ln>
                            <a:tailEnd type="stealth"/>
                          </a:ln>
                        </wps:spPr>
                        <wps:style>
                          <a:lnRef idx="1">
                            <a:schemeClr val="dk1"/>
                          </a:lnRef>
                          <a:fillRef idx="0">
                            <a:schemeClr val="dk1"/>
                          </a:fillRef>
                          <a:effectRef idx="0">
                            <a:schemeClr val="dk1"/>
                          </a:effectRef>
                          <a:fontRef idx="minor">
                            <a:schemeClr val="tx1"/>
                          </a:fontRef>
                        </wps:style>
                        <wps:bodyPr/>
                      </wps:wsp>
                      <wps:wsp>
                        <wps:cNvPr id="577" name="Text Box 188"/>
                        <wps:cNvSpPr txBox="1"/>
                        <wps:spPr>
                          <a:xfrm>
                            <a:off x="851536" y="616585"/>
                            <a:ext cx="266700" cy="3568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B3FF05" w14:textId="77777777" w:rsidR="001C49CD" w:rsidRPr="00756C5A" w:rsidRDefault="001C49CD" w:rsidP="00756C5A">
                              <w:pPr>
                                <w:pStyle w:val="NormalWeb"/>
                                <w:spacing w:before="0" w:beforeAutospacing="0" w:after="0" w:afterAutospacing="0"/>
                                <w:jc w:val="both"/>
                                <w:rPr>
                                  <w:sz w:val="40"/>
                                </w:rPr>
                              </w:pPr>
                              <w:r w:rsidRPr="00756C5A">
                                <w:rPr>
                                  <w:rFonts w:ascii="Arial" w:eastAsia="Times New Roman" w:hAnsi="Arial"/>
                                  <w:sz w:val="22"/>
                                  <w:szCs w:val="14"/>
                                </w:rPr>
                                <w:sym w:font="Symbol" w:char="F065"/>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78" name="Text Box 578"/>
                        <wps:cNvSpPr txBox="1"/>
                        <wps:spPr>
                          <a:xfrm>
                            <a:off x="2891790" y="466725"/>
                            <a:ext cx="1266825" cy="801053"/>
                          </a:xfrm>
                          <a:prstGeom prst="rect">
                            <a:avLst/>
                          </a:prstGeom>
                          <a:ln/>
                        </wps:spPr>
                        <wps:style>
                          <a:lnRef idx="1">
                            <a:schemeClr val="accent1"/>
                          </a:lnRef>
                          <a:fillRef idx="3">
                            <a:schemeClr val="accent1"/>
                          </a:fillRef>
                          <a:effectRef idx="2">
                            <a:schemeClr val="accent1"/>
                          </a:effectRef>
                          <a:fontRef idx="minor">
                            <a:schemeClr val="lt1"/>
                          </a:fontRef>
                        </wps:style>
                        <wps:txbx>
                          <w:txbxContent>
                            <w:p w14:paraId="301502B0" w14:textId="77777777" w:rsidR="001C49CD" w:rsidRPr="00756C5A" w:rsidRDefault="001C49CD" w:rsidP="00756C5A">
                              <w:pPr>
                                <w:jc w:val="center"/>
                                <w:rPr>
                                  <w:lang w:val="en-US"/>
                                </w:rPr>
                              </w:pPr>
                              <w:r>
                                <w:rPr>
                                  <w:lang w:val="en-US"/>
                                </w:rPr>
                                <w:t>Boost stage command &amp; Power stage command computation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9" name="Straight Arrow Connector 579"/>
                        <wps:cNvCnPr>
                          <a:stCxn id="219" idx="3"/>
                          <a:endCxn id="578" idx="1"/>
                        </wps:cNvCnPr>
                        <wps:spPr>
                          <a:xfrm>
                            <a:off x="2457449" y="866775"/>
                            <a:ext cx="434341" cy="477"/>
                          </a:xfrm>
                          <a:prstGeom prst="straightConnector1">
                            <a:avLst/>
                          </a:prstGeom>
                          <a:ln>
                            <a:tailEnd type="stealth"/>
                          </a:ln>
                        </wps:spPr>
                        <wps:style>
                          <a:lnRef idx="1">
                            <a:schemeClr val="dk1"/>
                          </a:lnRef>
                          <a:fillRef idx="0">
                            <a:schemeClr val="dk1"/>
                          </a:fillRef>
                          <a:effectRef idx="0">
                            <a:schemeClr val="dk1"/>
                          </a:effectRef>
                          <a:fontRef idx="minor">
                            <a:schemeClr val="tx1"/>
                          </a:fontRef>
                        </wps:style>
                        <wps:bodyPr/>
                      </wps:wsp>
                      <wps:wsp>
                        <wps:cNvPr id="580" name="Text Box 188"/>
                        <wps:cNvSpPr txBox="1"/>
                        <wps:spPr>
                          <a:xfrm>
                            <a:off x="2416470" y="683895"/>
                            <a:ext cx="511515" cy="269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FC1775" w14:textId="77777777" w:rsidR="001C49CD" w:rsidRPr="00D64D14" w:rsidRDefault="001C49CD" w:rsidP="00D64D14">
                              <w:pPr>
                                <w:pStyle w:val="NormalWeb"/>
                                <w:spacing w:before="0" w:beforeAutospacing="0" w:after="0" w:afterAutospacing="0"/>
                                <w:jc w:val="both"/>
                                <w:rPr>
                                  <w:lang w:val="en-US"/>
                                </w:rPr>
                              </w:pPr>
                              <w:r w:rsidRPr="00D64D14">
                                <w:rPr>
                                  <w:rFonts w:ascii="Arial" w:eastAsia="Times New Roman" w:hAnsi="Arial"/>
                                  <w:sz w:val="14"/>
                                  <w:szCs w:val="14"/>
                                  <w:lang w:val="en-US"/>
                                </w:rPr>
                                <w:t>Integral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81" name="Text Box 219"/>
                        <wps:cNvSpPr txBox="1"/>
                        <wps:spPr>
                          <a:xfrm>
                            <a:off x="4448175" y="959189"/>
                            <a:ext cx="1049655" cy="476272"/>
                          </a:xfrm>
                          <a:prstGeom prst="rect">
                            <a:avLst/>
                          </a:prstGeom>
                          <a:ln/>
                        </wps:spPr>
                        <wps:style>
                          <a:lnRef idx="1">
                            <a:schemeClr val="accent3"/>
                          </a:lnRef>
                          <a:fillRef idx="3">
                            <a:schemeClr val="accent3"/>
                          </a:fillRef>
                          <a:effectRef idx="2">
                            <a:schemeClr val="accent3"/>
                          </a:effectRef>
                          <a:fontRef idx="minor">
                            <a:schemeClr val="lt1"/>
                          </a:fontRef>
                        </wps:style>
                        <wps:txbx>
                          <w:txbxContent>
                            <w:p w14:paraId="7C82B0BB" w14:textId="77777777" w:rsidR="001C49CD" w:rsidRPr="00D64D14" w:rsidRDefault="001C49CD" w:rsidP="00D64D14">
                              <w:pPr>
                                <w:pStyle w:val="NormalWeb"/>
                                <w:spacing w:before="0" w:beforeAutospacing="0" w:after="0" w:afterAutospacing="0"/>
                                <w:jc w:val="center"/>
                                <w:rPr>
                                  <w:sz w:val="22"/>
                                  <w:lang w:val="en-US"/>
                                </w:rPr>
                              </w:pPr>
                              <w:r w:rsidRPr="00D64D14">
                                <w:rPr>
                                  <w:rFonts w:ascii="Arial" w:eastAsia="Times New Roman" w:hAnsi="Arial"/>
                                  <w:sz w:val="18"/>
                                  <w:szCs w:val="20"/>
                                  <w:lang w:val="en-US"/>
                                </w:rPr>
                                <w:t>Half-Bridges  HW components drivers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2" name="Text Box 219"/>
                        <wps:cNvSpPr txBox="1"/>
                        <wps:spPr>
                          <a:xfrm>
                            <a:off x="4448175" y="285750"/>
                            <a:ext cx="1049655" cy="476272"/>
                          </a:xfrm>
                          <a:prstGeom prst="rect">
                            <a:avLst/>
                          </a:prstGeom>
                          <a:ln/>
                        </wps:spPr>
                        <wps:style>
                          <a:lnRef idx="1">
                            <a:schemeClr val="accent3"/>
                          </a:lnRef>
                          <a:fillRef idx="3">
                            <a:schemeClr val="accent3"/>
                          </a:fillRef>
                          <a:effectRef idx="2">
                            <a:schemeClr val="accent3"/>
                          </a:effectRef>
                          <a:fontRef idx="minor">
                            <a:schemeClr val="lt1"/>
                          </a:fontRef>
                        </wps:style>
                        <wps:txbx>
                          <w:txbxContent>
                            <w:p w14:paraId="1F9FE07F" w14:textId="77777777" w:rsidR="001C49CD" w:rsidRPr="00D64D14" w:rsidRDefault="001C49CD" w:rsidP="00D64D14">
                              <w:pPr>
                                <w:pStyle w:val="NormalWeb"/>
                                <w:spacing w:before="0" w:beforeAutospacing="0" w:after="0" w:afterAutospacing="0"/>
                                <w:jc w:val="center"/>
                                <w:rPr>
                                  <w:sz w:val="22"/>
                                  <w:lang w:val="fr-FR"/>
                                </w:rPr>
                              </w:pPr>
                              <w:r w:rsidRPr="00D64D14">
                                <w:rPr>
                                  <w:rFonts w:ascii="Arial" w:eastAsia="Times New Roman" w:hAnsi="Arial"/>
                                  <w:sz w:val="18"/>
                                  <w:szCs w:val="20"/>
                                  <w:lang w:val="fr-FR"/>
                                </w:rPr>
                                <w:t>Boost</w:t>
                              </w:r>
                              <w:r>
                                <w:rPr>
                                  <w:rFonts w:ascii="Arial" w:eastAsia="Times New Roman" w:hAnsi="Arial"/>
                                  <w:sz w:val="18"/>
                                  <w:szCs w:val="20"/>
                                  <w:lang w:val="fr-FR"/>
                                </w:rPr>
                                <w:t>er</w:t>
                              </w:r>
                              <w:r w:rsidRPr="00D64D14">
                                <w:rPr>
                                  <w:rFonts w:ascii="Arial" w:eastAsia="Times New Roman" w:hAnsi="Arial"/>
                                  <w:sz w:val="18"/>
                                  <w:szCs w:val="20"/>
                                  <w:lang w:val="fr-FR"/>
                                </w:rPr>
                                <w:t xml:space="preserve"> HW components drivers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6" name="Elbow Connector 236"/>
                        <wps:cNvCnPr>
                          <a:stCxn id="578" idx="3"/>
                          <a:endCxn id="582" idx="1"/>
                        </wps:cNvCnPr>
                        <wps:spPr>
                          <a:xfrm flipV="1">
                            <a:off x="4158615" y="523886"/>
                            <a:ext cx="289560" cy="343366"/>
                          </a:xfrm>
                          <a:prstGeom prst="bentConnector3">
                            <a:avLst/>
                          </a:prstGeom>
                          <a:ln>
                            <a:tailEnd type="stealth"/>
                          </a:ln>
                        </wps:spPr>
                        <wps:style>
                          <a:lnRef idx="1">
                            <a:schemeClr val="dk1"/>
                          </a:lnRef>
                          <a:fillRef idx="0">
                            <a:schemeClr val="dk1"/>
                          </a:fillRef>
                          <a:effectRef idx="0">
                            <a:schemeClr val="dk1"/>
                          </a:effectRef>
                          <a:fontRef idx="minor">
                            <a:schemeClr val="tx1"/>
                          </a:fontRef>
                        </wps:style>
                        <wps:bodyPr/>
                      </wps:wsp>
                      <wps:wsp>
                        <wps:cNvPr id="583" name="Elbow Connector 583"/>
                        <wps:cNvCnPr>
                          <a:stCxn id="578" idx="3"/>
                          <a:endCxn id="581" idx="1"/>
                        </wps:cNvCnPr>
                        <wps:spPr>
                          <a:xfrm>
                            <a:off x="4158615" y="867252"/>
                            <a:ext cx="289560" cy="330073"/>
                          </a:xfrm>
                          <a:prstGeom prst="bentConnector3">
                            <a:avLst>
                              <a:gd name="adj1" fmla="val 50000"/>
                            </a:avLst>
                          </a:prstGeom>
                          <a:ln>
                            <a:tailEnd type="stealth"/>
                          </a:ln>
                        </wps:spPr>
                        <wps:style>
                          <a:lnRef idx="1">
                            <a:schemeClr val="dk1"/>
                          </a:lnRef>
                          <a:fillRef idx="0">
                            <a:schemeClr val="dk1"/>
                          </a:fillRef>
                          <a:effectRef idx="0">
                            <a:schemeClr val="dk1"/>
                          </a:effectRef>
                          <a:fontRef idx="minor">
                            <a:schemeClr val="tx1"/>
                          </a:fontRef>
                        </wps:style>
                        <wps:bodyPr/>
                      </wps:wsp>
                      <wps:wsp>
                        <wps:cNvPr id="266" name="Oval 266"/>
                        <wps:cNvSpPr/>
                        <wps:spPr>
                          <a:xfrm>
                            <a:off x="5748865" y="1019175"/>
                            <a:ext cx="364280" cy="357231"/>
                          </a:xfrm>
                          <a:prstGeom prst="ellipse">
                            <a:avLst/>
                          </a:prstGeom>
                        </wps:spPr>
                        <wps:style>
                          <a:lnRef idx="1">
                            <a:schemeClr val="dk1"/>
                          </a:lnRef>
                          <a:fillRef idx="2">
                            <a:schemeClr val="dk1"/>
                          </a:fillRef>
                          <a:effectRef idx="1">
                            <a:schemeClr val="dk1"/>
                          </a:effectRef>
                          <a:fontRef idx="minor">
                            <a:schemeClr val="dk1"/>
                          </a:fontRef>
                        </wps:style>
                        <wps:txbx>
                          <w:txbxContent>
                            <w:p w14:paraId="2B98A213" w14:textId="77777777" w:rsidR="001C49CD" w:rsidRPr="00D64D14" w:rsidRDefault="001C49CD" w:rsidP="00D64D14">
                              <w:pPr>
                                <w:jc w:val="left"/>
                                <w:rPr>
                                  <w:b/>
                                  <w:lang w:val="fr-FR"/>
                                </w:rPr>
                              </w:pPr>
                              <w:r>
                                <w:rPr>
                                  <w:lang w:val="fr-FR"/>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7" name="Straight Arrow Connector 267"/>
                        <wps:cNvCnPr>
                          <a:stCxn id="581" idx="3"/>
                          <a:endCxn id="266" idx="2"/>
                        </wps:cNvCnPr>
                        <wps:spPr>
                          <a:xfrm>
                            <a:off x="5497830" y="1197325"/>
                            <a:ext cx="251035" cy="466"/>
                          </a:xfrm>
                          <a:prstGeom prst="straightConnector1">
                            <a:avLst/>
                          </a:prstGeom>
                          <a:ln>
                            <a:tailEnd type="stealth"/>
                          </a:ln>
                        </wps:spPr>
                        <wps:style>
                          <a:lnRef idx="1">
                            <a:schemeClr val="dk1"/>
                          </a:lnRef>
                          <a:fillRef idx="0">
                            <a:schemeClr val="dk1"/>
                          </a:fillRef>
                          <a:effectRef idx="0">
                            <a:schemeClr val="dk1"/>
                          </a:effectRef>
                          <a:fontRef idx="minor">
                            <a:schemeClr val="tx1"/>
                          </a:fontRef>
                        </wps:style>
                        <wps:bodyPr/>
                      </wps:wsp>
                      <wps:wsp>
                        <wps:cNvPr id="584" name="Text Box 219"/>
                        <wps:cNvSpPr txBox="1"/>
                        <wps:spPr>
                          <a:xfrm>
                            <a:off x="1950738" y="1885950"/>
                            <a:ext cx="1266190" cy="373380"/>
                          </a:xfrm>
                          <a:prstGeom prst="rect">
                            <a:avLst/>
                          </a:prstGeom>
                          <a:ln/>
                        </wps:spPr>
                        <wps:style>
                          <a:lnRef idx="1">
                            <a:schemeClr val="accent1"/>
                          </a:lnRef>
                          <a:fillRef idx="3">
                            <a:schemeClr val="accent1"/>
                          </a:fillRef>
                          <a:effectRef idx="2">
                            <a:schemeClr val="accent1"/>
                          </a:effectRef>
                          <a:fontRef idx="minor">
                            <a:schemeClr val="lt1"/>
                          </a:fontRef>
                        </wps:style>
                        <wps:txbx>
                          <w:txbxContent>
                            <w:p w14:paraId="0B2A98AD" w14:textId="77777777" w:rsidR="001C49CD" w:rsidRPr="00D64D14" w:rsidRDefault="001C49CD" w:rsidP="00D64D14">
                              <w:pPr>
                                <w:pStyle w:val="NormalWeb"/>
                                <w:spacing w:before="0" w:beforeAutospacing="0" w:after="0" w:afterAutospacing="0"/>
                                <w:jc w:val="center"/>
                                <w:rPr>
                                  <w:lang w:val="en-US"/>
                                </w:rPr>
                              </w:pPr>
                              <w:r w:rsidRPr="00D64D14">
                                <w:rPr>
                                  <w:rFonts w:ascii="Arial" w:eastAsia="Times New Roman" w:hAnsi="Arial"/>
                                  <w:sz w:val="20"/>
                                  <w:szCs w:val="20"/>
                                  <w:lang w:val="en-US"/>
                                </w:rPr>
                                <w:t>Supply current computation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8" name="Elbow Connector 268"/>
                        <wps:cNvCnPr>
                          <a:stCxn id="219" idx="3"/>
                          <a:endCxn id="584" idx="0"/>
                        </wps:cNvCnPr>
                        <wps:spPr>
                          <a:xfrm>
                            <a:off x="2457449" y="866775"/>
                            <a:ext cx="126384" cy="1019175"/>
                          </a:xfrm>
                          <a:prstGeom prst="bentConnector2">
                            <a:avLst/>
                          </a:prstGeom>
                          <a:ln>
                            <a:tailEnd type="stealth"/>
                          </a:ln>
                        </wps:spPr>
                        <wps:style>
                          <a:lnRef idx="1">
                            <a:schemeClr val="dk1"/>
                          </a:lnRef>
                          <a:fillRef idx="0">
                            <a:schemeClr val="dk1"/>
                          </a:fillRef>
                          <a:effectRef idx="0">
                            <a:schemeClr val="dk1"/>
                          </a:effectRef>
                          <a:fontRef idx="minor">
                            <a:schemeClr val="tx1"/>
                          </a:fontRef>
                        </wps:style>
                        <wps:bodyPr/>
                      </wps:wsp>
                      <wps:wsp>
                        <wps:cNvPr id="269" name="Elbow Connector 269"/>
                        <wps:cNvCnPr>
                          <a:stCxn id="581" idx="2"/>
                          <a:endCxn id="584" idx="3"/>
                        </wps:cNvCnPr>
                        <wps:spPr>
                          <a:xfrm rot="5400000">
                            <a:off x="3776377" y="876013"/>
                            <a:ext cx="637179" cy="1756075"/>
                          </a:xfrm>
                          <a:prstGeom prst="bentConnector2">
                            <a:avLst/>
                          </a:prstGeom>
                          <a:ln>
                            <a:tailEnd type="stealth"/>
                          </a:ln>
                        </wps:spPr>
                        <wps:style>
                          <a:lnRef idx="1">
                            <a:schemeClr val="dk1"/>
                          </a:lnRef>
                          <a:fillRef idx="0">
                            <a:schemeClr val="dk1"/>
                          </a:fillRef>
                          <a:effectRef idx="0">
                            <a:schemeClr val="dk1"/>
                          </a:effectRef>
                          <a:fontRef idx="minor">
                            <a:schemeClr val="tx1"/>
                          </a:fontRef>
                        </wps:style>
                        <wps:bodyPr/>
                      </wps:wsp>
                      <wps:wsp>
                        <wps:cNvPr id="270" name="Elbow Connector 270"/>
                        <wps:cNvCnPr>
                          <a:stCxn id="584" idx="1"/>
                          <a:endCxn id="164" idx="4"/>
                        </wps:cNvCnPr>
                        <wps:spPr>
                          <a:xfrm rot="10800000">
                            <a:off x="701994" y="1030606"/>
                            <a:ext cx="1248745" cy="1042035"/>
                          </a:xfrm>
                          <a:prstGeom prst="bentConnector2">
                            <a:avLst/>
                          </a:prstGeom>
                          <a:ln>
                            <a:tailEnd type="stealth"/>
                          </a:ln>
                        </wps:spPr>
                        <wps:style>
                          <a:lnRef idx="1">
                            <a:schemeClr val="dk1"/>
                          </a:lnRef>
                          <a:fillRef idx="0">
                            <a:schemeClr val="dk1"/>
                          </a:fillRef>
                          <a:effectRef idx="0">
                            <a:schemeClr val="dk1"/>
                          </a:effectRef>
                          <a:fontRef idx="minor">
                            <a:schemeClr val="tx1"/>
                          </a:fontRef>
                        </wps:style>
                        <wps:bodyPr/>
                      </wps:wsp>
                      <wps:wsp>
                        <wps:cNvPr id="585" name="Text Box 188"/>
                        <wps:cNvSpPr txBox="1"/>
                        <wps:spPr>
                          <a:xfrm>
                            <a:off x="4303395" y="1889127"/>
                            <a:ext cx="871717" cy="2425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14DF20" w14:textId="77777777" w:rsidR="001C49CD" w:rsidRPr="00E2388E" w:rsidRDefault="001C49CD" w:rsidP="00D64D14">
                              <w:pPr>
                                <w:pStyle w:val="NormalWeb"/>
                                <w:spacing w:before="0" w:beforeAutospacing="0" w:after="0" w:afterAutospacing="0"/>
                                <w:jc w:val="both"/>
                                <w:rPr>
                                  <w:lang w:val="en-US"/>
                                </w:rPr>
                              </w:pPr>
                              <w:r w:rsidRPr="00E2388E">
                                <w:rPr>
                                  <w:rFonts w:ascii="Arial" w:eastAsia="Times New Roman" w:hAnsi="Arial"/>
                                  <w:sz w:val="14"/>
                                  <w:szCs w:val="14"/>
                                  <w:lang w:val="en-US"/>
                                </w:rPr>
                                <w:t>Motor current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8" name="Rounded Rectangle 298"/>
                        <wps:cNvSpPr/>
                        <wps:spPr>
                          <a:xfrm>
                            <a:off x="430406" y="32384"/>
                            <a:ext cx="3836750" cy="2541271"/>
                          </a:xfrm>
                          <a:prstGeom prst="roundRect">
                            <a:avLst>
                              <a:gd name="adj" fmla="val 3496"/>
                            </a:avLst>
                          </a:prstGeom>
                          <a:noFill/>
                          <a:ln w="22225">
                            <a:solidFill>
                              <a:schemeClr val="tx1">
                                <a:lumMod val="50000"/>
                                <a:lumOff val="50000"/>
                              </a:schemeClr>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6" name="Text Box 188"/>
                        <wps:cNvSpPr txBox="1"/>
                        <wps:spPr>
                          <a:xfrm>
                            <a:off x="539023" y="2332990"/>
                            <a:ext cx="1411517" cy="269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5054C7" w14:textId="77777777" w:rsidR="001C49CD" w:rsidRPr="00E2388E" w:rsidRDefault="001C49CD" w:rsidP="00E2388E">
                              <w:pPr>
                                <w:pStyle w:val="NormalWeb"/>
                                <w:spacing w:before="0" w:beforeAutospacing="0" w:after="0" w:afterAutospacing="0"/>
                                <w:jc w:val="both"/>
                                <w:rPr>
                                  <w:b/>
                                  <w:sz w:val="36"/>
                                  <w:lang w:val="en-US"/>
                                </w:rPr>
                              </w:pPr>
                              <w:r w:rsidRPr="00E2388E">
                                <w:rPr>
                                  <w:rFonts w:ascii="Arial" w:eastAsia="Times New Roman" w:hAnsi="Arial"/>
                                  <w:b/>
                                  <w:sz w:val="20"/>
                                  <w:szCs w:val="14"/>
                                  <w:lang w:val="en-US"/>
                                </w:rPr>
                                <w:t>BFE function scope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0" name="Straight Arrow Connector 300"/>
                        <wps:cNvCnPr>
                          <a:stCxn id="582" idx="2"/>
                          <a:endCxn id="581" idx="0"/>
                        </wps:cNvCnPr>
                        <wps:spPr>
                          <a:xfrm>
                            <a:off x="4973003" y="762022"/>
                            <a:ext cx="0" cy="197167"/>
                          </a:xfrm>
                          <a:prstGeom prst="straightConnector1">
                            <a:avLst/>
                          </a:prstGeom>
                          <a:ln>
                            <a:tailEnd type="stealth"/>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8F54020" id="Canvas 70" o:spid="_x0000_s1574" editas="canvas" style="width:492.75pt;height:216.9pt;mso-position-horizontal-relative:char;mso-position-vertical-relative:line" coordsize="62579,27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">
                <v:shape id="_x0000_s1575" type="#_x0000_t75" style="position:absolute;width:62579;height:27546;visibility:visible;mso-wrap-style:square">
                  <v:fill o:detectmouseclick="t"/>
                  <v:path o:connecttype="none"/>
                </v:shape>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164" o:spid="_x0000_s1576" type="#_x0000_t123" style="position:absolute;left:5391;top:7048;width:3257;height:32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Hp2MEA&#10;AADcAAAADwAAAGRycy9kb3ducmV2LnhtbERPTWvCQBC9C/0Pywi96UYpQaKriEVoPBSaePA4ZMck&#10;mJ0Nu9sk/fddodDbPN7n7A6T6cRAzreWFayWCQjiyuqWawXX8rzYgPABWWNnmRT8kIfD/mW2w0zb&#10;kb9oKEItYgj7DBU0IfSZlL5qyKBf2p44cnfrDIYIXS21wzGGm06ukySVBluODQ32dGqoehTfRsG9&#10;u/C7dTrPN3T1Zf3pbrJwSr3Op+MWRKAp/Iv/3B86zk/f4PlMvED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ex6djBAAAA3AAAAA8AAAAAAAAAAAAAAAAAmAIAAGRycy9kb3du&#10;cmV2LnhtbFBLBQYAAAAABAAEAPUAAACGAwAAAAA=&#10;" fillcolor="#a7bfde [1620]" strokecolor="#4579b8 [3044]">
                  <v:fill color2="#e4ecf5 [500]" rotate="t" angle="180" colors="0 #a3c4ff;22938f #bfd5ff;1 #e5eeff" focus="100%" type="gradient"/>
                  <v:shadow on="t" color="black" opacity="24903f" origin=",.5" offset="0,.55556mm"/>
                </v:shape>
                <v:shape id="Straight Arrow Connector 166" o:spid="_x0000_s1577" type="#_x0000_t32" style="position:absolute;left:1047;top:8677;width:43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i+MMAAADcAAAADwAAAGRycy9kb3ducmV2LnhtbERPTYvCMBC9C/sfwix4EU1VKEvXKK4o&#10;6GlRF9Tb0My2ZZNJaWKt/94sCN7m8T5ntuisES01vnKsYDxKQBDnTldcKPg5boYfIHxA1mgck4I7&#10;eVjM33ozzLS78Z7aQyhEDGGfoYIyhDqT0uclWfQjVxNH7tc1FkOETSF1g7cYbo2cJEkqLVYcG0qs&#10;aVVS/ne4WgW772p5nk6TU2uM+7pfjvV4Pdgp1X/vlp8gAnXhJX66tzrOT1P4fyZeIO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hBovjDAAAA3AAAAA8AAAAAAAAAAAAA&#10;AAAAoQIAAGRycy9kb3ducmV2LnhtbFBLBQYAAAAABAAEAPkAAACRAwAAAAA=&#10;" strokecolor="black [3040]">
                  <v:stroke endarrow="classic"/>
                </v:shape>
                <v:shape id="Text Box 188" o:spid="_x0000_s1578" type="#_x0000_t202" style="position:absolute;top:5800;width:6877;height:3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FX8YA&#10;AADcAAAADwAAAGRycy9kb3ducmV2LnhtbESPT2vCQBDF7wW/wzIFb3VTQQnRVSQgLWIP/rl4m2bH&#10;JDQ7G7Orxn5651DobYb35r3fzJe9a9SNulB7NvA+SkARF97WXBo4HtZvKagQkS02nsnAgwIsF4OX&#10;OWbW33lHt30slYRwyNBAFWObaR2KihyGkW+JRTv7zmGUtSu17fAu4a7R4ySZaoc1S0OFLeUVFT/7&#10;qzOwyddfuPseu/S3yT+251V7OZ4mxgxf+9UMVKQ+/pv/rj+t4KdCK8/IBHr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EFX8YAAADcAAAADwAAAAAAAAAAAAAAAACYAgAAZHJz&#10;L2Rvd25yZXYueG1sUEsFBgAAAAAEAAQA9QAAAIsDAAAAAA==&#10;" filled="f" stroked="f" strokeweight=".5pt">
                  <v:textbox>
                    <w:txbxContent>
                      <w:p w14:paraId="4E690A85" w14:textId="77777777" w:rsidR="001C49CD" w:rsidRPr="00756C5A" w:rsidRDefault="001C49CD">
                        <w:pPr>
                          <w:rPr>
                            <w:sz w:val="14"/>
                            <w:lang w:val="en-US"/>
                          </w:rPr>
                        </w:pPr>
                        <w:r w:rsidRPr="00756C5A">
                          <w:rPr>
                            <w:sz w:val="14"/>
                            <w:lang w:val="en-US"/>
                          </w:rPr>
                          <w:t>Current consign</w:t>
                        </w:r>
                      </w:p>
                    </w:txbxContent>
                  </v:textbox>
                </v:shape>
                <v:shape id="Text Box 218" o:spid="_x0000_s1579" type="#_x0000_t202" style="position:absolute;left:4933;top:7305;width:2534;height:2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7xpMEA&#10;AADcAAAADwAAAGRycy9kb3ducmV2LnhtbERPTYvCMBC9C/6HMII3TS0oUo0iBVHEPeh62dvYjG2x&#10;mdQmat1fbw6Cx8f7ni9bU4kHNa60rGA0jEAQZ1aXnCs4/a4HUxDOI2usLJOCFzlYLrqdOSbaPvlA&#10;j6PPRQhhl6CCwvs6kdJlBRl0Q1sTB+5iG4M+wCaXusFnCDeVjKNoIg2WHBoKrCktKLse70bBLl3/&#10;4OEcm+l/lW72l1V9O/2Nler32tUMhKfWf8Uf91YriEdhbTgTjoB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e8aTBAAAA3AAAAA8AAAAAAAAAAAAAAAAAmAIAAGRycy9kb3du&#10;cmV2LnhtbFBLBQYAAAAABAAEAPUAAACGAwAAAAA=&#10;" filled="f" stroked="f" strokeweight=".5pt">
                  <v:textbox>
                    <w:txbxContent>
                      <w:p w14:paraId="665B3424" w14:textId="77777777" w:rsidR="001C49CD" w:rsidRPr="00756C5A" w:rsidRDefault="001C49CD">
                        <w:pPr>
                          <w:rPr>
                            <w:b/>
                            <w:color w:val="EEECE1" w:themeColor="background2"/>
                            <w:lang w:val="fr-FR"/>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756C5A">
                          <w:rPr>
                            <w:b/>
                            <w:color w:val="EEECE1" w:themeColor="background2"/>
                            <w:lang w:val="fr-FR"/>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w:t>
                        </w:r>
                      </w:p>
                    </w:txbxContent>
                  </v:textbox>
                </v:shape>
                <v:shape id="Text Box 218" o:spid="_x0000_s1580" type="#_x0000_t202" style="position:absolute;left:5961;top:8223;width:2534;height:2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3bzsUA&#10;AADcAAAADwAAAGRycy9kb3ducmV2LnhtbESPT4vCMBTE7wt+h/CEva2pgq5Uo0hBlEUP/rl4ezbP&#10;tti81CZq9dMbYcHjMDO/YcbTxpTiRrUrLCvodiIQxKnVBWcK9rv5zxCE88gaS8uk4EEOppPW1xhj&#10;be+8odvWZyJA2MWoIPe+iqV0aU4GXcdWxME72dqgD7LOpK7xHuCmlL0oGkiDBYeFHCtKckrP26tR&#10;8JfM17g59szwWSaL1WlWXfaHvlLf7WY2AuGp8Z/wf3upFfQHv/A+E46An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LdvOxQAAANwAAAAPAAAAAAAAAAAAAAAAAJgCAABkcnMv&#10;ZG93bnJldi54bWxQSwUGAAAAAAQABAD1AAAAigMAAAAA&#10;" filled="f" stroked="f" strokeweight=".5pt">
                  <v:textbox>
                    <w:txbxContent>
                      <w:p w14:paraId="2876DB57" w14:textId="77777777" w:rsidR="001C49CD" w:rsidRDefault="001C49CD" w:rsidP="00756C5A">
                        <w:pPr>
                          <w:pStyle w:val="NormalWeb"/>
                          <w:spacing w:before="0" w:beforeAutospacing="0" w:after="0" w:afterAutospacing="0"/>
                          <w:jc w:val="both"/>
                        </w:pPr>
                        <w:r>
                          <w:rPr>
                            <w:rFonts w:ascii="Arial" w:eastAsia="Times New Roman" w:hAnsi="Arial"/>
                            <w:b/>
                            <w:bCs/>
                            <w:shadow/>
                            <w:color w:val="F4F1E3"/>
                            <w:sz w:val="20"/>
                            <w:szCs w:val="20"/>
                            <w:lang w:val="fr-FR"/>
                            <w14:shadow w14:blurRad="41275" w14:dist="20320" w14:dir="1800000" w14:sx="100000" w14:sy="100000" w14:kx="0" w14:ky="0" w14:algn="tl">
                              <w14:srgbClr w14:val="000000">
                                <w14:alpha w14:val="60000"/>
                              </w14:srgbClr>
                            </w14:shadow>
                            <w14:textOutline w14:w="6350" w14:cap="flat" w14:cmpd="sng" w14:algn="ctr">
                              <w14:solidFill>
                                <w14:srgbClr w14:val="054697"/>
                              </w14:solidFill>
                              <w14:prstDash w14:val="solid"/>
                              <w14:round/>
                            </w14:textOutline>
                          </w:rPr>
                          <w:t>-</w:t>
                        </w:r>
                      </w:p>
                    </w:txbxContent>
                  </v:textbox>
                </v:shape>
                <v:shape id="Text Box 219" o:spid="_x0000_s1581" type="#_x0000_t202" style="position:absolute;left:11906;top:6800;width:12668;height:37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G8IsAA&#10;AADcAAAADwAAAGRycy9kb3ducmV2LnhtbESPzarCMBSE94LvEI7gTlOLiFajiHBB3PiLuDw0x7bY&#10;nJQm19a3N4LgcpiZb5jFqjWleFLtCssKRsMIBHFqdcGZgsv5bzAF4TyyxtIyKXiRg9Wy21lgom3D&#10;R3qefCYChF2CCnLvq0RKl+Zk0A1tRRy8u60N+iDrTOoamwA3pYyjaCINFhwWcqxok1P6OP0bBS1f&#10;y93+MZ41a7xG0tzi+wGNUv1eu56D8NT6X/jb3moF8WgGnzPhCMjl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LG8IsAAAADcAAAADwAAAAAAAAAAAAAAAACYAgAAZHJzL2Rvd25y&#10;ZXYueG1sUEsFBgAAAAAEAAQA9QAAAIUDAAAAAA==&#10;" fillcolor="#254163 [1636]" strokecolor="#4579b8 [3044]">
                  <v:fill color2="#4477b6 [3012]" rotate="t" angle="180" colors="0 #2c5d98;52429f #3c7bc7;1 #3a7ccb" focus="100%" type="gradient">
                    <o:fill v:ext="view" type="gradientUnscaled"/>
                  </v:fill>
                  <v:shadow on="t" color="black" opacity="22937f" origin=",.5" offset="0,.63889mm"/>
                  <v:textbox>
                    <w:txbxContent>
                      <w:p w14:paraId="3546B071" w14:textId="77777777" w:rsidR="001C49CD" w:rsidRPr="00756C5A" w:rsidRDefault="001C49CD" w:rsidP="00756C5A">
                        <w:pPr>
                          <w:jc w:val="center"/>
                          <w:rPr>
                            <w:lang w:val="en-US"/>
                          </w:rPr>
                        </w:pPr>
                        <w:r w:rsidRPr="00756C5A">
                          <w:rPr>
                            <w:lang w:val="en-US"/>
                          </w:rPr>
                          <w:t>Integral action</w:t>
                        </w:r>
                      </w:p>
                    </w:txbxContent>
                  </v:textbox>
                </v:shape>
                <v:shape id="Straight Arrow Connector 234" o:spid="_x0000_s1582" type="#_x0000_t32" style="position:absolute;left:8648;top:8667;width:3258;height: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2lMQAAADcAAAADwAAAGRycy9kb3ducmV2LnhtbESP0WrCQBRE3wv+w3ILfWs2jSI1uooI&#10;glARTPMB1+w12TZ7N2RXjX/vFgo+DjNzhlmsBtuKK/XeOFbwkaQgiCunDdcKyu/t+ycIH5A1to5J&#10;wZ08rJajlwXm2t34SNci1CJC2OeooAmhy6X0VUMWfeI64uidXW8xRNnXUvd4i3DbyixNp9Ki4bjQ&#10;YEebhqrf4mIVbLKJ2c8OWzTTXRm+TofiB8u7Um+vw3oOItAQnuH/9k4ryMYT+DsTj4BcP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B7aUxAAAANwAAAAPAAAAAAAAAAAA&#10;AAAAAKECAABkcnMvZG93bnJldi54bWxQSwUGAAAAAAQABAD5AAAAkgMAAAAA&#10;" strokecolor="black [3040]">
                  <v:stroke endarrow="classic"/>
                </v:shape>
                <v:shape id="Text Box 219" o:spid="_x0000_s1583" type="#_x0000_t202" style="position:absolute;left:11906;top:762;width:12668;height:37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me4sIA&#10;AADcAAAADwAAAGRycy9kb3ducmV2LnhtbESPzarCMBSE9xd8h3AEd9dU0atWo4ggiBt/EZeH5tgW&#10;m5PSRFvf3gjCXQ4z8w0zWzSmEE+qXG5ZQa8bgSBOrM45VXA+rX/HIJxH1lhYJgUvcrCYt35mGGtb&#10;84GeR5+KAGEXo4LM+zKW0iUZGXRdWxIH72Yrgz7IKpW6wjrATSH7UfQnDeYcFjIsaZVRcj8+jIKG&#10;L8V2dx9M6iVeImmu/dsejVKddrOcgvDU+P/wt73RCoajIXzOhCMg5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iZ7iwgAAANwAAAAPAAAAAAAAAAAAAAAAAJgCAABkcnMvZG93&#10;bnJldi54bWxQSwUGAAAAAAQABAD1AAAAhwMAAAAA&#10;" fillcolor="#254163 [1636]" strokecolor="#4579b8 [3044]">
                  <v:fill color2="#4477b6 [3012]" rotate="t" angle="180" colors="0 #2c5d98;52429f #3c7bc7;1 #3a7ccb" focus="100%" type="gradient">
                    <o:fill v:ext="view" type="gradientUnscaled"/>
                  </v:fill>
                  <v:shadow on="t" color="black" opacity="22937f" origin=",.5" offset="0,.63889mm"/>
                  <v:textbox>
                    <w:txbxContent>
                      <w:p w14:paraId="31FBF8B6" w14:textId="77777777" w:rsidR="001C49CD" w:rsidRPr="00756C5A" w:rsidRDefault="001C49CD" w:rsidP="00756C5A">
                        <w:pPr>
                          <w:pStyle w:val="NormalWeb"/>
                          <w:spacing w:before="0" w:beforeAutospacing="0" w:after="0" w:afterAutospacing="0"/>
                          <w:jc w:val="center"/>
                          <w:rPr>
                            <w:sz w:val="20"/>
                            <w:lang w:val="fr-FR"/>
                          </w:rPr>
                        </w:pPr>
                        <w:r w:rsidRPr="00756C5A">
                          <w:rPr>
                            <w:rFonts w:ascii="Arial" w:eastAsia="Times New Roman" w:hAnsi="Arial"/>
                            <w:sz w:val="16"/>
                            <w:szCs w:val="20"/>
                            <w:lang w:val="fr-FR"/>
                          </w:rPr>
                          <w:t>Booster Interruption condition</w:t>
                        </w:r>
                        <w:r>
                          <w:rPr>
                            <w:rFonts w:ascii="Arial" w:eastAsia="Times New Roman" w:hAnsi="Arial"/>
                            <w:sz w:val="16"/>
                            <w:szCs w:val="20"/>
                            <w:lang w:val="fr-FR"/>
                          </w:rPr>
                          <w:t>s</w:t>
                        </w:r>
                      </w:p>
                    </w:txbxContent>
                  </v:textbox>
                </v:shape>
                <v:shape id="Straight Arrow Connector 576" o:spid="_x0000_s1584" type="#_x0000_t32" style="position:absolute;left:18240;top:4495;width:0;height:23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eYPMYAAADcAAAADwAAAGRycy9kb3ducmV2LnhtbESPQWsCMRSE70L/Q3hCL1KzVrSyGkWl&#10;gp6kWqjeHpvn7tLkZdmk6/rvjSD0OMzMN8xs0VojGqp96VjBoJ+AIM6cLjlX8H3cvE1A+ICs0Tgm&#10;BTfysJi/dGaYanflL2oOIRcRwj5FBUUIVSqlzwqy6PuuIo7exdUWQ5R1LnWN1wi3Rr4nyVhaLDku&#10;FFjRuqDs9/BnFez25fI0HCY/jTFudTsfq8Fnb6fUa7ddTkEEasN/+NneagWjjzE8zs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YXmDzGAAAA3AAAAA8AAAAAAAAA&#10;AAAAAAAAoQIAAGRycy9kb3ducmV2LnhtbFBLBQYAAAAABAAEAPkAAACUAwAAAAA=&#10;" strokecolor="black [3040]">
                  <v:stroke endarrow="classic"/>
                </v:shape>
                <v:shape id="Text Box 188" o:spid="_x0000_s1585" type="#_x0000_t202" style="position:absolute;left:8515;top:6165;width:2667;height:3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RNE8UA&#10;AADcAAAADwAAAGRycy9kb3ducmV2LnhtbESPQYvCMBSE78L+h/AWvGmq4FqqUaQgK6IHXS97ezbP&#10;tti8dJuodX+9EQSPw8x8w0znranElRpXWlYw6EcgiDOrS84VHH6WvRiE88gaK8uk4E4O5rOPzhQT&#10;bW+8o+ve5yJA2CWooPC+TqR0WUEGXd/WxME72cagD7LJpW7wFuCmksMo+pIGSw4LBdaUFpSd9xej&#10;YJ0ut7g7Dk38X6Xfm9Oi/jv8jpTqfraLCQhPrX+HX+2VVjAaj+F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9E0TxQAAANwAAAAPAAAAAAAAAAAAAAAAAJgCAABkcnMv&#10;ZG93bnJldi54bWxQSwUGAAAAAAQABAD1AAAAigMAAAAA&#10;" filled="f" stroked="f" strokeweight=".5pt">
                  <v:textbox>
                    <w:txbxContent>
                      <w:p w14:paraId="3AB3FF05" w14:textId="77777777" w:rsidR="001C49CD" w:rsidRPr="00756C5A" w:rsidRDefault="001C49CD" w:rsidP="00756C5A">
                        <w:pPr>
                          <w:pStyle w:val="NormalWeb"/>
                          <w:spacing w:before="0" w:beforeAutospacing="0" w:after="0" w:afterAutospacing="0"/>
                          <w:jc w:val="both"/>
                          <w:rPr>
                            <w:sz w:val="40"/>
                          </w:rPr>
                        </w:pPr>
                        <w:r w:rsidRPr="00756C5A">
                          <w:rPr>
                            <w:rFonts w:ascii="Arial" w:eastAsia="Times New Roman" w:hAnsi="Arial"/>
                            <w:sz w:val="22"/>
                            <w:szCs w:val="14"/>
                          </w:rPr>
                          <w:sym w:font="Symbol" w:char="F065"/>
                        </w:r>
                      </w:p>
                    </w:txbxContent>
                  </v:textbox>
                </v:shape>
                <v:shape id="Text Box 578" o:spid="_x0000_s1586" type="#_x0000_t202" style="position:absolute;left:28917;top:4667;width:12669;height:80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xfMEA&#10;AADcAAAADwAAAGRycy9kb3ducmV2LnhtbERPyWrDMBC9B/IPYgq9xXJDm6Su5RAChdBLs2FyHKzx&#10;gq2RsdTY+fvqUOjx8fZ0O5lO3GlwjWUFL1EMgriwuuFKwfXyudiAcB5ZY2eZFDzIwTabz1JMtB35&#10;RPezr0QIYZeggtr7PpHSFTUZdJHtiQNX2sGgD3CopB5wDOGmk8s4XkmDDYeGGnva11S05x+jYOK8&#10;+/puX9/HHeaxNLdleUSj1PPTtPsA4Wny/+I/90EreFuHteFMOAIy+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6IMXzBAAAA3AAAAA8AAAAAAAAAAAAAAAAAmAIAAGRycy9kb3du&#10;cmV2LnhtbFBLBQYAAAAABAAEAPUAAACGAwAAAAA=&#10;" fillcolor="#254163 [1636]" strokecolor="#4579b8 [3044]">
                  <v:fill color2="#4477b6 [3012]" rotate="t" angle="180" colors="0 #2c5d98;52429f #3c7bc7;1 #3a7ccb" focus="100%" type="gradient">
                    <o:fill v:ext="view" type="gradientUnscaled"/>
                  </v:fill>
                  <v:shadow on="t" color="black" opacity="22937f" origin=",.5" offset="0,.63889mm"/>
                  <v:textbox>
                    <w:txbxContent>
                      <w:p w14:paraId="301502B0" w14:textId="77777777" w:rsidR="001C49CD" w:rsidRPr="00756C5A" w:rsidRDefault="001C49CD" w:rsidP="00756C5A">
                        <w:pPr>
                          <w:jc w:val="center"/>
                          <w:rPr>
                            <w:lang w:val="en-US"/>
                          </w:rPr>
                        </w:pPr>
                        <w:r>
                          <w:rPr>
                            <w:lang w:val="en-US"/>
                          </w:rPr>
                          <w:t>Boost stage command &amp; Power stage command computation</w:t>
                        </w:r>
                      </w:p>
                    </w:txbxContent>
                  </v:textbox>
                </v:shape>
                <v:shape id="Straight Arrow Connector 579" o:spid="_x0000_s1587" type="#_x0000_t32" style="position:absolute;left:24574;top:8667;width:4343;height: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gMTsYAAADcAAAADwAAAGRycy9kb3ducmV2LnhtbESPQWsCMRSE7wX/Q3iCF6lZldp2axQV&#10;hXqSaqHt7bF57i4mL8smruu/N4LQ4zAz3zDTeWuNaKj2pWMFw0ECgjhzuuRcwfdh8/wGwgdkjcYx&#10;KbiSh/ms8zTFVLsLf1GzD7mIEPYpKihCqFIpfVaQRT9wFXH0jq62GKKsc6lrvES4NXKUJBNpseS4&#10;UGBFq4Ky0/5sFWx35eJ3PE5+GmPc8vp3qIbr/lapXrddfIAI1Ib/8KP9qRW8vL7D/Uw8AnJ2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eIDE7GAAAA3AAAAA8AAAAAAAAA&#10;AAAAAAAAoQIAAGRycy9kb3ducmV2LnhtbFBLBQYAAAAABAAEAPkAAACUAwAAAAA=&#10;" strokecolor="black [3040]">
                  <v:stroke endarrow="classic"/>
                </v:shape>
                <v:shape id="Text Box 188" o:spid="_x0000_s1588" type="#_x0000_t202" style="position:absolute;left:24164;top:6838;width:5115;height:2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ilQMIA&#10;AADcAAAADwAAAGRycy9kb3ducmV2LnhtbERPTYvCMBC9L/gfwgje1lRBKdW0SEEUcQ+6XvY2NmNb&#10;bCa1iVr315vDwh4f73uZ9aYRD+pcbVnBZByBIC6srrlUcPpef8YgnEfW2FgmBS9ykKWDjyUm2j75&#10;QI+jL0UIYZeggsr7NpHSFRUZdGPbEgfuYjuDPsCulLrDZwg3jZxG0VwarDk0VNhSXlFxPd6Ngl2+&#10;/sLDeWri3ybf7C+r9nb6mSk1GvarBQhPvf8X/7m3WsEsDvPDmXAEZ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KVAwgAAANwAAAAPAAAAAAAAAAAAAAAAAJgCAABkcnMvZG93&#10;bnJldi54bWxQSwUGAAAAAAQABAD1AAAAhwMAAAAA&#10;" filled="f" stroked="f" strokeweight=".5pt">
                  <v:textbox>
                    <w:txbxContent>
                      <w:p w14:paraId="07FC1775" w14:textId="77777777" w:rsidR="001C49CD" w:rsidRPr="00D64D14" w:rsidRDefault="001C49CD" w:rsidP="00D64D14">
                        <w:pPr>
                          <w:pStyle w:val="NormalWeb"/>
                          <w:spacing w:before="0" w:beforeAutospacing="0" w:after="0" w:afterAutospacing="0"/>
                          <w:jc w:val="both"/>
                          <w:rPr>
                            <w:lang w:val="en-US"/>
                          </w:rPr>
                        </w:pPr>
                        <w:r w:rsidRPr="00D64D14">
                          <w:rPr>
                            <w:rFonts w:ascii="Arial" w:eastAsia="Times New Roman" w:hAnsi="Arial"/>
                            <w:sz w:val="14"/>
                            <w:szCs w:val="14"/>
                            <w:lang w:val="en-US"/>
                          </w:rPr>
                          <w:t>Integral</w:t>
                        </w:r>
                      </w:p>
                    </w:txbxContent>
                  </v:textbox>
                </v:shape>
                <v:shape id="Text Box 219" o:spid="_x0000_s1589" type="#_x0000_t202" style="position:absolute;left:44481;top:9591;width:10497;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rCcQA&#10;AADcAAAADwAAAGRycy9kb3ducmV2LnhtbESPQYvCMBSE74L/ITzBi6ypiqt2jbIIgiAIuovnZ/Ns&#10;yzYv3SRq/fdGEDwOM/MNM182phJXcr60rGDQT0AQZ1aXnCv4/Vl/TEH4gKyxskwK7uRhuWi35phq&#10;e+M9XQ8hFxHCPkUFRQh1KqXPCjLo+7Ymjt7ZOoMhSpdL7fAW4aaSwyT5lAZLjgsF1rQqKPs7XIyC&#10;da86nc7/l+NMb91kNxljOQqoVLfTfH+BCNSEd/jV3mgF4+kAnmfi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g6wnEAAAA3AAAAA8AAAAAAAAAAAAAAAAAmAIAAGRycy9k&#10;b3ducmV2LnhtbFBLBQYAAAAABAAEAPUAAACJAw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7C82B0BB" w14:textId="77777777" w:rsidR="001C49CD" w:rsidRPr="00D64D14" w:rsidRDefault="001C49CD" w:rsidP="00D64D14">
                        <w:pPr>
                          <w:pStyle w:val="NormalWeb"/>
                          <w:spacing w:before="0" w:beforeAutospacing="0" w:after="0" w:afterAutospacing="0"/>
                          <w:jc w:val="center"/>
                          <w:rPr>
                            <w:sz w:val="22"/>
                            <w:lang w:val="en-US"/>
                          </w:rPr>
                        </w:pPr>
                        <w:r w:rsidRPr="00D64D14">
                          <w:rPr>
                            <w:rFonts w:ascii="Arial" w:eastAsia="Times New Roman" w:hAnsi="Arial"/>
                            <w:sz w:val="18"/>
                            <w:szCs w:val="20"/>
                            <w:lang w:val="en-US"/>
                          </w:rPr>
                          <w:t>Half-Bridges  HW components drivers</w:t>
                        </w:r>
                      </w:p>
                    </w:txbxContent>
                  </v:textbox>
                </v:shape>
                <v:shape id="Text Box 219" o:spid="_x0000_s1590" type="#_x0000_t202" style="position:absolute;left:44481;top:2857;width:10497;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J1fsUA&#10;AADcAAAADwAAAGRycy9kb3ducmV2LnhtbESPS2vDMBCE74X+B7GFXkoixyUvJ0ooBUOhUMiDnDfW&#10;xjaxVo6k2O6/rwqFHoeZ+YZZbwfTiI6cry0rmIwTEMSF1TWXCo6HfLQA4QOyxsYyKfgmD9vN48Ma&#10;M2173lG3D6WIEPYZKqhCaDMpfVGRQT+2LXH0LtYZDFG6UmqHfYSbRqZJMpMGa44LFbb0XlFx3d+N&#10;gvylOZ8vt/tpqT/d/Gs+xfo1oFLPT8PbCkSgIfyH/9ofWsF0kcLvmXgE5O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MnV+xQAAANwAAAAPAAAAAAAAAAAAAAAAAJgCAABkcnMv&#10;ZG93bnJldi54bWxQSwUGAAAAAAQABAD1AAAAigM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1F9FE07F" w14:textId="77777777" w:rsidR="001C49CD" w:rsidRPr="00D64D14" w:rsidRDefault="001C49CD" w:rsidP="00D64D14">
                        <w:pPr>
                          <w:pStyle w:val="NormalWeb"/>
                          <w:spacing w:before="0" w:beforeAutospacing="0" w:after="0" w:afterAutospacing="0"/>
                          <w:jc w:val="center"/>
                          <w:rPr>
                            <w:sz w:val="22"/>
                            <w:lang w:val="fr-FR"/>
                          </w:rPr>
                        </w:pPr>
                        <w:r w:rsidRPr="00D64D14">
                          <w:rPr>
                            <w:rFonts w:ascii="Arial" w:eastAsia="Times New Roman" w:hAnsi="Arial"/>
                            <w:sz w:val="18"/>
                            <w:szCs w:val="20"/>
                            <w:lang w:val="fr-FR"/>
                          </w:rPr>
                          <w:t>Boost</w:t>
                        </w:r>
                        <w:r>
                          <w:rPr>
                            <w:rFonts w:ascii="Arial" w:eastAsia="Times New Roman" w:hAnsi="Arial"/>
                            <w:sz w:val="18"/>
                            <w:szCs w:val="20"/>
                            <w:lang w:val="fr-FR"/>
                          </w:rPr>
                          <w:t>er</w:t>
                        </w:r>
                        <w:r w:rsidRPr="00D64D14">
                          <w:rPr>
                            <w:rFonts w:ascii="Arial" w:eastAsia="Times New Roman" w:hAnsi="Arial"/>
                            <w:sz w:val="18"/>
                            <w:szCs w:val="20"/>
                            <w:lang w:val="fr-FR"/>
                          </w:rPr>
                          <w:t xml:space="preserve"> HW components drivers</w:t>
                        </w:r>
                      </w:p>
                    </w:txbxContent>
                  </v:textbox>
                </v:shape>
                <v:shape id="Elbow Connector 236" o:spid="_x0000_s1591" type="#_x0000_t34" style="position:absolute;left:41586;top:5238;width:2895;height:343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FEMMAAADcAAAADwAAAGRycy9kb3ducmV2LnhtbESPQWsCMRSE7wX/Q3iCt5qorchqFC0U&#10;7LFbKXh7bJ67i5uXmERd/31TKPQ4zMw3zGrT207cKMTWsYbJWIEgrpxpudZw+Hp/XoCICdlg55g0&#10;PCjCZj14WmFh3J0/6VamWmQIxwI1NCn5QspYNWQxjp0nzt7JBYspy1BLE/Ce4baTU6Xm0mLLeaFB&#10;T28NVefyajWUKpTfzl/VZbF1h+NL+Di+7rzWo2G/XYJI1Kf/8F97bzRMZ3P4PZOPgF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T/hRDDAAAA3AAAAA8AAAAAAAAAAAAA&#10;AAAAoQIAAGRycy9kb3ducmV2LnhtbFBLBQYAAAAABAAEAPkAAACRAwAAAAA=&#10;" strokecolor="black [3040]">
                  <v:stroke endarrow="classic"/>
                </v:shape>
                <v:shape id="Elbow Connector 583" o:spid="_x0000_s1592" type="#_x0000_t34" style="position:absolute;left:41586;top:8672;width:2895;height:330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OEQsQAAADcAAAADwAAAGRycy9kb3ducmV2LnhtbESPQWsCMRSE74L/ITyhF6nZViqyGkWE&#10;0h51K4K3x+a5u5q8hE26u/77plDocZiZb5j1drBGdNSGxrGCl1kGgrh0uuFKwenr/XkJIkRkjcYx&#10;KXhQgO1mPFpjrl3PR+qKWIkE4ZCjgjpGn0sZyposhpnzxMm7utZiTLKtpG6xT3Br5GuWLaTFhtNC&#10;jZ72NZX34tsqOIaF+yji6WymZ387XB6X3nReqafJsFuBiDTE//Bf+1MreFvO4fdMOgJ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04RCxAAAANwAAAAPAAAAAAAAAAAA&#10;AAAAAKECAABkcnMvZG93bnJldi54bWxQSwUGAAAAAAQABAD5AAAAkgMAAAAA&#10;" strokecolor="black [3040]">
                  <v:stroke endarrow="classic"/>
                </v:shape>
                <v:oval id="Oval 266" o:spid="_x0000_s1593" style="position:absolute;left:57488;top:10191;width:3643;height:35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Kk58QA&#10;AADcAAAADwAAAGRycy9kb3ducmV2LnhtbESPQWsCMRSE74X+h/AKvRTN1kOQ1SgiLXixoLX3183b&#10;zermZUlSd/33plDocZiZb5jlenSduFKIrWcNr9MCBHHlTcuNhtPn+2QOIiZkg51n0nCjCOvV48MS&#10;S+MHPtD1mBqRIRxL1GBT6kspY2XJYZz6njh7tQ8OU5ahkSbgkOGuk7OiUNJhy3nBYk9bS9Xl+OM0&#10;qOqj3r9832xbX97mZxU29Vc3aP38NG4WIBKN6T/8194ZDTOl4PdMPgJy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CpOfEAAAA3AAAAA8AAAAAAAAAAAAAAAAAmAIAAGRycy9k&#10;b3ducmV2LnhtbFBLBQYAAAAABAAEAPUAAACJAwAAAAA=&#10;" fillcolor="gray [1616]" strokecolor="black [3040]">
                  <v:fill color2="#d9d9d9 [496]" rotate="t" angle="180" colors="0 #bcbcbc;22938f #d0d0d0;1 #ededed" focus="100%" type="gradient"/>
                  <v:shadow on="t" color="black" opacity="24903f" origin=",.5" offset="0,.55556mm"/>
                  <v:textbox>
                    <w:txbxContent>
                      <w:p w14:paraId="2B98A213" w14:textId="77777777" w:rsidR="001C49CD" w:rsidRPr="00D64D14" w:rsidRDefault="001C49CD" w:rsidP="00D64D14">
                        <w:pPr>
                          <w:jc w:val="left"/>
                          <w:rPr>
                            <w:b/>
                            <w:lang w:val="fr-FR"/>
                          </w:rPr>
                        </w:pPr>
                        <w:r>
                          <w:rPr>
                            <w:lang w:val="fr-FR"/>
                          </w:rPr>
                          <w:t>M</w:t>
                        </w:r>
                      </w:p>
                    </w:txbxContent>
                  </v:textbox>
                </v:oval>
                <v:shape id="Straight Arrow Connector 267" o:spid="_x0000_s1594" type="#_x0000_t32" style="position:absolute;left:54978;top:11973;width:2510;height: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hmH8YAAADcAAAADwAAAGRycy9kb3ducmV2LnhtbESPQWvCQBSE70L/w/IKXqRuVNCSuoot&#10;CnoSo9D29si+JqG7b0N2jfHfu4LgcZiZb5j5srNGtNT4yrGC0TABQZw7XXGh4HTcvL2D8AFZo3FM&#10;Cq7kYbl46c0x1e7CB2qzUIgIYZ+igjKEOpXS5yVZ9ENXE0fvzzUWQ5RNIXWDlwi3Ro6TZCotVhwX&#10;Sqzpq6T8PztbBbt9tfqZTJLv1hj3ef091qP1YKdU/7VbfYAI1IVn+NHeagXj6QzuZ+IRk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woZh/GAAAA3AAAAA8AAAAAAAAA&#10;AAAAAAAAoQIAAGRycy9kb3ducmV2LnhtbFBLBQYAAAAABAAEAPkAAACUAwAAAAA=&#10;" strokecolor="black [3040]">
                  <v:stroke endarrow="classic"/>
                </v:shape>
                <v:shape id="Text Box 219" o:spid="_x0000_s1595" type="#_x0000_t202" style="position:absolute;left:19507;top:18859;width:12662;height:37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BLXsMA&#10;AADcAAAADwAAAGRycy9kb3ducmV2LnhtbESPQYvCMBSE78L+h/AW9qapoqK1UUQQZC+uVcTjo3m2&#10;pc1LaaKt/94sLOxxmJlvmGTTm1o8qXWlZQXjUQSCOLO65FzB5bwfLkA4j6yxtkwKXuRgs/4YJBhr&#10;2/GJnqnPRYCwi1FB4X0TS+myggy6kW2Ig3e3rUEfZJtL3WIX4KaWkyiaS4Mlh4UCG9oVlFXpwyjo&#10;+Vp/H6vpstviNZLmNrn/oFHq67PfrkB46v1/+K990Apmiyn8nglHQK7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BLXsMAAADcAAAADwAAAAAAAAAAAAAAAACYAgAAZHJzL2Rv&#10;d25yZXYueG1sUEsFBgAAAAAEAAQA9QAAAIgDAAAAAA==&#10;" fillcolor="#254163 [1636]" strokecolor="#4579b8 [3044]">
                  <v:fill color2="#4477b6 [3012]" rotate="t" angle="180" colors="0 #2c5d98;52429f #3c7bc7;1 #3a7ccb" focus="100%" type="gradient">
                    <o:fill v:ext="view" type="gradientUnscaled"/>
                  </v:fill>
                  <v:shadow on="t" color="black" opacity="22937f" origin=",.5" offset="0,.63889mm"/>
                  <v:textbox>
                    <w:txbxContent>
                      <w:p w14:paraId="0B2A98AD" w14:textId="77777777" w:rsidR="001C49CD" w:rsidRPr="00D64D14" w:rsidRDefault="001C49CD" w:rsidP="00D64D14">
                        <w:pPr>
                          <w:pStyle w:val="NormalWeb"/>
                          <w:spacing w:before="0" w:beforeAutospacing="0" w:after="0" w:afterAutospacing="0"/>
                          <w:jc w:val="center"/>
                          <w:rPr>
                            <w:lang w:val="en-US"/>
                          </w:rPr>
                        </w:pPr>
                        <w:r w:rsidRPr="00D64D14">
                          <w:rPr>
                            <w:rFonts w:ascii="Arial" w:eastAsia="Times New Roman" w:hAnsi="Arial"/>
                            <w:sz w:val="20"/>
                            <w:szCs w:val="20"/>
                            <w:lang w:val="en-US"/>
                          </w:rPr>
                          <w:t>Supply current computation</w:t>
                        </w:r>
                      </w:p>
                    </w:txbxContent>
                  </v:textbox>
                </v:shape>
                <v:shape id="Elbow Connector 268" o:spid="_x0000_s1596" type="#_x0000_t33" style="position:absolute;left:24574;top:8667;width:1264;height:1019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Bmur4AAADcAAAADwAAAGRycy9kb3ducmV2LnhtbERPuwrCMBTdBf8hXMFNUxVEqlFEEBwU&#10;H3VxuzTXttrclCba+vdmEBwP571YtaYUb6pdYVnBaBiBIE6tLjhTcE22gxkI55E1lpZJwYccrJbd&#10;zgJjbRs+0/viMxFC2MWoIPe+iqV0aU4G3dBWxIG729qgD7DOpK6xCeGmlOMomkqDBYeGHCva5JQ+&#10;Ly+j4JA0zxt9Hpvjfn2d8NFlu0aelOr32vUchKfW/8U/904rGE/D2nAmHAG5/AI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sEGa6vgAAANwAAAAPAAAAAAAAAAAAAAAAAKEC&#10;AABkcnMvZG93bnJldi54bWxQSwUGAAAAAAQABAD5AAAAjAMAAAAA&#10;" strokecolor="black [3040]">
                  <v:stroke endarrow="classic"/>
                </v:shape>
                <v:shape id="Elbow Connector 269" o:spid="_x0000_s1597" type="#_x0000_t33" style="position:absolute;left:37764;top:8759;width:6372;height:1756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l4JcQAAADcAAAADwAAAGRycy9kb3ducmV2LnhtbESP0WqDQBRE3wP9h+UW+hLqWsG0sdlI&#10;KSQ0j5p+wMW9VdG9a92t0b/PFgJ5HGbmDLPLZ9OLiUbXWlbwEsUgiCurW64VfJ8Pz28gnEfW2Fsm&#10;BQs5yPcPqx1m2l64oKn0tQgQdhkqaLwfMild1ZBBF9mBOHg/djTogxxrqUe8BLjpZRLHG2mw5bDQ&#10;4ECfDVVd+WcUHLr6zMfFydf1Kd2mp6n4NUOh1NPj/PEOwtPs7+Fb+0srSDZb+D8TjoDcX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WXglxAAAANwAAAAPAAAAAAAAAAAA&#10;AAAAAKECAABkcnMvZG93bnJldi54bWxQSwUGAAAAAAQABAD5AAAAkgMAAAAA&#10;" strokecolor="black [3040]">
                  <v:stroke endarrow="classic"/>
                </v:shape>
                <v:shape id="Elbow Connector 270" o:spid="_x0000_s1598" type="#_x0000_t33" style="position:absolute;left:7019;top:10306;width:12488;height:1042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mEW8IAAADcAAAADwAAAGRycy9kb3ducmV2LnhtbERPz2vCMBS+C/4P4Qm7yEztQUdtKiIU&#10;uh3G1LHzs3lLy5qXkmTa/ffLYbDjx/e73E92EDfyoXesYL3KQBC3TvdsFLxf6scnECEiaxwck4If&#10;CrCv5rMSC+3ufKLbORqRQjgUqKCLcSykDG1HFsPKjcSJ+3TeYkzQG6k93lO4HWSeZRtpsefU0OFI&#10;x47ar/O3VVDH/Pl6yOtlY7QN5u31xX80G6UeFtNhByLSFP/Ff+5GK8i3aX46k46ArH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dmEW8IAAADcAAAADwAAAAAAAAAAAAAA&#10;AAChAgAAZHJzL2Rvd25yZXYueG1sUEsFBgAAAAAEAAQA+QAAAJADAAAAAA==&#10;" strokecolor="black [3040]">
                  <v:stroke endarrow="classic"/>
                </v:shape>
                <v:shape id="Text Box 188" o:spid="_x0000_s1599" type="#_x0000_t202" style="position:absolute;left:43033;top:18891;width:8718;height:2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8G2MYA&#10;AADcAAAADwAAAGRycy9kb3ducmV2LnhtbESPQWvCQBSE74X+h+UVems2BiIhuooEpKW0B20uvT2z&#10;zySYfZtmtzHtr3cFweMwM98wy/VkOjHS4FrLCmZRDIK4srrlWkH5tX3JQDiPrLGzTAr+yMF69fiw&#10;xFzbM+9o3PtaBAi7HBU03ve5lK5qyKCLbE8cvKMdDPogh1rqAc8BbjqZxPFcGmw5LDTYU9FQddr/&#10;GgXvxfYTd4fEZP9d8fpx3PQ/5Xeq1PPTtFmA8DT5e/jWftMK0iyF65lwBOTq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78G2MYAAADcAAAADwAAAAAAAAAAAAAAAACYAgAAZHJz&#10;L2Rvd25yZXYueG1sUEsFBgAAAAAEAAQA9QAAAIsDAAAAAA==&#10;" filled="f" stroked="f" strokeweight=".5pt">
                  <v:textbox>
                    <w:txbxContent>
                      <w:p w14:paraId="5214DF20" w14:textId="77777777" w:rsidR="001C49CD" w:rsidRPr="00E2388E" w:rsidRDefault="001C49CD" w:rsidP="00D64D14">
                        <w:pPr>
                          <w:pStyle w:val="NormalWeb"/>
                          <w:spacing w:before="0" w:beforeAutospacing="0" w:after="0" w:afterAutospacing="0"/>
                          <w:jc w:val="both"/>
                          <w:rPr>
                            <w:lang w:val="en-US"/>
                          </w:rPr>
                        </w:pPr>
                        <w:r w:rsidRPr="00E2388E">
                          <w:rPr>
                            <w:rFonts w:ascii="Arial" w:eastAsia="Times New Roman" w:hAnsi="Arial"/>
                            <w:sz w:val="14"/>
                            <w:szCs w:val="14"/>
                            <w:lang w:val="en-US"/>
                          </w:rPr>
                          <w:t>Motor current</w:t>
                        </w:r>
                      </w:p>
                    </w:txbxContent>
                  </v:textbox>
                </v:shape>
                <v:roundrect id="Rounded Rectangle 298" o:spid="_x0000_s1600" style="position:absolute;left:4304;top:323;width:38367;height:25413;visibility:visible;mso-wrap-style:square;v-text-anchor:middle" arcsize="2291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uxwsEA&#10;AADcAAAADwAAAGRycy9kb3ducmV2LnhtbERPz0/CMBS+k/g/NM/EG7QQY3BSCGCIcnTMeH1Zn9ti&#10;+zrawuZ/bw8kHr98v1eb0VlxpRA7zxrmMwWCuPam40ZDdTpMlyBiQjZoPZOGX4qwWd9NVlgYP/AH&#10;XcvUiBzCsUANbUp9IWWsW3IYZ74nzty3Dw5ThqGRJuCQw52VC6WepMOOc0OLPe1bqn/Ki9Ngw1kN&#10;x8e3r50tq9fD55Kqnbpo/XA/bl9AJBrTv/jmfjcaFs95bT6Tj4B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5rscLBAAAA3AAAAA8AAAAAAAAAAAAAAAAAmAIAAGRycy9kb3du&#10;cmV2LnhtbFBLBQYAAAAABAAEAPUAAACGAwAAAAA=&#10;" filled="f" strokecolor="gray [1629]" strokeweight="1.75pt">
                  <v:stroke dashstyle="dashDot"/>
                </v:roundrect>
                <v:shape id="Text Box 188" o:spid="_x0000_s1601" type="#_x0000_t202" style="position:absolute;left:5390;top:23329;width:14115;height:2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Yr8UA&#10;AADcAAAADwAAAGRycy9kb3ducmV2LnhtbESPQYvCMBSE7wv+h/AEb2uqoJRqFCmIIu5Btxdvz+bZ&#10;FpuX2kTt7q/fCMIeh5n5hpkvO1OLB7WusqxgNIxAEOdWV1woyL7XnzEI55E11pZJwQ85WC56H3NM&#10;tH3ygR5HX4gAYZeggtL7JpHS5SUZdEPbEAfvYluDPsi2kLrFZ4CbWo6jaCoNVhwWSmwoLSm/Hu9G&#10;wS5df+HhPDbxb51u9pdVc8tOE6UG/W41A+Gp8//hd3urFUziKbzOhCM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ZivxQAAANwAAAAPAAAAAAAAAAAAAAAAAJgCAABkcnMv&#10;ZG93bnJldi54bWxQSwUGAAAAAAQABAD1AAAAigMAAAAA&#10;" filled="f" stroked="f" strokeweight=".5pt">
                  <v:textbox>
                    <w:txbxContent>
                      <w:p w14:paraId="4D5054C7" w14:textId="77777777" w:rsidR="001C49CD" w:rsidRPr="00E2388E" w:rsidRDefault="001C49CD" w:rsidP="00E2388E">
                        <w:pPr>
                          <w:pStyle w:val="NormalWeb"/>
                          <w:spacing w:before="0" w:beforeAutospacing="0" w:after="0" w:afterAutospacing="0"/>
                          <w:jc w:val="both"/>
                          <w:rPr>
                            <w:b/>
                            <w:sz w:val="36"/>
                            <w:lang w:val="en-US"/>
                          </w:rPr>
                        </w:pPr>
                        <w:r w:rsidRPr="00E2388E">
                          <w:rPr>
                            <w:rFonts w:ascii="Arial" w:eastAsia="Times New Roman" w:hAnsi="Arial"/>
                            <w:b/>
                            <w:sz w:val="20"/>
                            <w:szCs w:val="14"/>
                            <w:lang w:val="en-US"/>
                          </w:rPr>
                          <w:t>BFE function scope</w:t>
                        </w:r>
                      </w:p>
                    </w:txbxContent>
                  </v:textbox>
                </v:shape>
                <v:shape id="Straight Arrow Connector 300" o:spid="_x0000_s1602" type="#_x0000_t32" style="position:absolute;left:49730;top:7620;width:0;height:19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8UVsIAAADcAAAADwAAAGRycy9kb3ducmV2LnhtbERPz2vCMBS+C/4P4Qm7iCauINIZRWWD&#10;eRJ1MHd7NG9tWfJSmqzW/94cBI8f3+/lundWdNSG2rOG2VSBIC68qbnU8HX+mCxAhIhs0HomDTcK&#10;sF4NB0vMjb/ykbpTLEUK4ZCjhirGJpcyFBU5DFPfECfu17cOY4JtKU2L1xTurHxVai4d1pwaKmxo&#10;V1Hxd/p3GvaHenPJMvXdWeu3t59zM3sf77V+GfWbNxCR+vgUP9yfRkOm0vx0Jh0Bub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P8UVsIAAADcAAAADwAAAAAAAAAAAAAA&#10;AAChAgAAZHJzL2Rvd25yZXYueG1sUEsFBgAAAAAEAAQA+QAAAJADAAAAAA==&#10;" strokecolor="black [3040]">
                  <v:stroke endarrow="classic"/>
                </v:shape>
                <w10:anchorlock/>
              </v:group>
            </w:pict>
          </mc:Fallback>
        </mc:AlternateContent>
      </w:r>
    </w:p>
    <w:p w14:paraId="01A354E7" w14:textId="77777777" w:rsidR="00254D09" w:rsidRDefault="00E2388E" w:rsidP="00E2388E">
      <w:pPr>
        <w:pStyle w:val="Caption"/>
        <w:jc w:val="center"/>
      </w:pPr>
      <w:r>
        <w:t xml:space="preserve">Figure </w:t>
      </w:r>
      <w:r>
        <w:fldChar w:fldCharType="begin"/>
      </w:r>
      <w:r>
        <w:instrText xml:space="preserve"> SEQ Figure \* ARABIC </w:instrText>
      </w:r>
      <w:r>
        <w:fldChar w:fldCharType="separate"/>
      </w:r>
      <w:r w:rsidR="00834BB3">
        <w:rPr>
          <w:noProof/>
        </w:rPr>
        <w:t>8</w:t>
      </w:r>
      <w:r>
        <w:fldChar w:fldCharType="end"/>
      </w:r>
      <w:r>
        <w:t xml:space="preserve"> High Power algorithm description</w:t>
      </w:r>
    </w:p>
    <w:p w14:paraId="71FCC14F" w14:textId="77777777" w:rsidR="00254D09" w:rsidRDefault="00254D09" w:rsidP="009A4BF1"/>
    <w:p w14:paraId="0890F807" w14:textId="77777777" w:rsidR="00BE49B1" w:rsidRDefault="00BE49B1" w:rsidP="009A4BF1">
      <w:r>
        <w:t xml:space="preserve">As described in the </w:t>
      </w:r>
      <w:r>
        <w:fldChar w:fldCharType="begin"/>
      </w:r>
      <w:r>
        <w:instrText xml:space="preserve"> REF _Ref361749713 \r \h </w:instrText>
      </w:r>
      <w:r>
        <w:fldChar w:fldCharType="separate"/>
      </w:r>
      <w:r w:rsidR="00834BB3">
        <w:t>4.3.2.2</w:t>
      </w:r>
      <w:r>
        <w:fldChar w:fldCharType="end"/>
      </w:r>
      <w:r>
        <w:t xml:space="preserve"> chapter  the StepFirstOrder Value inherits a high resolution in order to reduce the computation error in case of ramp steps management. But for this kind of regulation this high resolution is not required. On the contrary to limit the size of data during the High power regulation and reduce the CPU load, the consign resolution shall be reduced.</w:t>
      </w:r>
    </w:p>
    <w:p w14:paraId="3C87DB04" w14:textId="77777777" w:rsidR="00571E5D" w:rsidRDefault="00571E5D" w:rsidP="009A4BF1"/>
    <w:p w14:paraId="42EA0451" w14:textId="77777777" w:rsidR="00571E5D" w:rsidRDefault="00571E5D" w:rsidP="009A4BF1">
      <w:r>
        <w:t xml:space="preserve">The </w:t>
      </w:r>
      <w:r w:rsidRPr="00B74ED0">
        <w:rPr>
          <w:i/>
        </w:rPr>
        <w:t>StepFirstOrder</w:t>
      </w:r>
      <w:r>
        <w:t xml:space="preserve"> data resolution is 8192lsb for 0.5A (refer to chapter </w:t>
      </w:r>
      <w:r>
        <w:fldChar w:fldCharType="begin"/>
      </w:r>
      <w:r>
        <w:instrText xml:space="preserve"> REF _Ref361749713 \r \h </w:instrText>
      </w:r>
      <w:r>
        <w:fldChar w:fldCharType="separate"/>
      </w:r>
      <w:r w:rsidR="00834BB3">
        <w:t>4.3.2.2</w:t>
      </w:r>
      <w:r>
        <w:fldChar w:fldCharType="end"/>
      </w:r>
      <w:r>
        <w:t xml:space="preserve"> or </w:t>
      </w:r>
      <w:r>
        <w:fldChar w:fldCharType="begin"/>
      </w:r>
      <w:r>
        <w:instrText xml:space="preserve"> REF _Ref361750334 \r \h </w:instrText>
      </w:r>
      <w:r>
        <w:fldChar w:fldCharType="separate"/>
      </w:r>
      <w:r w:rsidR="00834BB3">
        <w:t>4.3.2.3</w:t>
      </w:r>
      <w:r>
        <w:fldChar w:fldCharType="end"/>
      </w:r>
      <w:r>
        <w:t xml:space="preserve"> for more details). A resolution of 1lsb for 10mA is enough to perform this regulation.</w:t>
      </w:r>
    </w:p>
    <w:p w14:paraId="26B4656E" w14:textId="77777777" w:rsidR="00571E5D" w:rsidRDefault="00571E5D" w:rsidP="009A4BF1">
      <w:r>
        <w:t>The following formula s</w:t>
      </w:r>
      <w:r w:rsidR="00073466">
        <w:t>hall be applied to rescale the c</w:t>
      </w:r>
      <w:r>
        <w:t>urrent consign:</w:t>
      </w:r>
    </w:p>
    <w:p w14:paraId="71A3E3CE" w14:textId="77777777" w:rsidR="00571E5D" w:rsidRDefault="00571E5D" w:rsidP="009A4BF1"/>
    <w:p w14:paraId="3767548A" w14:textId="77777777" w:rsidR="00571E5D" w:rsidRPr="00B74ED0" w:rsidRDefault="00286ADA" w:rsidP="009A4BF1">
      <m:oMathPara>
        <m:oMathParaPr>
          <m:jc m:val="left"/>
        </m:oMathParaPr>
        <m:oMath>
          <m:sSub>
            <m:sSubPr>
              <m:ctrlPr>
                <w:rPr>
                  <w:rFonts w:ascii="Cambria Math" w:hAnsi="Cambria Math"/>
                  <w:i/>
                </w:rPr>
              </m:ctrlPr>
            </m:sSubPr>
            <m:e>
              <m:r>
                <w:rPr>
                  <w:rFonts w:ascii="Cambria Math" w:hAnsi="Cambria Math"/>
                </w:rPr>
                <m:t>CurrentConsign</m:t>
              </m:r>
            </m:e>
            <m:sub>
              <m:r>
                <w:rPr>
                  <w:rFonts w:ascii="Cambria Math" w:hAnsi="Cambria Math"/>
                </w:rPr>
                <m:t>[1lsb≅10mA]</m:t>
              </m:r>
            </m:sub>
          </m:sSub>
          <m:r>
            <w:rPr>
              <w:rFonts w:ascii="Cambria Math" w:hAnsi="Cambria Math"/>
            </w:rPr>
            <m:t>=50×</m:t>
          </m:r>
          <m:f>
            <m:fPr>
              <m:ctrlPr>
                <w:rPr>
                  <w:rFonts w:ascii="Cambria Math" w:hAnsi="Cambria Math"/>
                  <w:i/>
                </w:rPr>
              </m:ctrlPr>
            </m:fPr>
            <m:num>
              <m:sSub>
                <m:sSubPr>
                  <m:ctrlPr>
                    <w:rPr>
                      <w:rFonts w:ascii="Cambria Math" w:hAnsi="Cambria Math"/>
                      <w:i/>
                    </w:rPr>
                  </m:ctrlPr>
                </m:sSubPr>
                <m:e>
                  <m:r>
                    <w:rPr>
                      <w:rFonts w:ascii="Cambria Math" w:hAnsi="Cambria Math"/>
                    </w:rPr>
                    <m:t>StepFirstOrder</m:t>
                  </m:r>
                </m:e>
                <m:sub>
                  <m:r>
                    <w:rPr>
                      <w:rFonts w:ascii="Cambria Math" w:hAnsi="Cambria Math"/>
                    </w:rPr>
                    <m:t>[8192lsb≅0.5A]</m:t>
                  </m:r>
                </m:sub>
              </m:sSub>
              <m:r>
                <w:rPr>
                  <w:rFonts w:ascii="Cambria Math" w:hAnsi="Cambria Math"/>
                </w:rPr>
                <m:t>+4096</m:t>
              </m:r>
            </m:num>
            <m:den>
              <m:r>
                <w:rPr>
                  <w:rFonts w:ascii="Cambria Math" w:hAnsi="Cambria Math"/>
                </w:rPr>
                <m:t>8192</m:t>
              </m:r>
            </m:den>
          </m:f>
        </m:oMath>
      </m:oMathPara>
    </w:p>
    <w:p w14:paraId="122311F8" w14:textId="77777777" w:rsidR="00BE49B1" w:rsidRDefault="00BE49B1" w:rsidP="009A4BF1"/>
    <w:p w14:paraId="667516C8" w14:textId="77777777" w:rsidR="00B74ED0" w:rsidRDefault="00B74ED0" w:rsidP="009A4BF1">
      <w:r>
        <w:t xml:space="preserve">This Current Consign will be used in this chapter and sub-chapters. This result will be stored in the </w:t>
      </w:r>
      <w:r w:rsidRPr="00B74ED0">
        <w:rPr>
          <w:b/>
        </w:rPr>
        <w:t>s16CurrentConsign</w:t>
      </w:r>
      <w:r>
        <w:t xml:space="preserve"> local function data.</w:t>
      </w:r>
    </w:p>
    <w:p w14:paraId="34F7DFA2" w14:textId="77777777" w:rsidR="00BE49B1" w:rsidRDefault="00BE49B1" w:rsidP="009A4BF1"/>
    <w:p w14:paraId="244B0FB0" w14:textId="77777777" w:rsidR="0068623D" w:rsidRDefault="00B27292" w:rsidP="009A4BF1">
      <w:r>
        <w:t>Since this regulation is a closed loop control system, it’s mandatory to manage the data initialization when starting the step execution.</w:t>
      </w:r>
    </w:p>
    <w:p w14:paraId="6EA59180" w14:textId="77777777" w:rsidR="00B27292" w:rsidRDefault="00B27292" w:rsidP="009A4BF1"/>
    <w:p w14:paraId="60CBCF0A" w14:textId="77777777" w:rsidR="00B27292" w:rsidRDefault="00B27292" w:rsidP="00B27292">
      <w:pPr>
        <w:pStyle w:val="Heading4"/>
      </w:pPr>
      <w:bookmarkStart w:id="271" w:name="_Toc396742539"/>
      <w:r>
        <w:t>Key data initialization</w:t>
      </w:r>
      <w:bookmarkEnd w:id="271"/>
    </w:p>
    <w:p w14:paraId="05D29013" w14:textId="77777777" w:rsidR="00B27292" w:rsidRDefault="00B27292" w:rsidP="009A4BF1"/>
    <w:p w14:paraId="79EDC96B" w14:textId="77777777" w:rsidR="00B27292" w:rsidRDefault="00B27292" w:rsidP="009A4BF1">
      <w:r>
        <w:t>2 situations shall be managed</w:t>
      </w:r>
      <w:r w:rsidR="00871F8F">
        <w:t>:</w:t>
      </w:r>
      <w:r>
        <w:t xml:space="preserve"> a new belt function starts with a first step configured with High Power regulation (nominal situation)</w:t>
      </w:r>
    </w:p>
    <w:p w14:paraId="325507A1" w14:textId="77777777" w:rsidR="000E5956" w:rsidRDefault="000E5956" w:rsidP="009A4BF1"/>
    <w:p w14:paraId="03128BC6" w14:textId="77777777" w:rsidR="000E5956" w:rsidRPr="000E5956" w:rsidRDefault="000E5956" w:rsidP="009A4BF1">
      <w:pPr>
        <w:rPr>
          <w:i/>
        </w:rPr>
      </w:pPr>
      <w:r w:rsidRPr="000E5956">
        <w:rPr>
          <w:i/>
        </w:rPr>
        <w:t>Initialization for integral of the error:</w:t>
      </w:r>
    </w:p>
    <w:p w14:paraId="7988EE10" w14:textId="77777777" w:rsidR="00073466" w:rsidRDefault="00073466" w:rsidP="00073466">
      <w:pPr>
        <w:pStyle w:val="RequirementID"/>
      </w:pPr>
      <w:r>
        <w:t>DSG_BFE_</w:t>
      </w:r>
      <w:r w:rsidR="00176BEA">
        <w:t>00159</w:t>
      </w:r>
      <w:r>
        <w:t>:</w:t>
      </w:r>
    </w:p>
    <w:p w14:paraId="1521D26E" w14:textId="77777777" w:rsidR="00073466" w:rsidRDefault="00D31FC0" w:rsidP="004F67E7">
      <w:r>
        <w:t>The integral of the error shall be initialized according to the following formula:</w:t>
      </w:r>
    </w:p>
    <w:p w14:paraId="4D927EAE" w14:textId="77777777" w:rsidR="00D31FC0" w:rsidRPr="00D31FC0" w:rsidRDefault="00286ADA" w:rsidP="004F67E7">
      <m:oMathPara>
        <m:oMathParaPr>
          <m:jc m:val="left"/>
        </m:oMathParaPr>
        <m:oMath>
          <m:sSub>
            <m:sSubPr>
              <m:ctrlPr>
                <w:rPr>
                  <w:rFonts w:ascii="Cambria Math" w:hAnsi="Cambria Math"/>
                  <w:i/>
                </w:rPr>
              </m:ctrlPr>
            </m:sSubPr>
            <m:e>
              <m:r>
                <w:rPr>
                  <w:rFonts w:ascii="Cambria Math" w:hAnsi="Cambria Math"/>
                </w:rPr>
                <m:t>Integral</m:t>
              </m:r>
            </m:e>
            <m:sub>
              <m:r>
                <w:rPr>
                  <w:rFonts w:ascii="Cambria Math" w:hAnsi="Cambria Math"/>
                </w:rPr>
                <m:t>ε</m:t>
              </m:r>
            </m:sub>
          </m:sSub>
          <m:r>
            <w:rPr>
              <w:rFonts w:ascii="Cambria Math" w:hAnsi="Cambria Math"/>
            </w:rPr>
            <m:t>=</m:t>
          </m:r>
          <m:f>
            <m:fPr>
              <m:ctrlPr>
                <w:rPr>
                  <w:rFonts w:ascii="Cambria Math" w:hAnsi="Cambria Math"/>
                  <w:i/>
                </w:rPr>
              </m:ctrlPr>
            </m:fPr>
            <m:num>
              <m:r>
                <w:rPr>
                  <w:rFonts w:ascii="Cambria Math" w:hAnsi="Cambria Math"/>
                </w:rPr>
                <m:t>FullScaleHB×</m:t>
              </m:r>
              <m:sSub>
                <m:sSubPr>
                  <m:ctrlPr>
                    <w:rPr>
                      <w:rFonts w:ascii="Cambria Math" w:hAnsi="Cambria Math"/>
                      <w:i/>
                    </w:rPr>
                  </m:ctrlPr>
                </m:sSubPr>
                <m:e>
                  <m:r>
                    <w:rPr>
                      <w:rFonts w:ascii="Cambria Math" w:hAnsi="Cambria Math"/>
                    </w:rPr>
                    <m:t>R</m:t>
                  </m:r>
                </m:e>
                <m:sub>
                  <m:r>
                    <w:rPr>
                      <w:rFonts w:ascii="Cambria Math" w:hAnsi="Cambria Math"/>
                    </w:rPr>
                    <m:t>Motor</m:t>
                  </m:r>
                </m:sub>
              </m:sSub>
              <m:r>
                <w:rPr>
                  <w:rFonts w:ascii="Cambria Math" w:hAnsi="Cambria Math"/>
                </w:rPr>
                <m:t>×CurrentConsign</m:t>
              </m:r>
            </m:num>
            <m:den>
              <m:sSub>
                <m:sSubPr>
                  <m:ctrlPr>
                    <w:rPr>
                      <w:rFonts w:ascii="Cambria Math" w:hAnsi="Cambria Math"/>
                      <w:i/>
                    </w:rPr>
                  </m:ctrlPr>
                </m:sSubPr>
                <m:e>
                  <m:r>
                    <w:rPr>
                      <w:rFonts w:ascii="Cambria Math" w:hAnsi="Cambria Math"/>
                    </w:rPr>
                    <m:t>V</m:t>
                  </m:r>
                </m:e>
                <m:sub>
                  <m:r>
                    <w:rPr>
                      <w:rFonts w:ascii="Cambria Math" w:hAnsi="Cambria Math"/>
                    </w:rPr>
                    <m:t>Battery</m:t>
                  </m:r>
                </m:sub>
              </m:sSub>
            </m:den>
          </m:f>
        </m:oMath>
      </m:oMathPara>
    </w:p>
    <w:p w14:paraId="0812C64F" w14:textId="77777777" w:rsidR="00D31FC0" w:rsidRDefault="00D31FC0" w:rsidP="004F67E7">
      <w:r w:rsidRPr="00A628B2">
        <w:rPr>
          <w:i/>
        </w:rPr>
        <w:t>Vbattery</w:t>
      </w:r>
      <w:r>
        <w:t xml:space="preserve"> is the battery voltage level measured at the ECU connector. Its resolution is 1lsb=1mV</w:t>
      </w:r>
    </w:p>
    <w:p w14:paraId="534E8A28" w14:textId="77777777" w:rsidR="00D31FC0" w:rsidRDefault="00D31FC0" w:rsidP="004F67E7">
      <w:r w:rsidRPr="00A628B2">
        <w:rPr>
          <w:i/>
        </w:rPr>
        <w:t>FullScaleHB</w:t>
      </w:r>
      <w:r>
        <w:t xml:space="preserve"> is the numerical value of the upper limit that can be applied on the power stage (without the boost). This is a constant value fixed to 6400</w:t>
      </w:r>
      <w:r w:rsidR="00A628B2">
        <w:t xml:space="preserve"> (</w:t>
      </w:r>
      <w:r w:rsidR="00A628B2" w:rsidRPr="00A628B2">
        <w:rPr>
          <w:b/>
        </w:rPr>
        <w:t>KU16_PWM_MAX_BTN</w:t>
      </w:r>
      <w:r w:rsidR="00A628B2" w:rsidRPr="00A628B2">
        <w:t>)</w:t>
      </w:r>
      <w:r>
        <w:t>.</w:t>
      </w:r>
    </w:p>
    <w:p w14:paraId="071708FC" w14:textId="77777777" w:rsidR="00C12F7D" w:rsidRDefault="00C12F7D" w:rsidP="004F67E7">
      <w:r w:rsidRPr="00C12F7D">
        <w:rPr>
          <w:i/>
        </w:rPr>
        <w:lastRenderedPageBreak/>
        <w:t>CurrentConsign</w:t>
      </w:r>
      <w:r>
        <w:t xml:space="preserve"> is the step consign. Its resolution should be 1lsb=1mA (obtained from </w:t>
      </w:r>
      <w:r w:rsidRPr="00B74ED0">
        <w:rPr>
          <w:b/>
        </w:rPr>
        <w:t>s16CurrentConsign</w:t>
      </w:r>
      <w:r>
        <w:t xml:space="preserve"> with a rescaling operation to have consistent units).</w:t>
      </w:r>
    </w:p>
    <w:p w14:paraId="19C066F8" w14:textId="77777777" w:rsidR="00040209" w:rsidRDefault="00C12F7D" w:rsidP="004F67E7">
      <w:r w:rsidRPr="00C12F7D">
        <w:rPr>
          <w:i/>
        </w:rPr>
        <w:t>Rmotor</w:t>
      </w:r>
      <w:r>
        <w:t xml:space="preserve"> is the motor resistance. Its resolution should be 1lsb=1</w:t>
      </w:r>
      <w:r>
        <w:sym w:font="Symbol" w:char="F057"/>
      </w:r>
      <w:r>
        <w:t xml:space="preserve">. The motor resistance value depends </w:t>
      </w:r>
      <w:r w:rsidR="00040209">
        <w:t>of the temperature. Then a lookup table should be used to compute the numerical value in function of the temperature. To limit the CPU load consumption, it has been decided to use the lower value of motor resistance (i.e. 120m</w:t>
      </w:r>
      <w:r w:rsidR="00040209">
        <w:sym w:font="Symbol" w:char="F057"/>
      </w:r>
      <w:r w:rsidR="00040209">
        <w:t>) for this operation.</w:t>
      </w:r>
    </w:p>
    <w:p w14:paraId="053AED26" w14:textId="77777777" w:rsidR="00612DBA" w:rsidRDefault="00612DBA" w:rsidP="004F67E7"/>
    <w:p w14:paraId="40A86EFF" w14:textId="77777777" w:rsidR="00612DBA" w:rsidRPr="00612DBA" w:rsidRDefault="00612DBA" w:rsidP="004F67E7">
      <w:pPr>
        <w:rPr>
          <w:i/>
          <w:color w:val="FF0000"/>
        </w:rPr>
      </w:pPr>
      <w:r w:rsidRPr="00612DBA">
        <w:rPr>
          <w:i/>
          <w:color w:val="FF0000"/>
        </w:rPr>
        <w:t>Note: This 120m</w:t>
      </w:r>
      <w:r w:rsidRPr="00612DBA">
        <w:rPr>
          <w:i/>
          <w:color w:val="FF0000"/>
        </w:rPr>
        <w:sym w:font="Symbol" w:char="F057"/>
      </w:r>
      <w:r w:rsidRPr="00612DBA">
        <w:rPr>
          <w:i/>
          <w:color w:val="FF0000"/>
        </w:rPr>
        <w:t xml:space="preserve"> value shall be adjusted if the motor</w:t>
      </w:r>
      <w:r w:rsidR="001B1AD9">
        <w:rPr>
          <w:i/>
          <w:color w:val="FF0000"/>
        </w:rPr>
        <w:t xml:space="preserve"> type changes</w:t>
      </w:r>
      <w:r w:rsidRPr="00612DBA">
        <w:rPr>
          <w:i/>
          <w:color w:val="FF0000"/>
        </w:rPr>
        <w:t xml:space="preserve"> !!!</w:t>
      </w:r>
    </w:p>
    <w:p w14:paraId="18B6FC37" w14:textId="77777777" w:rsidR="00C12F7D" w:rsidRPr="00040209" w:rsidRDefault="00040209" w:rsidP="004F67E7">
      <m:oMathPara>
        <m:oMathParaPr>
          <m:jc m:val="lef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Integral</m:t>
              </m:r>
            </m:e>
            <m:sub>
              <m:r>
                <w:rPr>
                  <w:rFonts w:ascii="Cambria Math" w:hAnsi="Cambria Math"/>
                </w:rPr>
                <m:t>ε</m:t>
              </m:r>
            </m:sub>
          </m:sSub>
          <m:r>
            <w:rPr>
              <w:rFonts w:ascii="Cambria Math" w:hAnsi="Cambria Math"/>
            </w:rPr>
            <m:t>=</m:t>
          </m:r>
          <m:f>
            <m:fPr>
              <m:ctrlPr>
                <w:rPr>
                  <w:rFonts w:ascii="Cambria Math" w:hAnsi="Cambria Math"/>
                  <w:i/>
                </w:rPr>
              </m:ctrlPr>
            </m:fPr>
            <m:num>
              <m:r>
                <m:rPr>
                  <m:sty m:val="b"/>
                </m:rPr>
                <w:rPr>
                  <w:rFonts w:ascii="Cambria Math" w:hAnsi="Cambria Math"/>
                </w:rPr>
                <m:t>KU16_PWM_MAX_BTN</m:t>
              </m:r>
              <m:r>
                <w:rPr>
                  <w:rFonts w:ascii="Cambria Math" w:hAnsi="Cambria Math"/>
                </w:rPr>
                <m:t>×0.12×(10×</m:t>
              </m:r>
              <m:sSub>
                <m:sSubPr>
                  <m:ctrlPr>
                    <w:rPr>
                      <w:rFonts w:ascii="Cambria Math" w:hAnsi="Cambria Math"/>
                      <w:b/>
                    </w:rPr>
                  </m:ctrlPr>
                </m:sSubPr>
                <m:e>
                  <m:r>
                    <m:rPr>
                      <m:sty m:val="b"/>
                    </m:rPr>
                    <w:rPr>
                      <w:rFonts w:ascii="Cambria Math" w:hAnsi="Cambria Math"/>
                    </w:rPr>
                    <m:t>s16CurrentConsign</m:t>
                  </m:r>
                </m:e>
                <m:sub>
                  <m:d>
                    <m:dPr>
                      <m:begChr m:val="["/>
                      <m:endChr m:val="]"/>
                      <m:ctrlPr>
                        <w:rPr>
                          <w:rFonts w:ascii="Cambria Math" w:hAnsi="Cambria Math"/>
                          <w:i/>
                        </w:rPr>
                      </m:ctrlPr>
                    </m:dPr>
                    <m:e>
                      <m:r>
                        <w:rPr>
                          <w:rFonts w:ascii="Cambria Math" w:hAnsi="Cambria Math"/>
                        </w:rPr>
                        <m:t>1lsb≅10mA</m:t>
                      </m:r>
                    </m:e>
                  </m:d>
                </m:sub>
              </m:sSub>
              <m:r>
                <m:rPr>
                  <m:sty m:val="bi"/>
                </m:rPr>
                <w:rPr>
                  <w:rFonts w:ascii="Cambria Math" w:hAnsi="Cambria Math"/>
                </w:rPr>
                <m:t>)</m:t>
              </m:r>
            </m:num>
            <m:den>
              <m:sSub>
                <m:sSubPr>
                  <m:ctrlPr>
                    <w:rPr>
                      <w:rFonts w:ascii="Cambria Math" w:hAnsi="Cambria Math"/>
                      <w:i/>
                    </w:rPr>
                  </m:ctrlPr>
                </m:sSubPr>
                <m:e>
                  <m:r>
                    <w:rPr>
                      <w:rFonts w:ascii="Cambria Math" w:hAnsi="Cambria Math"/>
                    </w:rPr>
                    <m:t>BatteryVoltage</m:t>
                  </m:r>
                </m:e>
                <m:sub>
                  <m:r>
                    <w:rPr>
                      <w:rFonts w:ascii="Cambria Math" w:hAnsi="Cambria Math"/>
                    </w:rPr>
                    <m:t>[1lsb≅1mV]</m:t>
                  </m:r>
                </m:sub>
              </m:sSub>
            </m:den>
          </m:f>
        </m:oMath>
      </m:oMathPara>
    </w:p>
    <w:p w14:paraId="3EF679B6" w14:textId="77777777" w:rsidR="00040209" w:rsidRPr="00040209" w:rsidRDefault="00040209" w:rsidP="004F67E7">
      <w:r>
        <w:t>Finally:</w:t>
      </w:r>
    </w:p>
    <w:p w14:paraId="10A809A5" w14:textId="77777777" w:rsidR="00D31FC0" w:rsidRPr="00040209" w:rsidRDefault="00286ADA" w:rsidP="004F67E7">
      <m:oMathPara>
        <m:oMathParaPr>
          <m:jc m:val="left"/>
        </m:oMathParaPr>
        <m:oMath>
          <m:sSub>
            <m:sSubPr>
              <m:ctrlPr>
                <w:rPr>
                  <w:rFonts w:ascii="Cambria Math" w:hAnsi="Cambria Math"/>
                  <w:i/>
                  <w:highlight w:val="lightGray"/>
                </w:rPr>
              </m:ctrlPr>
            </m:sSubPr>
            <m:e>
              <m:r>
                <w:rPr>
                  <w:rFonts w:ascii="Cambria Math" w:hAnsi="Cambria Math"/>
                  <w:highlight w:val="lightGray"/>
                </w:rPr>
                <m:t>Integral</m:t>
              </m:r>
            </m:e>
            <m:sub>
              <m:r>
                <w:rPr>
                  <w:rFonts w:ascii="Cambria Math" w:hAnsi="Cambria Math"/>
                  <w:highlight w:val="lightGray"/>
                </w:rPr>
                <m:t>ε</m:t>
              </m:r>
            </m:sub>
          </m:sSub>
          <m:r>
            <w:rPr>
              <w:rFonts w:ascii="Cambria Math" w:hAnsi="Cambria Math"/>
              <w:highlight w:val="lightGray"/>
            </w:rPr>
            <m:t>=</m:t>
          </m:r>
          <m:f>
            <m:fPr>
              <m:ctrlPr>
                <w:rPr>
                  <w:rFonts w:ascii="Cambria Math" w:hAnsi="Cambria Math"/>
                  <w:i/>
                  <w:highlight w:val="lightGray"/>
                </w:rPr>
              </m:ctrlPr>
            </m:fPr>
            <m:num>
              <m:r>
                <w:rPr>
                  <w:rFonts w:ascii="Cambria Math" w:hAnsi="Cambria Math"/>
                  <w:highlight w:val="lightGray"/>
                </w:rPr>
                <m:t>12</m:t>
              </m:r>
            </m:num>
            <m:den>
              <m:r>
                <w:rPr>
                  <w:rFonts w:ascii="Cambria Math" w:hAnsi="Cambria Math"/>
                  <w:highlight w:val="lightGray"/>
                </w:rPr>
                <m:t>10</m:t>
              </m:r>
            </m:den>
          </m:f>
          <m:r>
            <w:rPr>
              <w:rFonts w:ascii="Cambria Math" w:hAnsi="Cambria Math"/>
              <w:highlight w:val="lightGray"/>
            </w:rPr>
            <m:t>×</m:t>
          </m:r>
          <m:f>
            <m:fPr>
              <m:ctrlPr>
                <w:rPr>
                  <w:rFonts w:ascii="Cambria Math" w:hAnsi="Cambria Math"/>
                  <w:i/>
                  <w:highlight w:val="lightGray"/>
                </w:rPr>
              </m:ctrlPr>
            </m:fPr>
            <m:num>
              <m:r>
                <m:rPr>
                  <m:sty m:val="b"/>
                </m:rPr>
                <w:rPr>
                  <w:rFonts w:ascii="Cambria Math" w:hAnsi="Cambria Math"/>
                  <w:highlight w:val="lightGray"/>
                </w:rPr>
                <m:t>KU16_PWM_MAX_BTN</m:t>
              </m:r>
              <m:r>
                <w:rPr>
                  <w:rFonts w:ascii="Cambria Math" w:hAnsi="Cambria Math"/>
                  <w:highlight w:val="lightGray"/>
                </w:rPr>
                <m:t>×</m:t>
              </m:r>
              <m:sSub>
                <m:sSubPr>
                  <m:ctrlPr>
                    <w:rPr>
                      <w:rFonts w:ascii="Cambria Math" w:hAnsi="Cambria Math"/>
                      <w:b/>
                      <w:highlight w:val="lightGray"/>
                    </w:rPr>
                  </m:ctrlPr>
                </m:sSubPr>
                <m:e>
                  <m:r>
                    <m:rPr>
                      <m:sty m:val="b"/>
                    </m:rPr>
                    <w:rPr>
                      <w:rFonts w:ascii="Cambria Math" w:hAnsi="Cambria Math"/>
                      <w:highlight w:val="lightGray"/>
                    </w:rPr>
                    <m:t>s16CurrentConsign</m:t>
                  </m:r>
                </m:e>
                <m:sub>
                  <m:d>
                    <m:dPr>
                      <m:begChr m:val="["/>
                      <m:endChr m:val="]"/>
                      <m:ctrlPr>
                        <w:rPr>
                          <w:rFonts w:ascii="Cambria Math" w:hAnsi="Cambria Math"/>
                          <w:i/>
                          <w:highlight w:val="lightGray"/>
                        </w:rPr>
                      </m:ctrlPr>
                    </m:dPr>
                    <m:e>
                      <m:r>
                        <w:rPr>
                          <w:rFonts w:ascii="Cambria Math" w:hAnsi="Cambria Math"/>
                          <w:highlight w:val="lightGray"/>
                        </w:rPr>
                        <m:t>1lsb≅10mA</m:t>
                      </m:r>
                    </m:e>
                  </m:d>
                </m:sub>
              </m:sSub>
            </m:num>
            <m:den>
              <m:sSub>
                <m:sSubPr>
                  <m:ctrlPr>
                    <w:rPr>
                      <w:rFonts w:ascii="Cambria Math" w:hAnsi="Cambria Math"/>
                      <w:i/>
                      <w:highlight w:val="lightGray"/>
                    </w:rPr>
                  </m:ctrlPr>
                </m:sSubPr>
                <m:e>
                  <m:r>
                    <w:rPr>
                      <w:rFonts w:ascii="Cambria Math" w:hAnsi="Cambria Math"/>
                      <w:highlight w:val="lightGray"/>
                    </w:rPr>
                    <m:t>BatteryVoltage</m:t>
                  </m:r>
                </m:e>
                <m:sub>
                  <m:r>
                    <w:rPr>
                      <w:rFonts w:ascii="Cambria Math" w:hAnsi="Cambria Math"/>
                      <w:highlight w:val="lightGray"/>
                    </w:rPr>
                    <m:t>[1lsb≅1mV]</m:t>
                  </m:r>
                </m:sub>
              </m:sSub>
            </m:den>
          </m:f>
        </m:oMath>
      </m:oMathPara>
    </w:p>
    <w:p w14:paraId="1986C035" w14:textId="77777777" w:rsidR="00073466" w:rsidRDefault="00073466" w:rsidP="004F67E7">
      <w:r>
        <w:t>[COVERS: DES_TF_G_</w:t>
      </w:r>
      <w:r w:rsidR="004F67E7">
        <w:t>627</w:t>
      </w:r>
      <w:r>
        <w:t>]</w:t>
      </w:r>
    </w:p>
    <w:p w14:paraId="61886CBF" w14:textId="77777777" w:rsidR="000E5956" w:rsidRDefault="000E5956" w:rsidP="009A4BF1"/>
    <w:p w14:paraId="49C0BDC4" w14:textId="77777777" w:rsidR="00612DBA" w:rsidRDefault="00612DBA" w:rsidP="009A4BF1">
      <w:r>
        <w:t xml:space="preserve">All operations can be done on a signed 32bits data without risks of overflow. And the final result can be stored on the static signed 16bits data </w:t>
      </w:r>
      <w:r w:rsidRPr="00612DBA">
        <w:rPr>
          <w:b/>
        </w:rPr>
        <w:t>s16OldIntegerError</w:t>
      </w:r>
      <w:r w:rsidRPr="00612DBA">
        <w:t>.</w:t>
      </w:r>
      <w:r>
        <w:t xml:space="preserve"> This static data contains usually the integral of the error value computed at the previous function call (400µs before), and is used to compute the next motor power order that shall be applied on Half bridges and boost stages. But since we are on the first function call for the High Power regulation, we have no error history.</w:t>
      </w:r>
    </w:p>
    <w:p w14:paraId="023CF501" w14:textId="77777777" w:rsidR="00612DBA" w:rsidRDefault="00612DBA" w:rsidP="009A4BF1"/>
    <w:p w14:paraId="778FD0F2" w14:textId="77777777" w:rsidR="000E5956" w:rsidRPr="000E5956" w:rsidRDefault="000E5956" w:rsidP="009A4BF1">
      <w:pPr>
        <w:rPr>
          <w:i/>
        </w:rPr>
      </w:pPr>
      <w:r w:rsidRPr="000E5956">
        <w:rPr>
          <w:i/>
        </w:rPr>
        <w:t>Initialization of the maximum value for the integral of the error:</w:t>
      </w:r>
    </w:p>
    <w:p w14:paraId="634FCCD9" w14:textId="77777777" w:rsidR="00D31FC0" w:rsidRDefault="00D31FC0" w:rsidP="00D31FC0">
      <w:pPr>
        <w:pStyle w:val="RequirementID"/>
      </w:pPr>
      <w:r>
        <w:t>DSG_BFE_</w:t>
      </w:r>
      <w:r w:rsidR="00176BEA">
        <w:t>00160</w:t>
      </w:r>
      <w:r>
        <w:t>:</w:t>
      </w:r>
    </w:p>
    <w:p w14:paraId="07729832" w14:textId="77777777" w:rsidR="00D31FC0" w:rsidRDefault="001B1AD9" w:rsidP="00D31FC0">
      <w:r>
        <w:t>When starting a new High Power regulation step, the maximum value of the integral of the error shall be initialized according to the following formula:</w:t>
      </w:r>
    </w:p>
    <w:p w14:paraId="52457733" w14:textId="77777777" w:rsidR="001B1AD9" w:rsidRPr="001B1AD9" w:rsidRDefault="001B1AD9" w:rsidP="00D31FC0">
      <m:oMathPara>
        <m:oMathParaPr>
          <m:jc m:val="left"/>
        </m:oMathParaPr>
        <m:oMath>
          <m:r>
            <w:rPr>
              <w:rFonts w:ascii="Cambria Math" w:hAnsi="Cambria Math"/>
            </w:rPr>
            <m:t>IntegralMax=</m:t>
          </m:r>
          <m:f>
            <m:fPr>
              <m:ctrlPr>
                <w:rPr>
                  <w:rFonts w:ascii="Cambria Math" w:hAnsi="Cambria Math"/>
                  <w:i/>
                </w:rPr>
              </m:ctrlPr>
            </m:fPr>
            <m:num>
              <m:r>
                <w:rPr>
                  <w:rFonts w:ascii="Cambria Math" w:hAnsi="Cambria Math"/>
                </w:rPr>
                <m:t>FullScaleHB×</m:t>
              </m:r>
              <m:sSub>
                <m:sSubPr>
                  <m:ctrlPr>
                    <w:rPr>
                      <w:rFonts w:ascii="Cambria Math" w:hAnsi="Cambria Math"/>
                      <w:i/>
                    </w:rPr>
                  </m:ctrlPr>
                </m:sSubPr>
                <m:e>
                  <m:r>
                    <w:rPr>
                      <w:rFonts w:ascii="Cambria Math" w:hAnsi="Cambria Math"/>
                    </w:rPr>
                    <m:t>V</m:t>
                  </m:r>
                </m:e>
                <m:sub>
                  <m:r>
                    <w:rPr>
                      <w:rFonts w:ascii="Cambria Math" w:hAnsi="Cambria Math"/>
                    </w:rPr>
                    <m:t>BoostMax</m:t>
                  </m:r>
                </m:sub>
              </m:sSub>
            </m:num>
            <m:den>
              <m:sSub>
                <m:sSubPr>
                  <m:ctrlPr>
                    <w:rPr>
                      <w:rFonts w:ascii="Cambria Math" w:hAnsi="Cambria Math"/>
                      <w:i/>
                    </w:rPr>
                  </m:ctrlPr>
                </m:sSubPr>
                <m:e>
                  <m:r>
                    <w:rPr>
                      <w:rFonts w:ascii="Cambria Math" w:hAnsi="Cambria Math"/>
                    </w:rPr>
                    <m:t>V</m:t>
                  </m:r>
                </m:e>
                <m:sub>
                  <m:r>
                    <w:rPr>
                      <w:rFonts w:ascii="Cambria Math" w:hAnsi="Cambria Math"/>
                    </w:rPr>
                    <m:t>Battery</m:t>
                  </m:r>
                </m:sub>
              </m:sSub>
            </m:den>
          </m:f>
        </m:oMath>
      </m:oMathPara>
    </w:p>
    <w:p w14:paraId="4DFAD2D7" w14:textId="77777777" w:rsidR="001B1AD9" w:rsidRDefault="001B1AD9" w:rsidP="001B1AD9">
      <w:r w:rsidRPr="00A628B2">
        <w:rPr>
          <w:i/>
        </w:rPr>
        <w:t>Vbattery</w:t>
      </w:r>
      <w:r>
        <w:t xml:space="preserve"> is the battery voltage level measured at the ECU connector. Its resolution is 1lsb=1mV</w:t>
      </w:r>
    </w:p>
    <w:p w14:paraId="2A7770DA" w14:textId="77777777" w:rsidR="001B1AD9" w:rsidRDefault="001B1AD9" w:rsidP="001B1AD9">
      <w:r w:rsidRPr="00A628B2">
        <w:rPr>
          <w:i/>
        </w:rPr>
        <w:t>FullScaleHB</w:t>
      </w:r>
      <w:r>
        <w:t xml:space="preserve"> is the numerical value of the upper limit that can be applied on the power stage (without the boost). This is a constant value fixed to 6400 (</w:t>
      </w:r>
      <w:r w:rsidRPr="00A628B2">
        <w:rPr>
          <w:b/>
        </w:rPr>
        <w:t>KU16_PWM_MAX_BTN</w:t>
      </w:r>
      <w:r w:rsidRPr="00A628B2">
        <w:t>)</w:t>
      </w:r>
      <w:r>
        <w:t>.</w:t>
      </w:r>
    </w:p>
    <w:p w14:paraId="43312081" w14:textId="77777777" w:rsidR="001B1AD9" w:rsidRDefault="00025EA2" w:rsidP="001B1AD9">
      <w:r>
        <w:rPr>
          <w:i/>
        </w:rPr>
        <w:t>VboostMax</w:t>
      </w:r>
      <w:r w:rsidR="001B1AD9">
        <w:t xml:space="preserve"> is the numerical value of the </w:t>
      </w:r>
      <w:r w:rsidR="003F5996">
        <w:t xml:space="preserve">maximum voltage </w:t>
      </w:r>
      <w:r w:rsidR="001B1AD9">
        <w:t xml:space="preserve">that can be applied </w:t>
      </w:r>
      <w:r>
        <w:t xml:space="preserve">with the boost </w:t>
      </w:r>
      <w:r w:rsidR="001B1AD9">
        <w:t>stage</w:t>
      </w:r>
      <w:r w:rsidR="003F5996">
        <w:t xml:space="preserve"> on the power stage</w:t>
      </w:r>
      <w:r w:rsidR="001B1AD9">
        <w:t xml:space="preserve">. This is a constant value fixed to </w:t>
      </w:r>
      <w:r>
        <w:t>40000</w:t>
      </w:r>
      <w:r w:rsidR="003F5996">
        <w:t>mV</w:t>
      </w:r>
      <w:r w:rsidR="001B1AD9">
        <w:t xml:space="preserve"> (</w:t>
      </w:r>
      <w:r w:rsidRPr="00025EA2">
        <w:rPr>
          <w:b/>
        </w:rPr>
        <w:t>KU</w:t>
      </w:r>
      <w:r>
        <w:rPr>
          <w:b/>
        </w:rPr>
        <w:t>16</w:t>
      </w:r>
      <w:r w:rsidRPr="00025EA2">
        <w:rPr>
          <w:b/>
        </w:rPr>
        <w:t>_VBOOST_MAX</w:t>
      </w:r>
      <w:r w:rsidR="001B1AD9" w:rsidRPr="00A628B2">
        <w:t>)</w:t>
      </w:r>
      <w:r w:rsidR="001B1AD9">
        <w:t>.</w:t>
      </w:r>
    </w:p>
    <w:p w14:paraId="4EB8CF60" w14:textId="77777777" w:rsidR="00EB0DD3" w:rsidRDefault="00EB0DD3" w:rsidP="001B1AD9">
      <w:r>
        <w:t>Since the 2 voltage data have the same resolution, the operation can be done directly.</w:t>
      </w:r>
    </w:p>
    <w:p w14:paraId="22F87FE7" w14:textId="77777777" w:rsidR="00E738D1" w:rsidRDefault="00E738D1" w:rsidP="001B1AD9"/>
    <w:p w14:paraId="324F7538" w14:textId="77777777" w:rsidR="001B1AD9" w:rsidRPr="00EB0DD3" w:rsidRDefault="00EB0DD3" w:rsidP="00D31FC0">
      <m:oMathPara>
        <m:oMathParaPr>
          <m:jc m:val="left"/>
        </m:oMathParaPr>
        <m:oMath>
          <m:r>
            <w:rPr>
              <w:rFonts w:ascii="Cambria Math" w:hAnsi="Cambria Math"/>
              <w:highlight w:val="lightGray"/>
            </w:rPr>
            <m:t>IntegralMax=</m:t>
          </m:r>
          <m:f>
            <m:fPr>
              <m:ctrlPr>
                <w:rPr>
                  <w:rFonts w:ascii="Cambria Math" w:hAnsi="Cambria Math"/>
                  <w:i/>
                  <w:highlight w:val="lightGray"/>
                </w:rPr>
              </m:ctrlPr>
            </m:fPr>
            <m:num>
              <m:r>
                <m:rPr>
                  <m:sty m:val="b"/>
                </m:rPr>
                <w:rPr>
                  <w:rFonts w:ascii="Cambria Math" w:hAnsi="Cambria Math"/>
                  <w:highlight w:val="lightGray"/>
                </w:rPr>
                <m:t>KU16_PWM_MAX_BTN</m:t>
              </m:r>
              <m:r>
                <w:rPr>
                  <w:rFonts w:ascii="Cambria Math" w:hAnsi="Cambria Math"/>
                  <w:highlight w:val="lightGray"/>
                </w:rPr>
                <m:t>×</m:t>
              </m:r>
              <m:r>
                <m:rPr>
                  <m:sty m:val="b"/>
                </m:rPr>
                <w:rPr>
                  <w:rFonts w:ascii="Cambria Math" w:hAnsi="Cambria Math"/>
                  <w:highlight w:val="lightGray"/>
                </w:rPr>
                <m:t>K</m:t>
              </m:r>
              <m:sSub>
                <m:sSubPr>
                  <m:ctrlPr>
                    <w:rPr>
                      <w:rFonts w:ascii="Cambria Math" w:hAnsi="Cambria Math"/>
                      <w:b/>
                      <w:highlight w:val="lightGray"/>
                    </w:rPr>
                  </m:ctrlPr>
                </m:sSubPr>
                <m:e>
                  <m:r>
                    <m:rPr>
                      <m:sty m:val="b"/>
                    </m:rPr>
                    <w:rPr>
                      <w:rFonts w:ascii="Cambria Math" w:hAnsi="Cambria Math"/>
                      <w:highlight w:val="lightGray"/>
                    </w:rPr>
                    <m:t>U16_VBOOST_MAX</m:t>
                  </m:r>
                </m:e>
                <m:sub>
                  <m:r>
                    <w:rPr>
                      <w:rFonts w:ascii="Cambria Math" w:hAnsi="Cambria Math"/>
                      <w:highlight w:val="lightGray"/>
                    </w:rPr>
                    <m:t>[1lsb≅1mV]</m:t>
                  </m:r>
                </m:sub>
              </m:sSub>
            </m:num>
            <m:den>
              <m:sSub>
                <m:sSubPr>
                  <m:ctrlPr>
                    <w:rPr>
                      <w:rFonts w:ascii="Cambria Math" w:hAnsi="Cambria Math"/>
                      <w:i/>
                      <w:highlight w:val="lightGray"/>
                    </w:rPr>
                  </m:ctrlPr>
                </m:sSubPr>
                <m:e>
                  <m:r>
                    <w:rPr>
                      <w:rFonts w:ascii="Cambria Math" w:hAnsi="Cambria Math"/>
                      <w:highlight w:val="lightGray"/>
                    </w:rPr>
                    <m:t>BatteryVoltage</m:t>
                  </m:r>
                </m:e>
                <m:sub>
                  <m:r>
                    <w:rPr>
                      <w:rFonts w:ascii="Cambria Math" w:hAnsi="Cambria Math"/>
                      <w:highlight w:val="lightGray"/>
                    </w:rPr>
                    <m:t>[1lsb≅1mV]</m:t>
                  </m:r>
                </m:sub>
              </m:sSub>
            </m:den>
          </m:f>
        </m:oMath>
      </m:oMathPara>
    </w:p>
    <w:p w14:paraId="2D50B6F1" w14:textId="77777777" w:rsidR="001B1AD9" w:rsidRDefault="001B1AD9" w:rsidP="00D31FC0"/>
    <w:p w14:paraId="0C870DFA" w14:textId="77777777" w:rsidR="00D31FC0" w:rsidRDefault="00D31FC0" w:rsidP="00D31FC0">
      <w:r>
        <w:t>[COVERS: DES_TF_G_625]</w:t>
      </w:r>
    </w:p>
    <w:p w14:paraId="342FDBCE" w14:textId="77777777" w:rsidR="00D85308" w:rsidRDefault="00D85308" w:rsidP="00D31FC0"/>
    <w:p w14:paraId="2B103937" w14:textId="77777777" w:rsidR="00D85308" w:rsidRDefault="00D85308" w:rsidP="00D85308">
      <w:r>
        <w:t>With this operation, lower the battery voltage is, higher is the Integral Max value. This could lead to a maximum integral value incoherent with the requirement DES_TF_G_640 which requires that the boost stage power order shall not exceed 80%.</w:t>
      </w:r>
    </w:p>
    <w:p w14:paraId="286FC27B" w14:textId="77777777" w:rsidR="00D85308" w:rsidRDefault="00D85308" w:rsidP="00D85308">
      <w:pPr>
        <w:pStyle w:val="RequirementID"/>
      </w:pPr>
      <w:r>
        <w:t>DSG_BFE_</w:t>
      </w:r>
      <w:r w:rsidR="00176BEA">
        <w:t>00161</w:t>
      </w:r>
      <w:r>
        <w:t>:</w:t>
      </w:r>
    </w:p>
    <w:p w14:paraId="6284B7CE" w14:textId="77777777" w:rsidR="00D85308" w:rsidRDefault="00BC5D26" w:rsidP="00D85308">
      <w:r>
        <w:t>According to DES_TF_G_530 requirement, the power order applied on boost stage is computed as follow:</w:t>
      </w:r>
    </w:p>
    <w:p w14:paraId="188C52D9" w14:textId="77777777" w:rsidR="00BC5D26" w:rsidRPr="00A86ED6" w:rsidRDefault="00A86ED6" w:rsidP="00D85308">
      <m:oMathPara>
        <m:oMathParaPr>
          <m:jc m:val="left"/>
        </m:oMathParaPr>
        <m:oMath>
          <m:r>
            <w:rPr>
              <w:rFonts w:ascii="Cambria Math" w:hAnsi="Cambria Math"/>
            </w:rPr>
            <m:t>BoostPowerOrder=FullScaleBoost×(1-</m:t>
          </m:r>
          <m:f>
            <m:fPr>
              <m:ctrlPr>
                <w:rPr>
                  <w:rFonts w:ascii="Cambria Math" w:hAnsi="Cambria Math"/>
                  <w:i/>
                </w:rPr>
              </m:ctrlPr>
            </m:fPr>
            <m:num>
              <m:r>
                <w:rPr>
                  <w:rFonts w:ascii="Cambria Math" w:hAnsi="Cambria Math"/>
                </w:rPr>
                <m:t>FullScaleHB</m:t>
              </m:r>
            </m:num>
            <m:den>
              <m:sSub>
                <m:sSubPr>
                  <m:ctrlPr>
                    <w:rPr>
                      <w:rFonts w:ascii="Cambria Math" w:hAnsi="Cambria Math"/>
                      <w:i/>
                    </w:rPr>
                  </m:ctrlPr>
                </m:sSubPr>
                <m:e>
                  <m:r>
                    <w:rPr>
                      <w:rFonts w:ascii="Cambria Math" w:hAnsi="Cambria Math"/>
                    </w:rPr>
                    <m:t>Integral</m:t>
                  </m:r>
                </m:e>
                <m:sub>
                  <m:r>
                    <w:rPr>
                      <w:rFonts w:ascii="Cambria Math" w:hAnsi="Cambria Math"/>
                    </w:rPr>
                    <m:t>ε</m:t>
                  </m:r>
                </m:sub>
              </m:sSub>
            </m:den>
          </m:f>
          <m:r>
            <w:rPr>
              <w:rFonts w:ascii="Cambria Math" w:hAnsi="Cambria Math"/>
            </w:rPr>
            <m:t>)</m:t>
          </m:r>
        </m:oMath>
      </m:oMathPara>
    </w:p>
    <w:p w14:paraId="5A530FB8" w14:textId="77777777" w:rsidR="00A86ED6" w:rsidRDefault="00A86ED6" w:rsidP="00D85308">
      <w:r>
        <w:t>The goal is to compute the maximum Integral of error value to reach a 80% power order on the boost stage.</w:t>
      </w:r>
    </w:p>
    <w:p w14:paraId="3F8EEB39" w14:textId="77777777" w:rsidR="00A86ED6" w:rsidRPr="00A86ED6" w:rsidRDefault="00A86ED6" w:rsidP="00D85308">
      <m:oMathPara>
        <m:oMathParaPr>
          <m:jc m:val="left"/>
        </m:oMathParaPr>
        <m:oMath>
          <m:r>
            <w:rPr>
              <w:rFonts w:ascii="Cambria Math" w:hAnsi="Cambria Math"/>
            </w:rPr>
            <m:t>BoostPowerOrderMax=FullScaleBoost×(1-</m:t>
          </m:r>
          <m:f>
            <m:fPr>
              <m:ctrlPr>
                <w:rPr>
                  <w:rFonts w:ascii="Cambria Math" w:hAnsi="Cambria Math"/>
                  <w:i/>
                </w:rPr>
              </m:ctrlPr>
            </m:fPr>
            <m:num>
              <m:r>
                <w:rPr>
                  <w:rFonts w:ascii="Cambria Math" w:hAnsi="Cambria Math"/>
                </w:rPr>
                <m:t>FullScaleHB</m:t>
              </m:r>
            </m:num>
            <m:den>
              <m:r>
                <w:rPr>
                  <w:rFonts w:ascii="Cambria Math" w:hAnsi="Cambria Math"/>
                </w:rPr>
                <m:t>IntegralMaxAbsolute</m:t>
              </m:r>
            </m:den>
          </m:f>
          <m:r>
            <w:rPr>
              <w:rFonts w:ascii="Cambria Math" w:hAnsi="Cambria Math"/>
            </w:rPr>
            <m:t>)</m:t>
          </m:r>
        </m:oMath>
      </m:oMathPara>
    </w:p>
    <w:p w14:paraId="68E2BA54" w14:textId="77777777" w:rsidR="00A86ED6" w:rsidRDefault="00A86ED6" w:rsidP="00A86ED6">
      <w:r w:rsidRPr="00A628B2">
        <w:rPr>
          <w:i/>
        </w:rPr>
        <w:t>FullScaleHB</w:t>
      </w:r>
      <w:r>
        <w:t xml:space="preserve"> is the numerical value of the upper limit that can be applied on the power stage (without the boost). This is a constant value fixed to 6400 (</w:t>
      </w:r>
      <w:r w:rsidRPr="00A628B2">
        <w:rPr>
          <w:b/>
        </w:rPr>
        <w:t>KU16_PWM_MAX_BTN</w:t>
      </w:r>
      <w:r w:rsidRPr="00A628B2">
        <w:t>)</w:t>
      </w:r>
      <w:r>
        <w:t>.</w:t>
      </w:r>
    </w:p>
    <w:p w14:paraId="5D131370" w14:textId="77777777" w:rsidR="00A86ED6" w:rsidRDefault="00A86ED6" w:rsidP="00A86ED6">
      <w:r w:rsidRPr="00A628B2">
        <w:rPr>
          <w:i/>
        </w:rPr>
        <w:t>FullScale</w:t>
      </w:r>
      <w:r>
        <w:rPr>
          <w:i/>
        </w:rPr>
        <w:t>Boost</w:t>
      </w:r>
      <w:r>
        <w:t xml:space="preserve"> is the numerical value of the upper limit that can be applied on the boost stage. This is a constant value fixed to 512 (</w:t>
      </w:r>
      <w:r w:rsidRPr="00A628B2">
        <w:rPr>
          <w:b/>
        </w:rPr>
        <w:t>KU16_PWM_MAX_</w:t>
      </w:r>
      <w:r>
        <w:rPr>
          <w:b/>
        </w:rPr>
        <w:t>BOOST</w:t>
      </w:r>
      <w:r w:rsidRPr="00A628B2">
        <w:t>)</w:t>
      </w:r>
      <w:r>
        <w:t>.</w:t>
      </w:r>
    </w:p>
    <w:p w14:paraId="3FDD913F" w14:textId="77777777" w:rsidR="00D85308" w:rsidRDefault="00A86ED6" w:rsidP="00D85308">
      <w:r w:rsidRPr="00A86ED6">
        <w:rPr>
          <w:i/>
        </w:rPr>
        <w:t xml:space="preserve">BoostPowerOrderMax </w:t>
      </w:r>
      <w:r>
        <w:t xml:space="preserve">is the numerical value of the boost power order when reaching 80% </w:t>
      </w:r>
      <w:r>
        <w:sym w:font="Wingdings" w:char="F0E8"/>
      </w:r>
      <w:r>
        <w:t xml:space="preserve"> 80%*512=409</w:t>
      </w:r>
    </w:p>
    <w:p w14:paraId="3219E465" w14:textId="77777777" w:rsidR="00A86ED6" w:rsidRDefault="00A86ED6" w:rsidP="00D85308">
      <w:r>
        <w:t xml:space="preserve">After computation: </w:t>
      </w:r>
      <w:r w:rsidRPr="00A86ED6">
        <w:rPr>
          <w:i/>
        </w:rPr>
        <w:t>IntegralMaxAbsolute</w:t>
      </w:r>
      <w:r>
        <w:t xml:space="preserve"> shall never exceed 31813.</w:t>
      </w:r>
    </w:p>
    <w:p w14:paraId="265BCD9C" w14:textId="77777777" w:rsidR="00DD385C" w:rsidRDefault="00DD385C" w:rsidP="00D85308">
      <w:r>
        <w:lastRenderedPageBreak/>
        <w:t xml:space="preserve">It has been decided </w:t>
      </w:r>
      <w:r w:rsidR="00AF16D6">
        <w:t xml:space="preserve">to take a margin and </w:t>
      </w:r>
      <w:r>
        <w:t>to limit the integer maximum value to 28000 (equivalent to a boost power order of 77%).</w:t>
      </w:r>
    </w:p>
    <w:p w14:paraId="2AEBA820" w14:textId="77777777" w:rsidR="00DD385C" w:rsidRDefault="00DD385C" w:rsidP="00D85308"/>
    <w:p w14:paraId="2D9D8DEC" w14:textId="77777777" w:rsidR="00DD385C" w:rsidRDefault="00DD385C" w:rsidP="00D85308">
      <w:r>
        <w:t xml:space="preserve">If the </w:t>
      </w:r>
      <w:r w:rsidRPr="00DD385C">
        <w:rPr>
          <w:i/>
        </w:rPr>
        <w:t>IntegralMax</w:t>
      </w:r>
      <w:r>
        <w:t xml:space="preserve"> value is over </w:t>
      </w:r>
      <w:r w:rsidRPr="00EB0DD3">
        <w:rPr>
          <w:b/>
        </w:rPr>
        <w:t>KS16_INTEGER_MAX_ABSOLUTE</w:t>
      </w:r>
      <w:r w:rsidRPr="00DD385C">
        <w:t xml:space="preserve"> (</w:t>
      </w:r>
      <w:r>
        <w:t xml:space="preserve">=28000), then </w:t>
      </w:r>
      <w:r w:rsidRPr="00DD385C">
        <w:rPr>
          <w:i/>
        </w:rPr>
        <w:t>IntegralMax</w:t>
      </w:r>
      <w:r>
        <w:t xml:space="preserve"> shall be fixed to </w:t>
      </w:r>
      <w:r w:rsidRPr="00EB0DD3">
        <w:rPr>
          <w:b/>
        </w:rPr>
        <w:t>KS16_INTEGER_MAX_ABSOLUTE</w:t>
      </w:r>
      <w:r>
        <w:t xml:space="preserve"> in order to protect the booster HW components.</w:t>
      </w:r>
    </w:p>
    <w:p w14:paraId="105A565A" w14:textId="77777777" w:rsidR="004C5B48" w:rsidRPr="004C5B48" w:rsidRDefault="004C5B48" w:rsidP="00D85308">
      <w:r>
        <w:t xml:space="preserve">Else </w:t>
      </w:r>
      <w:r w:rsidRPr="00DD385C">
        <w:rPr>
          <w:i/>
        </w:rPr>
        <w:t>IntegralMax</w:t>
      </w:r>
      <w:r>
        <w:rPr>
          <w:i/>
        </w:rPr>
        <w:t xml:space="preserve"> </w:t>
      </w:r>
      <w:r>
        <w:t>value is the result of the computation performed above.</w:t>
      </w:r>
    </w:p>
    <w:p w14:paraId="74AF7656" w14:textId="77777777" w:rsidR="00D85308" w:rsidRDefault="00D85308" w:rsidP="00D85308">
      <w:r>
        <w:t>[COVERS: DES_TF_G_640]</w:t>
      </w:r>
    </w:p>
    <w:p w14:paraId="0A5BB190" w14:textId="77777777" w:rsidR="00DD385C" w:rsidRDefault="00DD385C" w:rsidP="00D85308"/>
    <w:p w14:paraId="7AB79F93" w14:textId="77777777" w:rsidR="00DD385C" w:rsidRPr="00DD385C" w:rsidRDefault="00DD385C" w:rsidP="00DD385C">
      <w:r>
        <w:t xml:space="preserve">The </w:t>
      </w:r>
      <w:r w:rsidRPr="00DD385C">
        <w:rPr>
          <w:i/>
        </w:rPr>
        <w:t>IntegralMax</w:t>
      </w:r>
      <w:r>
        <w:t xml:space="preserve"> data shall be stored in </w:t>
      </w:r>
      <w:r w:rsidRPr="00DD385C">
        <w:rPr>
          <w:b/>
        </w:rPr>
        <w:t>s16IntegerMax</w:t>
      </w:r>
      <w:r w:rsidR="006233DF" w:rsidRPr="006233DF">
        <w:t xml:space="preserve"> </w:t>
      </w:r>
      <w:r w:rsidR="006233DF">
        <w:t>variable.</w:t>
      </w:r>
      <w:r>
        <w:t xml:space="preserve"> </w:t>
      </w:r>
    </w:p>
    <w:p w14:paraId="7171C86E" w14:textId="77777777" w:rsidR="000E5956" w:rsidRDefault="000E5956" w:rsidP="009A4BF1"/>
    <w:p w14:paraId="352311E2" w14:textId="77777777" w:rsidR="00254D09" w:rsidRPr="000E5956" w:rsidRDefault="000E5956" w:rsidP="009A4BF1">
      <w:pPr>
        <w:rPr>
          <w:i/>
        </w:rPr>
      </w:pPr>
      <w:r w:rsidRPr="000E5956">
        <w:rPr>
          <w:i/>
        </w:rPr>
        <w:t>Initialization for step timer control:</w:t>
      </w:r>
    </w:p>
    <w:p w14:paraId="1D71D090" w14:textId="77777777" w:rsidR="000E5956" w:rsidRDefault="00622056" w:rsidP="009A4BF1">
      <w:r>
        <w:t>In order to control the end of a step controlled with High Power (boost stage shall not be switched off brutally), the time elapsed since the step start shall be monitored.</w:t>
      </w:r>
    </w:p>
    <w:p w14:paraId="325AE667" w14:textId="77777777" w:rsidR="00622056" w:rsidRDefault="00622056" w:rsidP="009A4BF1"/>
    <w:p w14:paraId="6445B8D6" w14:textId="77777777" w:rsidR="00622056" w:rsidRDefault="00622056" w:rsidP="00622056">
      <w:pPr>
        <w:pStyle w:val="RequirementID"/>
      </w:pPr>
      <w:r>
        <w:t>DSG_BFE_</w:t>
      </w:r>
      <w:r w:rsidR="00176BEA">
        <w:t>00162</w:t>
      </w:r>
      <w:r>
        <w:t>:</w:t>
      </w:r>
    </w:p>
    <w:p w14:paraId="61D0C527" w14:textId="77777777" w:rsidR="00622056" w:rsidRDefault="00622056" w:rsidP="009A4BF1">
      <w:r>
        <w:t>When a new step is started, the step timer shall be reinitialized to 0</w:t>
      </w:r>
    </w:p>
    <w:p w14:paraId="21285A16" w14:textId="77777777" w:rsidR="00622056" w:rsidRPr="00B7625F" w:rsidRDefault="00622056" w:rsidP="009A4BF1">
      <w:pPr>
        <w:rPr>
          <w:lang w:val="fr-FR"/>
        </w:rPr>
      </w:pPr>
      <w:r w:rsidRPr="00B7625F">
        <w:rPr>
          <w:b/>
          <w:lang w:val="fr-FR"/>
        </w:rPr>
        <w:t>u16BoostDurationTimer</w:t>
      </w:r>
      <w:r w:rsidRPr="00B7625F">
        <w:rPr>
          <w:lang w:val="fr-FR"/>
        </w:rPr>
        <w:t xml:space="preserve"> = 0</w:t>
      </w:r>
    </w:p>
    <w:p w14:paraId="2414CD91" w14:textId="77777777" w:rsidR="00622056" w:rsidRPr="00B7625F" w:rsidRDefault="00622056" w:rsidP="00622056">
      <w:pPr>
        <w:rPr>
          <w:lang w:val="fr-FR"/>
        </w:rPr>
      </w:pPr>
      <w:r w:rsidRPr="00B7625F">
        <w:rPr>
          <w:lang w:val="fr-FR"/>
        </w:rPr>
        <w:t>[COVERS: DES_TF_G_656, DES_TF_G_657]</w:t>
      </w:r>
    </w:p>
    <w:p w14:paraId="4D1F09C5" w14:textId="77777777" w:rsidR="001B1AD9" w:rsidRPr="00B7625F" w:rsidRDefault="001B1AD9" w:rsidP="009A4BF1">
      <w:pPr>
        <w:rPr>
          <w:lang w:val="fr-FR"/>
        </w:rPr>
      </w:pPr>
    </w:p>
    <w:p w14:paraId="3AC69918" w14:textId="77777777" w:rsidR="001B1AD9" w:rsidRPr="000E5956" w:rsidRDefault="001B1AD9" w:rsidP="001B1AD9">
      <w:pPr>
        <w:rPr>
          <w:i/>
        </w:rPr>
      </w:pPr>
      <w:r w:rsidRPr="000E5956">
        <w:rPr>
          <w:i/>
        </w:rPr>
        <w:t xml:space="preserve">Initialization for </w:t>
      </w:r>
      <w:r>
        <w:rPr>
          <w:i/>
        </w:rPr>
        <w:t xml:space="preserve">Half Bridges </w:t>
      </w:r>
      <w:r w:rsidR="007C4BC2">
        <w:rPr>
          <w:i/>
        </w:rPr>
        <w:t>Kilis temperature drift</w:t>
      </w:r>
      <w:r>
        <w:rPr>
          <w:i/>
        </w:rPr>
        <w:t xml:space="preserve"> compensation</w:t>
      </w:r>
      <w:r w:rsidRPr="000E5956">
        <w:rPr>
          <w:i/>
        </w:rPr>
        <w:t>:</w:t>
      </w:r>
    </w:p>
    <w:p w14:paraId="6FEBEEFB" w14:textId="77777777" w:rsidR="00002B2D" w:rsidRDefault="007C4BC2" w:rsidP="009A4BF1">
      <w:pPr>
        <w:rPr>
          <w:color w:val="FF0000"/>
        </w:rPr>
      </w:pPr>
      <w:r w:rsidRPr="00FF156C">
        <w:rPr>
          <w:color w:val="FF0000"/>
        </w:rPr>
        <w:t xml:space="preserve">Note: this should be normally managed directly at the PAL or HBA software components level. But since this </w:t>
      </w:r>
      <w:r w:rsidR="00FF156C" w:rsidRPr="00FF156C">
        <w:rPr>
          <w:color w:val="FF0000"/>
        </w:rPr>
        <w:t>behaviour has been detected with High Power steps, the software compensation is performed by the High Power function.</w:t>
      </w:r>
      <w:r w:rsidR="001A4315">
        <w:rPr>
          <w:color w:val="FF0000"/>
        </w:rPr>
        <w:t xml:space="preserve"> </w:t>
      </w:r>
      <w:r w:rsidR="003161AB">
        <w:rPr>
          <w:color w:val="FF0000"/>
        </w:rPr>
        <w:t>This has been observed with Infineon BTN 8980 HW parts</w:t>
      </w:r>
      <w:r w:rsidR="00D5110E">
        <w:rPr>
          <w:color w:val="FF0000"/>
        </w:rPr>
        <w:t xml:space="preserve"> and for motor current values over 30A</w:t>
      </w:r>
      <w:r w:rsidR="003161AB">
        <w:rPr>
          <w:color w:val="FF0000"/>
        </w:rPr>
        <w:t>.</w:t>
      </w:r>
    </w:p>
    <w:p w14:paraId="493BF50A" w14:textId="77777777" w:rsidR="001B1AD9" w:rsidRPr="00FF156C" w:rsidRDefault="001A4315" w:rsidP="009A4BF1">
      <w:pPr>
        <w:rPr>
          <w:color w:val="FF0000"/>
          <w:sz w:val="22"/>
        </w:rPr>
      </w:pPr>
      <w:r w:rsidRPr="001A4315">
        <w:rPr>
          <w:color w:val="FF0000"/>
        </w:rPr>
        <w:sym w:font="Wingdings" w:char="F0E8"/>
      </w:r>
      <w:r w:rsidR="00002B2D">
        <w:rPr>
          <w:color w:val="FF0000"/>
        </w:rPr>
        <w:t xml:space="preserve"> To be reworked and moved to the </w:t>
      </w:r>
      <w:r w:rsidR="004F514C">
        <w:rPr>
          <w:color w:val="FF0000"/>
        </w:rPr>
        <w:t xml:space="preserve">PAL </w:t>
      </w:r>
      <w:r w:rsidR="00002B2D">
        <w:rPr>
          <w:color w:val="FF0000"/>
        </w:rPr>
        <w:t xml:space="preserve">or </w:t>
      </w:r>
      <w:r w:rsidR="004F514C">
        <w:rPr>
          <w:color w:val="FF0000"/>
        </w:rPr>
        <w:t>HBA</w:t>
      </w:r>
      <w:r w:rsidR="00002B2D">
        <w:rPr>
          <w:color w:val="FF0000"/>
        </w:rPr>
        <w:t xml:space="preserve"> </w:t>
      </w:r>
      <w:r w:rsidR="00934B17">
        <w:rPr>
          <w:color w:val="FF0000"/>
        </w:rPr>
        <w:t xml:space="preserve">software </w:t>
      </w:r>
      <w:r w:rsidR="00002B2D">
        <w:rPr>
          <w:color w:val="FF0000"/>
        </w:rPr>
        <w:t>components</w:t>
      </w:r>
    </w:p>
    <w:p w14:paraId="1C34632B" w14:textId="77777777" w:rsidR="00FF156C" w:rsidRDefault="00002B2D" w:rsidP="009A4BF1">
      <w:r w:rsidRPr="00002B2D">
        <w:rPr>
          <w:color w:val="FF0000"/>
        </w:rPr>
        <w:sym w:font="Wingdings" w:char="F0E8"/>
      </w:r>
      <w:r w:rsidRPr="00002B2D">
        <w:rPr>
          <w:color w:val="FF0000"/>
        </w:rPr>
        <w:t xml:space="preserve"> no requirements anywhere to justify the implementation and the low pass filter</w:t>
      </w:r>
      <w:r>
        <w:t xml:space="preserve">. </w:t>
      </w:r>
    </w:p>
    <w:p w14:paraId="20CD16A1" w14:textId="77777777" w:rsidR="00FF156C" w:rsidRDefault="00FF156C" w:rsidP="009A4BF1"/>
    <w:p w14:paraId="76E9E631" w14:textId="77777777" w:rsidR="000E5956" w:rsidRDefault="007A492E" w:rsidP="009A4BF1">
      <w:r w:rsidRPr="007A492E">
        <w:rPr>
          <w:b/>
        </w:rPr>
        <w:t>u32SwitchPrevInteger</w:t>
      </w:r>
      <w:r w:rsidRPr="007A492E">
        <w:t xml:space="preserve"> </w:t>
      </w:r>
      <w:r w:rsidR="008004AC">
        <w:t xml:space="preserve">variable </w:t>
      </w:r>
      <w:r>
        <w:t>shall be set to 0 when beginning a High Power step in order to reinitialize the Kilis drift compensation.</w:t>
      </w:r>
    </w:p>
    <w:p w14:paraId="0630DF7D" w14:textId="77777777" w:rsidR="007A492E" w:rsidRDefault="007A492E" w:rsidP="009A4BF1"/>
    <w:p w14:paraId="1BFA714A" w14:textId="77777777" w:rsidR="007A492E" w:rsidRDefault="008004AC" w:rsidP="008004AC">
      <w:pPr>
        <w:pStyle w:val="Heading4"/>
      </w:pPr>
      <w:bookmarkStart w:id="272" w:name="_Toc396742540"/>
      <w:r>
        <w:t>Battery current computation</w:t>
      </w:r>
      <w:bookmarkEnd w:id="272"/>
    </w:p>
    <w:p w14:paraId="71D8E42B" w14:textId="77777777" w:rsidR="00CB7CA0" w:rsidRDefault="00CB7CA0" w:rsidP="00CB7CA0">
      <w:r>
        <w:t>The battery current is a function of motor current and power order applied on power and boost stages.</w:t>
      </w:r>
    </w:p>
    <w:p w14:paraId="28B63FFB" w14:textId="77777777" w:rsidR="00CB7CA0" w:rsidRDefault="00CB7CA0" w:rsidP="00CB7CA0">
      <w:r>
        <w:t>Before applying the transfer function, the motor current shall be rescaled with a resolution 1lsb = 10mA (as already done for the step consign) and a correction of the motor current shall be performed because of the Kilis temperature drift.</w:t>
      </w:r>
    </w:p>
    <w:p w14:paraId="72C14B7C" w14:textId="77777777" w:rsidR="00CB7CA0" w:rsidRDefault="00CB7CA0" w:rsidP="008004AC">
      <w:pPr>
        <w:pStyle w:val="RequirementID"/>
      </w:pPr>
    </w:p>
    <w:p w14:paraId="7C79C2F0" w14:textId="77777777" w:rsidR="008004AC" w:rsidRDefault="008004AC" w:rsidP="008004AC">
      <w:pPr>
        <w:pStyle w:val="RequirementID"/>
      </w:pPr>
      <w:r>
        <w:t>DSG_BFE_</w:t>
      </w:r>
      <w:r w:rsidR="00176BEA">
        <w:t>00163</w:t>
      </w:r>
      <w:r>
        <w:t>:</w:t>
      </w:r>
    </w:p>
    <w:p w14:paraId="66386ACB" w14:textId="77777777" w:rsidR="008004AC" w:rsidRDefault="00CB7CA0" w:rsidP="009A4BF1">
      <w:r>
        <w:t>The motor current provided by the RTE service has a resolution of 1lsb = 1mA</w:t>
      </w:r>
      <w:r w:rsidR="002D2ED8">
        <w:t>. This value shall be first rescaled then corrected.</w:t>
      </w:r>
    </w:p>
    <w:p w14:paraId="1D65E675" w14:textId="77777777" w:rsidR="002D2ED8" w:rsidRPr="002D2ED8" w:rsidRDefault="00286ADA" w:rsidP="009A4BF1">
      <m:oMathPara>
        <m:oMathParaPr>
          <m:jc m:val="left"/>
        </m:oMathParaPr>
        <m:oMath>
          <m:sSub>
            <m:sSubPr>
              <m:ctrlPr>
                <w:rPr>
                  <w:rFonts w:ascii="Cambria Math" w:hAnsi="Cambria Math"/>
                  <w:i/>
                </w:rPr>
              </m:ctrlPr>
            </m:sSubPr>
            <m:e>
              <m:r>
                <w:rPr>
                  <w:rFonts w:ascii="Cambria Math" w:hAnsi="Cambria Math"/>
                </w:rPr>
                <m:t>s16MotorCurrent</m:t>
              </m:r>
            </m:e>
            <m:sub>
              <m:r>
                <w:rPr>
                  <w:rFonts w:ascii="Cambria Math" w:hAnsi="Cambria Math"/>
                </w:rPr>
                <m:t>[1lsb≅10mA]</m:t>
              </m:r>
            </m:sub>
          </m:sSub>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u32MotorCurrent</m:t>
                  </m:r>
                </m:e>
                <m:sub>
                  <m:r>
                    <w:rPr>
                      <w:rFonts w:ascii="Cambria Math" w:hAnsi="Cambria Math"/>
                    </w:rPr>
                    <m:t>[1lsb≅1mA]</m:t>
                  </m:r>
                </m:sub>
              </m:sSub>
            </m:num>
            <m:den>
              <m:r>
                <w:rPr>
                  <w:rFonts w:ascii="Cambria Math" w:hAnsi="Cambria Math"/>
                </w:rPr>
                <m:t>10</m:t>
              </m:r>
            </m:den>
          </m:f>
        </m:oMath>
      </m:oMathPara>
    </w:p>
    <w:p w14:paraId="6946E1E1" w14:textId="77777777" w:rsidR="002D2ED8" w:rsidRDefault="002D2ED8" w:rsidP="009A4BF1"/>
    <w:p w14:paraId="5F546A99" w14:textId="77777777" w:rsidR="00EE32DA" w:rsidRDefault="00EE32DA" w:rsidP="009A4BF1">
      <w:r>
        <w:t xml:space="preserve">Refer to Annex </w:t>
      </w:r>
      <w:r>
        <w:fldChar w:fldCharType="begin"/>
      </w:r>
      <w:r>
        <w:instrText xml:space="preserve"> REF _Ref361902622 \r \h </w:instrText>
      </w:r>
      <w:r>
        <w:fldChar w:fldCharType="separate"/>
      </w:r>
      <w:r w:rsidR="00834BB3">
        <w:t>7.1</w:t>
      </w:r>
      <w:r>
        <w:fldChar w:fldCharType="end"/>
      </w:r>
      <w:r>
        <w:t xml:space="preserve"> for the Drift compensation algo</w:t>
      </w:r>
      <w:r w:rsidR="001A3D86">
        <w:t>rithm</w:t>
      </w:r>
      <w:r>
        <w:t>.</w:t>
      </w:r>
      <w:r w:rsidR="001A3D86">
        <w:t xml:space="preserve"> This correction returns </w:t>
      </w:r>
      <w:r w:rsidR="001A3D86" w:rsidRPr="001A3D86">
        <w:rPr>
          <w:b/>
          <w:lang w:val="en-US"/>
        </w:rPr>
        <w:t>s16CorrectedMotorCurrent</w:t>
      </w:r>
      <w:r w:rsidR="001A3D86">
        <w:rPr>
          <w:lang w:val="en-US"/>
        </w:rPr>
        <w:t xml:space="preserve"> data.</w:t>
      </w:r>
    </w:p>
    <w:p w14:paraId="448A6512" w14:textId="77777777" w:rsidR="00EE32DA" w:rsidRDefault="00EE32DA" w:rsidP="009A4BF1"/>
    <w:p w14:paraId="0C543630" w14:textId="77777777" w:rsidR="00117F82" w:rsidRDefault="000577C0" w:rsidP="009A4BF1">
      <w:r>
        <w:t>According to the Boost proof of design</w:t>
      </w:r>
      <w:r w:rsidR="00E07DB8">
        <w:t xml:space="preserve"> (</w:t>
      </w:r>
      <w:r w:rsidR="00E07DB8" w:rsidRPr="00E07DB8">
        <w:rPr>
          <w:b/>
        </w:rPr>
        <w:t>[A3]</w:t>
      </w:r>
      <w:r w:rsidR="00E07DB8">
        <w:t>)</w:t>
      </w:r>
      <w:r>
        <w:t>:</w:t>
      </w:r>
    </w:p>
    <w:p w14:paraId="15AF9054" w14:textId="77777777" w:rsidR="000577C0" w:rsidRPr="000577C0" w:rsidRDefault="000577C0" w:rsidP="009A4BF1">
      <m:oMathPara>
        <m:oMathParaPr>
          <m:jc m:val="left"/>
        </m:oMathParaPr>
        <m:oMath>
          <m:r>
            <w:rPr>
              <w:rFonts w:ascii="Cambria Math" w:hAnsi="Cambria Math"/>
            </w:rPr>
            <m:t>Ibatt=</m:t>
          </m:r>
          <m:f>
            <m:fPr>
              <m:ctrlPr>
                <w:rPr>
                  <w:rFonts w:ascii="Cambria Math" w:hAnsi="Cambria Math"/>
                  <w:i/>
                </w:rPr>
              </m:ctrlPr>
            </m:fPr>
            <m:num>
              <m:r>
                <w:rPr>
                  <w:rFonts w:ascii="Cambria Math" w:hAnsi="Cambria Math"/>
                </w:rPr>
                <m:t>Iboost</m:t>
              </m:r>
            </m:num>
            <m:den>
              <m:r>
                <w:rPr>
                  <w:rFonts w:ascii="Cambria Math" w:hAnsi="Cambria Math"/>
                </w:rPr>
                <m:t>1-Dboost</m:t>
              </m:r>
            </m:den>
          </m:f>
        </m:oMath>
      </m:oMathPara>
    </w:p>
    <w:p w14:paraId="0B40A589" w14:textId="77777777" w:rsidR="000577C0" w:rsidRDefault="000577C0" w:rsidP="009A4BF1"/>
    <w:p w14:paraId="4A1B2307" w14:textId="77777777" w:rsidR="000577C0" w:rsidRDefault="000577C0" w:rsidP="009A4BF1">
      <w:r>
        <w:t xml:space="preserve">With </w:t>
      </w:r>
      <w:r w:rsidRPr="000577C0">
        <w:rPr>
          <w:i/>
        </w:rPr>
        <w:t>Ibatt</w:t>
      </w:r>
      <w:r>
        <w:t>: the battery current</w:t>
      </w:r>
    </w:p>
    <w:p w14:paraId="0E1BAE78" w14:textId="77777777" w:rsidR="000577C0" w:rsidRDefault="000577C0" w:rsidP="009A4BF1">
      <w:r w:rsidRPr="000577C0">
        <w:rPr>
          <w:i/>
        </w:rPr>
        <w:t>Iboost</w:t>
      </w:r>
      <w:r>
        <w:t>: the boost stage current</w:t>
      </w:r>
    </w:p>
    <w:p w14:paraId="5700ECC9" w14:textId="77777777" w:rsidR="000577C0" w:rsidRDefault="000577C0" w:rsidP="009A4BF1">
      <w:r w:rsidRPr="000577C0">
        <w:rPr>
          <w:i/>
        </w:rPr>
        <w:t>Dboost</w:t>
      </w:r>
      <w:r>
        <w:t>: the power order applied on boost stage</w:t>
      </w:r>
    </w:p>
    <w:p w14:paraId="5988C7E4" w14:textId="77777777" w:rsidR="000577C0" w:rsidRDefault="000577C0" w:rsidP="009A4BF1"/>
    <w:p w14:paraId="6F694CBE" w14:textId="77777777" w:rsidR="000577C0" w:rsidRPr="000577C0" w:rsidRDefault="000577C0" w:rsidP="009A4BF1">
      <m:oMathPara>
        <m:oMathParaPr>
          <m:jc m:val="left"/>
        </m:oMathParaPr>
        <m:oMath>
          <m:r>
            <w:rPr>
              <w:rFonts w:ascii="Cambria Math" w:hAnsi="Cambria Math"/>
            </w:rPr>
            <m:t>Iboost=Imot×Dbridge</m:t>
          </m:r>
        </m:oMath>
      </m:oMathPara>
    </w:p>
    <w:p w14:paraId="35B209D6" w14:textId="77777777" w:rsidR="00117F82" w:rsidRDefault="00117F82" w:rsidP="009A4BF1"/>
    <w:p w14:paraId="0A30377A" w14:textId="77777777" w:rsidR="000577C0" w:rsidRDefault="000577C0" w:rsidP="009A4BF1">
      <w:r>
        <w:t xml:space="preserve">With </w:t>
      </w:r>
      <w:r w:rsidRPr="000577C0">
        <w:rPr>
          <w:i/>
        </w:rPr>
        <w:t>Imot</w:t>
      </w:r>
      <w:r>
        <w:t>: the motor current</w:t>
      </w:r>
    </w:p>
    <w:p w14:paraId="76CD09E6" w14:textId="77777777" w:rsidR="000577C0" w:rsidRDefault="000577C0" w:rsidP="009A4BF1">
      <w:r w:rsidRPr="000577C0">
        <w:rPr>
          <w:i/>
        </w:rPr>
        <w:t>Dbridge</w:t>
      </w:r>
      <w:r>
        <w:t>: the power order applied on power stage</w:t>
      </w:r>
    </w:p>
    <w:p w14:paraId="3301C0CE" w14:textId="77777777" w:rsidR="000577C0" w:rsidRDefault="000577C0" w:rsidP="009A4BF1"/>
    <w:p w14:paraId="654E693D" w14:textId="77777777" w:rsidR="000577C0" w:rsidRDefault="000577C0" w:rsidP="009A4BF1">
      <w:r>
        <w:lastRenderedPageBreak/>
        <w:sym w:font="Wingdings" w:char="F0E8"/>
      </w:r>
      <w:r>
        <w:t xml:space="preserve"> </w:t>
      </w:r>
      <m:oMath>
        <m:r>
          <w:rPr>
            <w:rFonts w:ascii="Cambria Math" w:hAnsi="Cambria Math"/>
          </w:rPr>
          <m:t>Ibatt=</m:t>
        </m:r>
        <m:f>
          <m:fPr>
            <m:ctrlPr>
              <w:rPr>
                <w:rFonts w:ascii="Cambria Math" w:hAnsi="Cambria Math"/>
                <w:i/>
              </w:rPr>
            </m:ctrlPr>
          </m:fPr>
          <m:num>
            <m:r>
              <w:rPr>
                <w:rFonts w:ascii="Cambria Math" w:hAnsi="Cambria Math"/>
              </w:rPr>
              <m:t>Imot×Dbridge</m:t>
            </m:r>
          </m:num>
          <m:den>
            <m:r>
              <w:rPr>
                <w:rFonts w:ascii="Cambria Math" w:hAnsi="Cambria Math"/>
              </w:rPr>
              <m:t>1-Dboost</m:t>
            </m:r>
          </m:den>
        </m:f>
      </m:oMath>
    </w:p>
    <w:p w14:paraId="0C28312A" w14:textId="77777777" w:rsidR="000577C0" w:rsidRDefault="000577C0" w:rsidP="009A4BF1"/>
    <w:tbl>
      <w:tblPr>
        <w:tblStyle w:val="TableColumns2"/>
        <w:tblW w:w="0" w:type="auto"/>
        <w:tblLook w:val="04A0" w:firstRow="1" w:lastRow="0" w:firstColumn="1" w:lastColumn="0" w:noHBand="0" w:noVBand="1"/>
      </w:tblPr>
      <w:tblGrid>
        <w:gridCol w:w="4927"/>
        <w:gridCol w:w="4927"/>
      </w:tblGrid>
      <w:tr w:rsidR="002D3374" w14:paraId="36A52113" w14:textId="77777777" w:rsidTr="002D33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7" w:type="dxa"/>
          </w:tcPr>
          <w:p w14:paraId="7CF2D03A" w14:textId="77777777" w:rsidR="002D3374" w:rsidRPr="002D3374" w:rsidRDefault="002D3374" w:rsidP="009A4BF1">
            <w:pPr>
              <w:rPr>
                <w:b/>
              </w:rPr>
            </w:pPr>
            <w:r w:rsidRPr="002D3374">
              <w:rPr>
                <w:b/>
              </w:rPr>
              <w:t>Boost stage deactivated</w:t>
            </w:r>
          </w:p>
        </w:tc>
        <w:tc>
          <w:tcPr>
            <w:tcW w:w="4927" w:type="dxa"/>
          </w:tcPr>
          <w:p w14:paraId="0A2B3536" w14:textId="77777777" w:rsidR="002D3374" w:rsidRDefault="002D3374" w:rsidP="009A4BF1">
            <w:pPr>
              <w:cnfStyle w:val="100000000000" w:firstRow="1" w:lastRow="0" w:firstColumn="0" w:lastColumn="0" w:oddVBand="0" w:evenVBand="0" w:oddHBand="0" w:evenHBand="0" w:firstRowFirstColumn="0" w:firstRowLastColumn="0" w:lastRowFirstColumn="0" w:lastRowLastColumn="0"/>
            </w:pPr>
            <w:r>
              <w:t>Boost stage activated</w:t>
            </w:r>
          </w:p>
        </w:tc>
      </w:tr>
      <w:tr w:rsidR="002D3374" w14:paraId="0C18F0EC" w14:textId="77777777" w:rsidTr="002D3374">
        <w:tc>
          <w:tcPr>
            <w:cnfStyle w:val="001000000000" w:firstRow="0" w:lastRow="0" w:firstColumn="1" w:lastColumn="0" w:oddVBand="0" w:evenVBand="0" w:oddHBand="0" w:evenHBand="0" w:firstRowFirstColumn="0" w:firstRowLastColumn="0" w:lastRowFirstColumn="0" w:lastRowLastColumn="0"/>
            <w:tcW w:w="4927" w:type="dxa"/>
          </w:tcPr>
          <w:p w14:paraId="77F2A22D" w14:textId="77777777" w:rsidR="002D3374" w:rsidRDefault="002D3374" w:rsidP="009A4BF1">
            <w:r w:rsidRPr="002D3374">
              <w:rPr>
                <w:i/>
              </w:rPr>
              <w:t>Dboost</w:t>
            </w:r>
            <w:r>
              <w:t xml:space="preserve"> = 0</w:t>
            </w:r>
          </w:p>
        </w:tc>
        <w:tc>
          <w:tcPr>
            <w:tcW w:w="4927" w:type="dxa"/>
          </w:tcPr>
          <w:p w14:paraId="3244951B" w14:textId="77777777" w:rsidR="002D3374" w:rsidRPr="002D3374" w:rsidRDefault="002D3374" w:rsidP="009A4BF1">
            <w:pPr>
              <w:cnfStyle w:val="000000000000" w:firstRow="0" w:lastRow="0" w:firstColumn="0" w:lastColumn="0" w:oddVBand="0" w:evenVBand="0" w:oddHBand="0" w:evenHBand="0" w:firstRowFirstColumn="0" w:firstRowLastColumn="0" w:lastRowFirstColumn="0" w:lastRowLastColumn="0"/>
              <w:rPr>
                <w:b w:val="0"/>
              </w:rPr>
            </w:pPr>
            <w:r w:rsidRPr="002D3374">
              <w:rPr>
                <w:b w:val="0"/>
                <w:i/>
              </w:rPr>
              <w:t>Dbridge</w:t>
            </w:r>
            <w:r>
              <w:rPr>
                <w:b w:val="0"/>
              </w:rPr>
              <w:t xml:space="preserve"> = 1</w:t>
            </w:r>
          </w:p>
        </w:tc>
      </w:tr>
      <w:tr w:rsidR="002D3374" w14:paraId="263B320B" w14:textId="77777777" w:rsidTr="002D3374">
        <w:trPr>
          <w:trHeight w:val="577"/>
        </w:trPr>
        <w:tc>
          <w:tcPr>
            <w:cnfStyle w:val="001000000000" w:firstRow="0" w:lastRow="0" w:firstColumn="1" w:lastColumn="0" w:oddVBand="0" w:evenVBand="0" w:oddHBand="0" w:evenHBand="0" w:firstRowFirstColumn="0" w:firstRowLastColumn="0" w:lastRowFirstColumn="0" w:lastRowLastColumn="0"/>
            <w:tcW w:w="4927" w:type="dxa"/>
            <w:vAlign w:val="center"/>
          </w:tcPr>
          <w:p w14:paraId="33DF457B" w14:textId="77777777" w:rsidR="002D3374" w:rsidRPr="002D3374" w:rsidRDefault="00E36245" w:rsidP="00E36245">
            <w:pPr>
              <w:jc w:val="left"/>
            </w:pPr>
            <w:r>
              <w:t xml:space="preserve">Then: </w:t>
            </w:r>
            <m:oMath>
              <m:r>
                <w:rPr>
                  <w:rFonts w:ascii="Cambria Math" w:hAnsi="Cambria Math"/>
                </w:rPr>
                <m:t>Ibatt=Imot×Dbridge</m:t>
              </m:r>
            </m:oMath>
          </w:p>
        </w:tc>
        <w:tc>
          <w:tcPr>
            <w:tcW w:w="4927" w:type="dxa"/>
            <w:vAlign w:val="center"/>
          </w:tcPr>
          <w:p w14:paraId="17795EEC" w14:textId="77777777" w:rsidR="002D3374" w:rsidRPr="002D3374" w:rsidRDefault="00E36245" w:rsidP="002D3374">
            <w:pPr>
              <w:jc w:val="left"/>
              <w:cnfStyle w:val="000000000000" w:firstRow="0" w:lastRow="0" w:firstColumn="0" w:lastColumn="0" w:oddVBand="0" w:evenVBand="0" w:oddHBand="0" w:evenHBand="0" w:firstRowFirstColumn="0" w:firstRowLastColumn="0" w:lastRowFirstColumn="0" w:lastRowLastColumn="0"/>
              <w:rPr>
                <w:b w:val="0"/>
              </w:rPr>
            </w:pPr>
            <w:r w:rsidRPr="00E36245">
              <w:rPr>
                <w:b w:val="0"/>
              </w:rPr>
              <w:t>Then:</w:t>
            </w:r>
            <w:r>
              <w:t xml:space="preserve"> </w:t>
            </w:r>
            <m:oMath>
              <m:r>
                <m:rPr>
                  <m:sty m:val="bi"/>
                </m:rPr>
                <w:rPr>
                  <w:rFonts w:ascii="Cambria Math" w:hAnsi="Cambria Math"/>
                </w:rPr>
                <m:t>Ibatt=</m:t>
              </m:r>
              <m:f>
                <m:fPr>
                  <m:ctrlPr>
                    <w:rPr>
                      <w:rFonts w:ascii="Cambria Math" w:hAnsi="Cambria Math"/>
                      <w:i/>
                    </w:rPr>
                  </m:ctrlPr>
                </m:fPr>
                <m:num>
                  <m:r>
                    <m:rPr>
                      <m:sty m:val="bi"/>
                    </m:rPr>
                    <w:rPr>
                      <w:rFonts w:ascii="Cambria Math" w:hAnsi="Cambria Math"/>
                    </w:rPr>
                    <m:t>Imot</m:t>
                  </m:r>
                </m:num>
                <m:den>
                  <m:r>
                    <m:rPr>
                      <m:sty m:val="bi"/>
                    </m:rPr>
                    <w:rPr>
                      <w:rFonts w:ascii="Cambria Math" w:hAnsi="Cambria Math"/>
                    </w:rPr>
                    <m:t>1-Dboost</m:t>
                  </m:r>
                </m:den>
              </m:f>
            </m:oMath>
          </w:p>
        </w:tc>
      </w:tr>
      <w:tr w:rsidR="002D3374" w14:paraId="77DDB199" w14:textId="77777777" w:rsidTr="002D3374">
        <w:tc>
          <w:tcPr>
            <w:cnfStyle w:val="001000000000" w:firstRow="0" w:lastRow="0" w:firstColumn="1" w:lastColumn="0" w:oddVBand="0" w:evenVBand="0" w:oddHBand="0" w:evenHBand="0" w:firstRowFirstColumn="0" w:firstRowLastColumn="0" w:lastRowFirstColumn="0" w:lastRowLastColumn="0"/>
            <w:tcW w:w="4927" w:type="dxa"/>
          </w:tcPr>
          <w:p w14:paraId="47FB8D36" w14:textId="77777777" w:rsidR="002D3374" w:rsidRDefault="00E36245" w:rsidP="009A4BF1">
            <w:r>
              <w:t>When the boost stage is deactivated:</w:t>
            </w:r>
          </w:p>
          <w:p w14:paraId="186539D2" w14:textId="77777777" w:rsidR="00E36245" w:rsidRPr="00E36245" w:rsidRDefault="00E36245" w:rsidP="009A4BF1">
            <m:oMathPara>
              <m:oMathParaPr>
                <m:jc m:val="left"/>
              </m:oMathParaPr>
              <m:oMath>
                <m:r>
                  <w:rPr>
                    <w:rFonts w:ascii="Cambria Math" w:hAnsi="Cambria Math"/>
                  </w:rPr>
                  <m:t>Dbridge=</m:t>
                </m:r>
                <m:f>
                  <m:fPr>
                    <m:type m:val="lin"/>
                    <m:ctrlPr>
                      <w:rPr>
                        <w:rFonts w:ascii="Cambria Math" w:hAnsi="Cambria Math"/>
                        <w:i/>
                      </w:rPr>
                    </m:ctrlPr>
                  </m:fPr>
                  <m:num>
                    <m:sSub>
                      <m:sSubPr>
                        <m:ctrlPr>
                          <w:rPr>
                            <w:rFonts w:ascii="Cambria Math" w:hAnsi="Cambria Math"/>
                            <w:i/>
                          </w:rPr>
                        </m:ctrlPr>
                      </m:sSubPr>
                      <m:e>
                        <m:r>
                          <w:rPr>
                            <w:rFonts w:ascii="Cambria Math" w:hAnsi="Cambria Math"/>
                          </w:rPr>
                          <m:t>Integral</m:t>
                        </m:r>
                      </m:e>
                      <m:sub>
                        <m:r>
                          <w:rPr>
                            <w:rFonts w:ascii="Cambria Math" w:hAnsi="Cambria Math"/>
                          </w:rPr>
                          <m:t>ε</m:t>
                        </m:r>
                      </m:sub>
                    </m:sSub>
                  </m:num>
                  <m:den>
                    <m:r>
                      <w:rPr>
                        <w:rFonts w:ascii="Cambria Math" w:hAnsi="Cambria Math"/>
                      </w:rPr>
                      <m:t>FullScaleHB</m:t>
                    </m:r>
                  </m:den>
                </m:f>
              </m:oMath>
            </m:oMathPara>
          </w:p>
        </w:tc>
        <w:tc>
          <w:tcPr>
            <w:tcW w:w="4927" w:type="dxa"/>
          </w:tcPr>
          <w:p w14:paraId="7E67E1A9" w14:textId="77777777" w:rsidR="002D3374" w:rsidRDefault="00E36245" w:rsidP="009A4BF1">
            <w:pPr>
              <w:cnfStyle w:val="000000000000" w:firstRow="0" w:lastRow="0" w:firstColumn="0" w:lastColumn="0" w:oddVBand="0" w:evenVBand="0" w:oddHBand="0" w:evenHBand="0" w:firstRowFirstColumn="0" w:firstRowLastColumn="0" w:lastRowFirstColumn="0" w:lastRowLastColumn="0"/>
              <w:rPr>
                <w:b w:val="0"/>
              </w:rPr>
            </w:pPr>
            <w:r>
              <w:rPr>
                <w:b w:val="0"/>
              </w:rPr>
              <w:t>When the boost stage is activated:</w:t>
            </w:r>
          </w:p>
          <w:p w14:paraId="72490F52" w14:textId="77777777" w:rsidR="00E36245" w:rsidRPr="00DD6D16" w:rsidRDefault="00E36245" w:rsidP="00E36245">
            <w:pPr>
              <w:cnfStyle w:val="000000000000" w:firstRow="0" w:lastRow="0" w:firstColumn="0" w:lastColumn="0" w:oddVBand="0" w:evenVBand="0" w:oddHBand="0" w:evenHBand="0" w:firstRowFirstColumn="0" w:firstRowLastColumn="0" w:lastRowFirstColumn="0" w:lastRowLastColumn="0"/>
              <w:rPr>
                <w:b w:val="0"/>
              </w:rPr>
            </w:pPr>
            <m:oMathPara>
              <m:oMathParaPr>
                <m:jc m:val="left"/>
              </m:oMathParaPr>
              <m:oMath>
                <m:r>
                  <m:rPr>
                    <m:sty m:val="bi"/>
                  </m:rPr>
                  <w:rPr>
                    <w:rFonts w:ascii="Cambria Math" w:hAnsi="Cambria Math"/>
                  </w:rPr>
                  <m:t>Dboost=1-</m:t>
                </m:r>
                <m:f>
                  <m:fPr>
                    <m:type m:val="lin"/>
                    <m:ctrlPr>
                      <w:rPr>
                        <w:rFonts w:ascii="Cambria Math" w:hAnsi="Cambria Math"/>
                        <w:b w:val="0"/>
                        <w:bCs w:val="0"/>
                        <w:i/>
                        <w:color w:val="000000"/>
                      </w:rPr>
                    </m:ctrlPr>
                  </m:fPr>
                  <m:num>
                    <m:r>
                      <m:rPr>
                        <m:sty m:val="bi"/>
                      </m:rPr>
                      <w:rPr>
                        <w:rFonts w:ascii="Cambria Math" w:hAnsi="Cambria Math"/>
                      </w:rPr>
                      <m:t>FullScaleHB</m:t>
                    </m:r>
                  </m:num>
                  <m:den>
                    <m:sSub>
                      <m:sSubPr>
                        <m:ctrlPr>
                          <w:rPr>
                            <w:rFonts w:ascii="Cambria Math" w:hAnsi="Cambria Math"/>
                            <w:b w:val="0"/>
                            <w:bCs w:val="0"/>
                            <w:i/>
                            <w:color w:val="000000"/>
                          </w:rPr>
                        </m:ctrlPr>
                      </m:sSubPr>
                      <m:e>
                        <m:r>
                          <m:rPr>
                            <m:sty m:val="bi"/>
                          </m:rPr>
                          <w:rPr>
                            <w:rFonts w:ascii="Cambria Math" w:hAnsi="Cambria Math"/>
                          </w:rPr>
                          <m:t>Integral</m:t>
                        </m:r>
                      </m:e>
                      <m:sub>
                        <m:r>
                          <m:rPr>
                            <m:sty m:val="bi"/>
                          </m:rPr>
                          <w:rPr>
                            <w:rFonts w:ascii="Cambria Math" w:hAnsi="Cambria Math"/>
                          </w:rPr>
                          <m:t>ε</m:t>
                        </m:r>
                      </m:sub>
                    </m:sSub>
                  </m:den>
                </m:f>
              </m:oMath>
            </m:oMathPara>
          </w:p>
        </w:tc>
      </w:tr>
      <w:tr w:rsidR="00DD6D16" w14:paraId="2438A613" w14:textId="77777777" w:rsidTr="00176BEA">
        <w:tc>
          <w:tcPr>
            <w:cnfStyle w:val="001000000000" w:firstRow="0" w:lastRow="0" w:firstColumn="1" w:lastColumn="0" w:oddVBand="0" w:evenVBand="0" w:oddHBand="0" w:evenHBand="0" w:firstRowFirstColumn="0" w:firstRowLastColumn="0" w:lastRowFirstColumn="0" w:lastRowLastColumn="0"/>
            <w:tcW w:w="9854" w:type="dxa"/>
            <w:gridSpan w:val="2"/>
          </w:tcPr>
          <w:p w14:paraId="0EF341AE" w14:textId="77777777" w:rsidR="00DD6D16" w:rsidRDefault="00DD6D16" w:rsidP="009A4BF1"/>
          <w:p w14:paraId="252B76DF" w14:textId="77777777" w:rsidR="00DD6D16" w:rsidRDefault="000F7832" w:rsidP="009A4BF1">
            <w:r>
              <w:t>I</w:t>
            </w:r>
            <w:r w:rsidR="00DD6D16" w:rsidRPr="00DD6D16">
              <w:t>n both cases:</w:t>
            </w:r>
          </w:p>
          <w:p w14:paraId="0F7C0781" w14:textId="77777777" w:rsidR="00DD6D16" w:rsidRPr="00DD6D16" w:rsidRDefault="00DD6D16" w:rsidP="009A4BF1">
            <m:oMathPara>
              <m:oMathParaPr>
                <m:jc m:val="center"/>
              </m:oMathParaPr>
              <m:oMath>
                <m:r>
                  <w:rPr>
                    <w:rFonts w:ascii="Cambria Math" w:hAnsi="Cambria Math"/>
                    <w:shd w:val="clear" w:color="auto" w:fill="D9D9D9" w:themeFill="background1" w:themeFillShade="D9"/>
                  </w:rPr>
                  <m:t>Ibatt=</m:t>
                </m:r>
                <m:f>
                  <m:fPr>
                    <m:ctrlPr>
                      <w:rPr>
                        <w:rFonts w:ascii="Cambria Math" w:hAnsi="Cambria Math"/>
                        <w:i/>
                        <w:shd w:val="clear" w:color="auto" w:fill="D9D9D9" w:themeFill="background1" w:themeFillShade="D9"/>
                      </w:rPr>
                    </m:ctrlPr>
                  </m:fPr>
                  <m:num>
                    <m:r>
                      <w:rPr>
                        <w:rFonts w:ascii="Cambria Math" w:hAnsi="Cambria Math"/>
                        <w:shd w:val="clear" w:color="auto" w:fill="D9D9D9" w:themeFill="background1" w:themeFillShade="D9"/>
                      </w:rPr>
                      <m:t>Imot×</m:t>
                    </m:r>
                    <m:sSub>
                      <m:sSubPr>
                        <m:ctrlPr>
                          <w:rPr>
                            <w:rFonts w:ascii="Cambria Math" w:hAnsi="Cambria Math"/>
                            <w:i/>
                            <w:shd w:val="clear" w:color="auto" w:fill="D9D9D9" w:themeFill="background1" w:themeFillShade="D9"/>
                          </w:rPr>
                        </m:ctrlPr>
                      </m:sSubPr>
                      <m:e>
                        <m:r>
                          <w:rPr>
                            <w:rFonts w:ascii="Cambria Math" w:hAnsi="Cambria Math"/>
                            <w:shd w:val="clear" w:color="auto" w:fill="D9D9D9" w:themeFill="background1" w:themeFillShade="D9"/>
                          </w:rPr>
                          <m:t>Integral</m:t>
                        </m:r>
                      </m:e>
                      <m:sub>
                        <m:r>
                          <w:rPr>
                            <w:rFonts w:ascii="Cambria Math" w:hAnsi="Cambria Math"/>
                            <w:shd w:val="clear" w:color="auto" w:fill="D9D9D9" w:themeFill="background1" w:themeFillShade="D9"/>
                          </w:rPr>
                          <m:t>ε</m:t>
                        </m:r>
                      </m:sub>
                    </m:sSub>
                  </m:num>
                  <m:den>
                    <m:r>
                      <w:rPr>
                        <w:rFonts w:ascii="Cambria Math" w:hAnsi="Cambria Math"/>
                        <w:shd w:val="clear" w:color="auto" w:fill="D9D9D9" w:themeFill="background1" w:themeFillShade="D9"/>
                      </w:rPr>
                      <m:t>FullScaleHB</m:t>
                    </m:r>
                  </m:den>
                </m:f>
              </m:oMath>
            </m:oMathPara>
          </w:p>
        </w:tc>
      </w:tr>
    </w:tbl>
    <w:p w14:paraId="2C47E1F3" w14:textId="77777777" w:rsidR="00DD6D16" w:rsidRDefault="00DD6D16" w:rsidP="008004AC"/>
    <w:p w14:paraId="5CB3DFD9" w14:textId="77777777" w:rsidR="00DD6D16" w:rsidRDefault="00DD6D16" w:rsidP="008004AC">
      <w:r>
        <w:t xml:space="preserve">The battery current computed will be stored in </w:t>
      </w:r>
      <w:r w:rsidRPr="00DD6D16">
        <w:rPr>
          <w:b/>
        </w:rPr>
        <w:t>s16SupplyCurrent</w:t>
      </w:r>
      <w:r>
        <w:t xml:space="preserve"> variable </w:t>
      </w:r>
      <w:r w:rsidR="00AF16D6">
        <w:t xml:space="preserve">with </w:t>
      </w:r>
      <w:r>
        <w:t>a 1lsb=10mA resolution (as Imot).</w:t>
      </w:r>
    </w:p>
    <w:p w14:paraId="7B9F66FD" w14:textId="77777777" w:rsidR="00DD6D16" w:rsidRDefault="00DD6D16" w:rsidP="008004AC"/>
    <w:p w14:paraId="2D3EEBFA" w14:textId="77777777" w:rsidR="008004AC" w:rsidRPr="00B7625F" w:rsidRDefault="008004AC" w:rsidP="008004AC">
      <w:pPr>
        <w:rPr>
          <w:lang w:val="fr-FR"/>
        </w:rPr>
      </w:pPr>
      <w:r w:rsidRPr="00B7625F">
        <w:rPr>
          <w:lang w:val="fr-FR"/>
        </w:rPr>
        <w:t>[COVERS: DES_TF_G_</w:t>
      </w:r>
      <w:r w:rsidR="00E07DB8" w:rsidRPr="00B7625F">
        <w:rPr>
          <w:lang w:val="fr-FR"/>
        </w:rPr>
        <w:t>524</w:t>
      </w:r>
      <w:r w:rsidRPr="00B7625F">
        <w:rPr>
          <w:lang w:val="fr-FR"/>
        </w:rPr>
        <w:t>, DES_TF_G_</w:t>
      </w:r>
      <w:r w:rsidR="00E07DB8" w:rsidRPr="00B7625F">
        <w:rPr>
          <w:lang w:val="fr-FR"/>
        </w:rPr>
        <w:t>525</w:t>
      </w:r>
      <w:r w:rsidR="002D3374" w:rsidRPr="00B7625F">
        <w:rPr>
          <w:lang w:val="fr-FR"/>
        </w:rPr>
        <w:t>, DES_TF_G_530, DES_TF_G_531</w:t>
      </w:r>
      <w:r w:rsidRPr="00B7625F">
        <w:rPr>
          <w:lang w:val="fr-FR"/>
        </w:rPr>
        <w:t>]</w:t>
      </w:r>
    </w:p>
    <w:p w14:paraId="61EF973B" w14:textId="77777777" w:rsidR="00BE0DEA" w:rsidRPr="00B7625F" w:rsidRDefault="00BE0DEA" w:rsidP="008004AC">
      <w:pPr>
        <w:rPr>
          <w:lang w:val="fr-FR"/>
        </w:rPr>
      </w:pPr>
    </w:p>
    <w:p w14:paraId="3F89A23A" w14:textId="77777777" w:rsidR="008004AC" w:rsidRDefault="008004AC" w:rsidP="008004AC">
      <w:pPr>
        <w:pStyle w:val="Heading4"/>
      </w:pPr>
      <w:bookmarkStart w:id="273" w:name="_Ref362331031"/>
      <w:bookmarkStart w:id="274" w:name="_Toc396742541"/>
      <w:r>
        <w:t>Booster interruption condition evaluation</w:t>
      </w:r>
      <w:bookmarkEnd w:id="273"/>
      <w:bookmarkEnd w:id="274"/>
    </w:p>
    <w:p w14:paraId="1E216536" w14:textId="77777777" w:rsidR="008004AC" w:rsidRDefault="00924F15" w:rsidP="009A4BF1">
      <w:r>
        <w:t>As described in the requirements, there are 2 conditions that could lead to a booster activation interruption.</w:t>
      </w:r>
    </w:p>
    <w:p w14:paraId="02348FCE" w14:textId="77777777" w:rsidR="00924F15" w:rsidRDefault="00924F15" w:rsidP="009A4BF1">
      <w:r>
        <w:sym w:font="Wingdings" w:char="F0E0"/>
      </w:r>
      <w:r>
        <w:t xml:space="preserve"> if the High Power step execution is closed to his time out.</w:t>
      </w:r>
    </w:p>
    <w:p w14:paraId="357D7461" w14:textId="77777777" w:rsidR="00924F15" w:rsidRDefault="00924F15" w:rsidP="009A4BF1">
      <w:r>
        <w:sym w:font="Wingdings" w:char="F0E0"/>
      </w:r>
      <w:r>
        <w:t xml:space="preserve"> if the boost stage is driven at his maximum value, but the current is too low (means that there is a HW or mechanic issue)</w:t>
      </w:r>
    </w:p>
    <w:p w14:paraId="28E67CF7" w14:textId="77777777" w:rsidR="00924F15" w:rsidRDefault="00924F15" w:rsidP="009A4BF1"/>
    <w:p w14:paraId="2D54E467" w14:textId="77777777" w:rsidR="00924F15" w:rsidRPr="00924F15" w:rsidRDefault="00924F15" w:rsidP="009A4BF1">
      <w:pPr>
        <w:rPr>
          <w:i/>
        </w:rPr>
      </w:pPr>
      <w:r w:rsidRPr="00924F15">
        <w:rPr>
          <w:i/>
        </w:rPr>
        <w:t>Boost interruption criterion based on step duration limit:</w:t>
      </w:r>
    </w:p>
    <w:p w14:paraId="2CCB00A3" w14:textId="77777777" w:rsidR="00924F15" w:rsidRDefault="00924F15" w:rsidP="00924F15">
      <w:pPr>
        <w:pStyle w:val="RequirementID"/>
      </w:pPr>
      <w:r>
        <w:t>DSG_BFE_</w:t>
      </w:r>
      <w:r w:rsidR="00176BEA">
        <w:t>00164</w:t>
      </w:r>
      <w:r>
        <w:t>:</w:t>
      </w:r>
    </w:p>
    <w:p w14:paraId="02E4300E" w14:textId="77777777" w:rsidR="00924F15" w:rsidRDefault="0079741B" w:rsidP="009A4BF1">
      <w:r>
        <w:t>High Power step timer management:</w:t>
      </w:r>
    </w:p>
    <w:p w14:paraId="07143D77" w14:textId="77777777" w:rsidR="0079741B" w:rsidRDefault="0079741B" w:rsidP="009A4BF1">
      <w:r>
        <w:rPr>
          <w:noProof/>
          <w:lang w:val="fr-FR" w:eastAsia="fr-FR"/>
        </w:rPr>
        <mc:AlternateContent>
          <mc:Choice Requires="wpc">
            <w:drawing>
              <wp:inline distT="0" distB="0" distL="0" distR="0" wp14:anchorId="180E5552" wp14:editId="78EBD81E">
                <wp:extent cx="6076950" cy="3200400"/>
                <wp:effectExtent l="0" t="0" r="0" b="0"/>
                <wp:docPr id="890881" name="Canvas 8908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11EACE55" id="Canvas 890881" o:spid="_x0000_s1026" editas="canvas" style="width:478.5pt;height:252pt;mso-position-horizontal-relative:char;mso-position-vertical-relative:line" coordsize="60769,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">
                <v:shape id="_x0000_s1027" type="#_x0000_t75" style="position:absolute;width:60769;height:32004;visibility:visible;mso-wrap-style:square">
                  <v:fill o:detectmouseclick="t"/>
                  <v:path o:connecttype="none"/>
                </v:shape>
                <w10:anchorlock/>
              </v:group>
            </w:pict>
          </mc:Fallback>
        </mc:AlternateContent>
      </w:r>
    </w:p>
    <w:p w14:paraId="2E86B070" w14:textId="77777777" w:rsidR="0079741B" w:rsidRDefault="0079741B" w:rsidP="00924F15">
      <w:r>
        <w:t>The step duration value get from RTE macro is coded with 1lsb=</w:t>
      </w:r>
      <w:r w:rsidR="00DE139C">
        <w:t>10</w:t>
      </w:r>
      <w:r>
        <w:t>ms resolution.</w:t>
      </w:r>
    </w:p>
    <w:p w14:paraId="002B779F" w14:textId="77777777" w:rsidR="0079741B" w:rsidRDefault="0079741B" w:rsidP="00924F15">
      <w:r>
        <w:t>The step timer value is managed with a 1lsb=400µs resolution.</w:t>
      </w:r>
    </w:p>
    <w:p w14:paraId="1E98C92C" w14:textId="77777777" w:rsidR="0079741B" w:rsidRDefault="0079741B" w:rsidP="00924F15"/>
    <w:p w14:paraId="666A53DE" w14:textId="77777777" w:rsidR="0079741B" w:rsidRDefault="0079741B" w:rsidP="00924F15">
      <w:r>
        <w:t>So a rescaling shall be done to compare data with same resolution.</w:t>
      </w:r>
    </w:p>
    <w:p w14:paraId="1820690B" w14:textId="77777777" w:rsidR="0079741B" w:rsidRDefault="0079741B" w:rsidP="00924F15">
      <w:r>
        <w:t>The step duration value shall be m</w:t>
      </w:r>
      <w:r w:rsidR="00DE139C">
        <w:t>ultiplied by 25 (</w:t>
      </w:r>
      <w:r w:rsidR="00DE139C" w:rsidRPr="00DE139C">
        <w:rPr>
          <w:b/>
        </w:rPr>
        <w:t>KU8_STEP_DRUATION_RESC_HP</w:t>
      </w:r>
      <w:r w:rsidR="00DE139C">
        <w:t>)</w:t>
      </w:r>
    </w:p>
    <w:p w14:paraId="2E6A90AE" w14:textId="77777777" w:rsidR="00DE139C" w:rsidRDefault="00DE139C" w:rsidP="00924F15">
      <w:r>
        <w:lastRenderedPageBreak/>
        <w:t>The boost stage shall not be stopped too quickly, the power order shall decrease softly before the switch off. Then the start of the boost interruption sequence shall begin 40ms before the step time out.</w:t>
      </w:r>
      <w:r w:rsidR="00350BCC">
        <w:t xml:space="preserve"> So duration threshold to take into account is StepDuration – 40ms. </w:t>
      </w:r>
    </w:p>
    <w:p w14:paraId="493D3A34" w14:textId="77777777" w:rsidR="00350BCC" w:rsidRDefault="00350BCC" w:rsidP="00A96C02">
      <w:pPr>
        <w:jc w:val="left"/>
      </w:pPr>
      <w:r>
        <w:sym w:font="Wingdings" w:char="F0E8"/>
      </w:r>
      <w:r>
        <w:t xml:space="preserve"> </w:t>
      </w:r>
      <m:oMath>
        <m:sSub>
          <m:sSubPr>
            <m:ctrlPr>
              <w:rPr>
                <w:rFonts w:ascii="Cambria Math" w:hAnsi="Cambria Math"/>
                <w:i/>
              </w:rPr>
            </m:ctrlPr>
          </m:sSubPr>
          <m:e>
            <m:r>
              <w:rPr>
                <w:rFonts w:ascii="Cambria Math" w:hAnsi="Cambria Math"/>
              </w:rPr>
              <m:t>u16FullBoostTimeThrs</m:t>
            </m:r>
          </m:e>
          <m:sub>
            <m:r>
              <w:rPr>
                <w:rFonts w:ascii="Cambria Math" w:hAnsi="Cambria Math"/>
              </w:rPr>
              <m:t>[1lsb=400µs]</m:t>
            </m:r>
          </m:sub>
        </m:sSub>
        <m:r>
          <w:rPr>
            <w:rFonts w:ascii="Cambria Math" w:hAnsi="Cambria Math"/>
          </w:rPr>
          <m:t>=</m:t>
        </m:r>
        <m:sSub>
          <m:sSubPr>
            <m:ctrlPr>
              <w:rPr>
                <w:rFonts w:ascii="Cambria Math" w:hAnsi="Cambria Math"/>
                <w:i/>
              </w:rPr>
            </m:ctrlPr>
          </m:sSubPr>
          <m:e>
            <m:r>
              <w:rPr>
                <w:rFonts w:ascii="Cambria Math" w:hAnsi="Cambria Math"/>
              </w:rPr>
              <m:t>u16StepDuration</m:t>
            </m:r>
          </m:e>
          <m:sub>
            <m:r>
              <w:rPr>
                <w:rFonts w:ascii="Cambria Math" w:hAnsi="Cambria Math"/>
              </w:rPr>
              <m:t>[1lsb≅10ms]</m:t>
            </m:r>
          </m:sub>
        </m:sSub>
        <m:r>
          <w:rPr>
            <w:rFonts w:ascii="Cambria Math" w:hAnsi="Cambria Math"/>
          </w:rPr>
          <m:t>×</m:t>
        </m:r>
        <m:r>
          <m:rPr>
            <m:sty m:val="b"/>
          </m:rPr>
          <w:rPr>
            <w:rFonts w:ascii="Cambria Math" w:hAnsi="Cambria Math"/>
          </w:rPr>
          <m:t>KU8_STEP_DRUATION_RESC_HP-KU8_BOOST_DECREASE_DURATION</m:t>
        </m:r>
      </m:oMath>
    </w:p>
    <w:p w14:paraId="4CEEB24F" w14:textId="77777777" w:rsidR="00DE139C" w:rsidRDefault="00DE139C" w:rsidP="00924F15"/>
    <w:p w14:paraId="7C3B5D3B" w14:textId="77777777" w:rsidR="00DE139C" w:rsidRDefault="00A96C02" w:rsidP="00924F15">
      <w:r>
        <w:t>When step execution counter is over this threshold, the boost stage deactivation sequence shall be engaged.</w:t>
      </w:r>
    </w:p>
    <w:p w14:paraId="0C74AD27" w14:textId="77777777" w:rsidR="00A96C02" w:rsidRDefault="00A96C02" w:rsidP="00924F15">
      <w:r>
        <w:t>i.e.:</w:t>
      </w:r>
    </w:p>
    <w:p w14:paraId="73236970" w14:textId="77777777" w:rsidR="00A96C02" w:rsidRDefault="00A96C02" w:rsidP="00924F15">
      <w:r>
        <w:t xml:space="preserve">If  </w:t>
      </w:r>
      <m:oMath>
        <m:r>
          <w:rPr>
            <w:rFonts w:ascii="Cambria Math" w:hAnsi="Cambria Math"/>
          </w:rPr>
          <m:t>u16BoostDuration</m:t>
        </m:r>
        <m:r>
          <m:rPr>
            <m:sty m:val="p"/>
          </m:rPr>
          <w:rPr>
            <w:rFonts w:ascii="Cambria Math" w:hAnsi="Cambria Math"/>
          </w:rPr>
          <m:t>≥</m:t>
        </m:r>
        <m:r>
          <w:rPr>
            <w:rFonts w:ascii="Cambria Math" w:hAnsi="Cambria Math"/>
          </w:rPr>
          <m:t>u16FullBoostTimeThrs</m:t>
        </m:r>
      </m:oMath>
      <w:r>
        <w:t>: the boost interruption sequence is started.</w:t>
      </w:r>
    </w:p>
    <w:p w14:paraId="3090D756" w14:textId="77777777" w:rsidR="00924F15" w:rsidRDefault="00924F15" w:rsidP="00924F15">
      <w:r>
        <w:t>[COVERS: DES_TF_G_656]</w:t>
      </w:r>
    </w:p>
    <w:p w14:paraId="3FA1DC94" w14:textId="77777777" w:rsidR="00924F15" w:rsidRDefault="00924F15" w:rsidP="009A4BF1"/>
    <w:p w14:paraId="3F97E78B" w14:textId="77777777" w:rsidR="003E6365" w:rsidRPr="00924F15" w:rsidRDefault="003E6365" w:rsidP="003E6365">
      <w:pPr>
        <w:rPr>
          <w:i/>
        </w:rPr>
      </w:pPr>
      <w:r w:rsidRPr="00924F15">
        <w:rPr>
          <w:i/>
        </w:rPr>
        <w:t xml:space="preserve">Boost interruption criterion based on </w:t>
      </w:r>
      <w:r>
        <w:rPr>
          <w:i/>
        </w:rPr>
        <w:t>a low current measured</w:t>
      </w:r>
      <w:r w:rsidRPr="00924F15">
        <w:rPr>
          <w:i/>
        </w:rPr>
        <w:t>:</w:t>
      </w:r>
    </w:p>
    <w:p w14:paraId="419A87CD" w14:textId="77777777" w:rsidR="003E6365" w:rsidRDefault="003E6365" w:rsidP="003E6365">
      <w:pPr>
        <w:pStyle w:val="RequirementID"/>
      </w:pPr>
      <w:r>
        <w:t>DSG_BFE_</w:t>
      </w:r>
      <w:r w:rsidR="00176BEA">
        <w:t>00165</w:t>
      </w:r>
      <w:r>
        <w:t>:</w:t>
      </w:r>
    </w:p>
    <w:p w14:paraId="6058A82D" w14:textId="77777777" w:rsidR="003E6365" w:rsidRDefault="00EE43FF" w:rsidP="003E6365">
      <w:r>
        <w:t>If the battery current computed is lower than the battery current threshold (350mA) and the Integral of the error is over or equal to the Integral maximum value, the boost stage deactivation sequence shall be engaged.</w:t>
      </w:r>
    </w:p>
    <w:p w14:paraId="4438A4FB" w14:textId="77777777" w:rsidR="00EE43FF" w:rsidRDefault="00EE43FF" w:rsidP="003E6365">
      <w:r>
        <w:t>i.e.</w:t>
      </w:r>
      <w:r w:rsidR="00871F8F">
        <w:t>:</w:t>
      </w:r>
    </w:p>
    <w:p w14:paraId="4C1E1AD5" w14:textId="77777777" w:rsidR="00EE43FF" w:rsidRDefault="00EE43FF" w:rsidP="003E6365">
      <w:pPr>
        <w:rPr>
          <w:b/>
        </w:rPr>
      </w:pPr>
      <w:r>
        <w:t>If (</w:t>
      </w:r>
      <w:r w:rsidRPr="00DD6D16">
        <w:rPr>
          <w:b/>
        </w:rPr>
        <w:t>s16SupplyCurrent</w:t>
      </w:r>
      <w:r>
        <w:rPr>
          <w:b/>
        </w:rPr>
        <w:t xml:space="preserve"> </w:t>
      </w:r>
      <w:r w:rsidRPr="00EE43FF">
        <w:t>&lt;</w:t>
      </w:r>
      <w:r>
        <w:rPr>
          <w:b/>
        </w:rPr>
        <w:t xml:space="preserve"> </w:t>
      </w:r>
      <w:r w:rsidRPr="003E6365">
        <w:rPr>
          <w:b/>
        </w:rPr>
        <w:t>KU8_MIN_CURRENT_DURING_BOOST</w:t>
      </w:r>
      <w:r>
        <w:rPr>
          <w:b/>
        </w:rPr>
        <w:t xml:space="preserve"> </w:t>
      </w:r>
    </w:p>
    <w:p w14:paraId="39F83B91" w14:textId="77777777" w:rsidR="00EE43FF" w:rsidRDefault="00EE43FF" w:rsidP="00EE43FF">
      <w:pPr>
        <w:ind w:firstLine="708"/>
      </w:pPr>
      <w:r w:rsidRPr="00EE43FF">
        <w:t>AND</w:t>
      </w:r>
      <w:r>
        <w:t xml:space="preserve"> </w:t>
      </w:r>
    </w:p>
    <w:p w14:paraId="0311E985" w14:textId="77777777" w:rsidR="00EE43FF" w:rsidRDefault="00EE43FF" w:rsidP="003E6365">
      <w:r>
        <w:t xml:space="preserve">    </w:t>
      </w:r>
      <w:r w:rsidRPr="00EE43FF">
        <w:rPr>
          <w:b/>
        </w:rPr>
        <w:t>s16IntegerErrorLimited</w:t>
      </w:r>
      <w:r w:rsidRPr="00EE43FF">
        <w:t xml:space="preserve"> </w:t>
      </w:r>
      <w:r>
        <w:t xml:space="preserve"> </w:t>
      </w:r>
      <m:oMath>
        <m:r>
          <w:rPr>
            <w:rFonts w:ascii="Cambria Math" w:hAnsi="Cambria Math"/>
          </w:rPr>
          <m:t>≥</m:t>
        </m:r>
      </m:oMath>
      <w:r>
        <w:t xml:space="preserve"> </w:t>
      </w:r>
      <w:r w:rsidRPr="00DD385C">
        <w:rPr>
          <w:b/>
        </w:rPr>
        <w:t>s16IntegerMax</w:t>
      </w:r>
      <w:r>
        <w:rPr>
          <w:b/>
        </w:rPr>
        <w:t>)</w:t>
      </w:r>
    </w:p>
    <w:p w14:paraId="61383D80" w14:textId="77777777" w:rsidR="003E6365" w:rsidRDefault="003E6365" w:rsidP="003E6365">
      <w:r>
        <w:t>[COVERS: DES_TF_G_669]</w:t>
      </w:r>
    </w:p>
    <w:p w14:paraId="459C3B75" w14:textId="77777777" w:rsidR="00924F15" w:rsidRDefault="00924F15" w:rsidP="009A4BF1"/>
    <w:p w14:paraId="15A1CDD3" w14:textId="77777777" w:rsidR="008004AC" w:rsidRDefault="008004AC" w:rsidP="008004AC">
      <w:pPr>
        <w:pStyle w:val="Heading4"/>
      </w:pPr>
      <w:bookmarkStart w:id="275" w:name="_Toc396742542"/>
      <w:r>
        <w:t>Integral action</w:t>
      </w:r>
      <w:bookmarkEnd w:id="275"/>
    </w:p>
    <w:p w14:paraId="7B61D4B7" w14:textId="77777777" w:rsidR="008004AC" w:rsidRDefault="008E17E7" w:rsidP="009A4BF1">
      <w:r>
        <w:t>The integral action can be split in 3 parts:</w:t>
      </w:r>
    </w:p>
    <w:p w14:paraId="732A721B" w14:textId="77777777" w:rsidR="008E17E7" w:rsidRDefault="008E17E7" w:rsidP="008E17E7">
      <w:pPr>
        <w:pStyle w:val="ListParagraph"/>
        <w:numPr>
          <w:ilvl w:val="0"/>
          <w:numId w:val="36"/>
        </w:numPr>
      </w:pPr>
      <w:r>
        <w:t>Boost deactivation sequence</w:t>
      </w:r>
    </w:p>
    <w:p w14:paraId="3E6858F0" w14:textId="77777777" w:rsidR="008E17E7" w:rsidRDefault="008E17E7" w:rsidP="008E17E7">
      <w:pPr>
        <w:pStyle w:val="ListParagraph"/>
        <w:numPr>
          <w:ilvl w:val="0"/>
          <w:numId w:val="36"/>
        </w:numPr>
      </w:pPr>
      <w:r>
        <w:t>Boost regulation in normal situation</w:t>
      </w:r>
    </w:p>
    <w:p w14:paraId="4428D504" w14:textId="77777777" w:rsidR="008E17E7" w:rsidRDefault="008E17E7" w:rsidP="008E17E7">
      <w:pPr>
        <w:pStyle w:val="ListParagraph"/>
        <w:numPr>
          <w:ilvl w:val="0"/>
          <w:numId w:val="36"/>
        </w:numPr>
      </w:pPr>
      <w:r>
        <w:t>Limitation of the Integral of the error</w:t>
      </w:r>
    </w:p>
    <w:p w14:paraId="6D80CE85" w14:textId="77777777" w:rsidR="008E17E7" w:rsidRDefault="008E17E7" w:rsidP="009A4BF1"/>
    <w:p w14:paraId="017FBCE1" w14:textId="77777777" w:rsidR="008E17E7" w:rsidRDefault="008E17E7" w:rsidP="009A4BF1">
      <w:r>
        <w:t xml:space="preserve">The </w:t>
      </w:r>
      <w:r w:rsidR="0022218C">
        <w:t>items</w:t>
      </w:r>
      <w:r>
        <w:t xml:space="preserve"> 1 and 2 are exclusive. And the point 3 is always executed.</w:t>
      </w:r>
    </w:p>
    <w:p w14:paraId="1C7DC142" w14:textId="77777777" w:rsidR="008E17E7" w:rsidRDefault="008E17E7" w:rsidP="009A4BF1"/>
    <w:p w14:paraId="1F6BB953" w14:textId="77777777" w:rsidR="008E17E7" w:rsidRPr="008E17E7" w:rsidRDefault="008E17E7" w:rsidP="008E17E7">
      <w:pPr>
        <w:pStyle w:val="ListParagraph"/>
        <w:numPr>
          <w:ilvl w:val="0"/>
          <w:numId w:val="37"/>
        </w:numPr>
        <w:rPr>
          <w:i/>
        </w:rPr>
      </w:pPr>
      <w:r w:rsidRPr="008E17E7">
        <w:rPr>
          <w:i/>
        </w:rPr>
        <w:t>Boost deactivation sequence</w:t>
      </w:r>
    </w:p>
    <w:p w14:paraId="02B17AE9" w14:textId="77777777" w:rsidR="008E17E7" w:rsidRDefault="008E17E7" w:rsidP="009A4BF1"/>
    <w:p w14:paraId="6DC4FEFE" w14:textId="77777777" w:rsidR="0022218C" w:rsidRDefault="0022218C" w:rsidP="009A4BF1">
      <w:r>
        <w:t xml:space="preserve">To perform the deactivation sequence of the boost stage, the </w:t>
      </w:r>
      <w:r w:rsidR="00FA1812">
        <w:t xml:space="preserve">Integer maximum value will be reduced at each High power function call in order to reach </w:t>
      </w:r>
      <w:r w:rsidR="00FA1812" w:rsidRPr="00891219">
        <w:rPr>
          <w:b/>
        </w:rPr>
        <w:t>KU16_PWM_MAX_BTN</w:t>
      </w:r>
      <w:r w:rsidR="00FA1812">
        <w:t xml:space="preserve"> value (means that the boost power order will be 0 and only the Half bridge stage will be activated).</w:t>
      </w:r>
    </w:p>
    <w:p w14:paraId="39773D44" w14:textId="77777777" w:rsidR="00FA1812" w:rsidRDefault="00FA1812" w:rsidP="009A4BF1"/>
    <w:p w14:paraId="2E762A8D" w14:textId="77777777" w:rsidR="00FA1812" w:rsidRDefault="00FA1812" w:rsidP="00FA1812">
      <w:pPr>
        <w:pStyle w:val="RequirementID"/>
      </w:pPr>
      <w:r>
        <w:t>DSG_BFE_</w:t>
      </w:r>
      <w:r w:rsidR="00176BEA">
        <w:t>00166</w:t>
      </w:r>
      <w:r>
        <w:t>:</w:t>
      </w:r>
    </w:p>
    <w:p w14:paraId="064B3CB1" w14:textId="77777777" w:rsidR="00FA1812" w:rsidRDefault="00FA1812" w:rsidP="009A4BF1">
      <w:r>
        <w:t xml:space="preserve">The boost deactivation sequence is started when one of the boost interruption conditions had been validated (refer to chapter above: </w:t>
      </w:r>
      <w:r>
        <w:fldChar w:fldCharType="begin"/>
      </w:r>
      <w:r>
        <w:instrText xml:space="preserve"> REF _Ref362331031 \r \h </w:instrText>
      </w:r>
      <w:r>
        <w:fldChar w:fldCharType="separate"/>
      </w:r>
      <w:r w:rsidR="00834BB3">
        <w:t>4.3.3.3</w:t>
      </w:r>
      <w:r>
        <w:fldChar w:fldCharType="end"/>
      </w:r>
      <w:r>
        <w:t>).</w:t>
      </w:r>
    </w:p>
    <w:p w14:paraId="0F640122" w14:textId="77777777" w:rsidR="00FA1812" w:rsidRDefault="00FA1812" w:rsidP="009A4BF1">
      <w:r>
        <w:t>The switch off sequence shall be completely managed and finished in 40ms (due boost interruption condition based on step duration limit).</w:t>
      </w:r>
    </w:p>
    <w:p w14:paraId="0A8C3CFD" w14:textId="77777777" w:rsidR="00FA1812" w:rsidRDefault="00FA1812" w:rsidP="009A4BF1">
      <w:r>
        <w:t xml:space="preserve">In the worst case, the Integer of the error is equal to maximum absolute value reachable by the software: </w:t>
      </w:r>
      <w:r w:rsidRPr="00EB0DD3">
        <w:rPr>
          <w:b/>
        </w:rPr>
        <w:t>KS16_INTEGER_MAX_ABSOLUTE</w:t>
      </w:r>
      <w:r>
        <w:t xml:space="preserve"> (= 28000).</w:t>
      </w:r>
    </w:p>
    <w:p w14:paraId="410C5BE6" w14:textId="77777777" w:rsidR="00112687" w:rsidRDefault="00112687" w:rsidP="009A4BF1">
      <w:r>
        <w:t xml:space="preserve">The goal is to reach </w:t>
      </w:r>
      <w:r w:rsidRPr="00891219">
        <w:rPr>
          <w:b/>
        </w:rPr>
        <w:t>KU16_PWM_MAX_BTN</w:t>
      </w:r>
      <w:r>
        <w:t xml:space="preserve"> value (= 6400) in 40ms.</w:t>
      </w:r>
    </w:p>
    <w:p w14:paraId="122E63EB" w14:textId="77777777" w:rsidR="00112687" w:rsidRPr="00112687" w:rsidRDefault="00112687" w:rsidP="009A4BF1">
      <w:r>
        <w:t>40ms is equivalent to 100 function calls.</w:t>
      </w:r>
    </w:p>
    <w:p w14:paraId="18BBEE4A" w14:textId="77777777" w:rsidR="00FA1812" w:rsidRDefault="00FA1812" w:rsidP="009A4BF1"/>
    <w:p w14:paraId="7CB13E08" w14:textId="77777777" w:rsidR="00112687" w:rsidRDefault="00112687" w:rsidP="009A4BF1">
      <w:r>
        <w:t>Then: (28000-6400)/100 = 216</w:t>
      </w:r>
    </w:p>
    <w:p w14:paraId="36A5BF1B" w14:textId="77777777" w:rsidR="00112687" w:rsidRDefault="00112687" w:rsidP="009A4BF1">
      <w:r>
        <w:t xml:space="preserve">To ensure </w:t>
      </w:r>
      <w:r w:rsidR="00AF16D6">
        <w:t>a correct</w:t>
      </w:r>
      <w:r>
        <w:t xml:space="preserve"> boost deactivation sequence, the integer maximum value shall decrease by 216 at each function call.</w:t>
      </w:r>
    </w:p>
    <w:p w14:paraId="0FA12E93" w14:textId="77777777" w:rsidR="00112687" w:rsidRDefault="00112687" w:rsidP="009A4BF1">
      <w:r>
        <w:t>It has been decided to take a margin, the offset applied by the application will be finally 256 (</w:t>
      </w:r>
      <w:r w:rsidRPr="00112687">
        <w:rPr>
          <w:b/>
        </w:rPr>
        <w:t>KU16_STEP_DECREASE_PWMBOOST</w:t>
      </w:r>
      <w:r>
        <w:t>)</w:t>
      </w:r>
    </w:p>
    <w:p w14:paraId="358486FC" w14:textId="77777777" w:rsidR="00785337" w:rsidRDefault="00EE410C" w:rsidP="009A4BF1">
      <w:r>
        <w:sym w:font="Wingdings" w:char="F0E8"/>
      </w:r>
      <w:r>
        <w:t xml:space="preserve"> At each function call: </w:t>
      </w:r>
      <m:oMath>
        <m:r>
          <w:rPr>
            <w:rFonts w:ascii="Cambria Math" w:hAnsi="Cambria Math"/>
          </w:rPr>
          <m:t>s16IntegerMax=s16OldIntegerMax-</m:t>
        </m:r>
        <m:r>
          <m:rPr>
            <m:sty m:val="b"/>
          </m:rPr>
          <w:rPr>
            <w:rFonts w:ascii="Cambria Math" w:hAnsi="Cambria Math"/>
          </w:rPr>
          <m:t>KU16_STEP_DECREASE_PWMBOOST</m:t>
        </m:r>
      </m:oMath>
    </w:p>
    <w:p w14:paraId="383B3343" w14:textId="77777777" w:rsidR="00EE410C" w:rsidRDefault="00EE410C" w:rsidP="009A4BF1"/>
    <w:p w14:paraId="522A5047" w14:textId="77777777" w:rsidR="00785337" w:rsidRDefault="00EE410C" w:rsidP="009A4BF1">
      <w:r>
        <w:t xml:space="preserve">The Integer maximum value lower limit is </w:t>
      </w:r>
      <w:r w:rsidRPr="00891219">
        <w:rPr>
          <w:b/>
        </w:rPr>
        <w:t>KU16_PWM_MAX_BTN</w:t>
      </w:r>
      <w:r w:rsidRPr="00EE410C">
        <w:t>.</w:t>
      </w:r>
      <w:r>
        <w:t xml:space="preserve"> A comparison against this constant will be performed to limit the range.</w:t>
      </w:r>
    </w:p>
    <w:p w14:paraId="3C56A3D0" w14:textId="77777777" w:rsidR="00981C3B" w:rsidRDefault="00981C3B" w:rsidP="009A4BF1"/>
    <w:p w14:paraId="62D72B3E" w14:textId="77777777" w:rsidR="00981C3B" w:rsidRDefault="00981C3B" w:rsidP="009A4BF1">
      <w:pPr>
        <w:rPr>
          <w:i/>
        </w:rPr>
      </w:pPr>
      <w:r w:rsidRPr="00981C3B">
        <w:rPr>
          <w:i/>
        </w:rPr>
        <w:lastRenderedPageBreak/>
        <w:t xml:space="preserve">Note: This part will not change directly the Integer of the error value. But since the Integer Maximum value is reduced, this will finally </w:t>
      </w:r>
      <w:r w:rsidR="00AF16D6">
        <w:rPr>
          <w:i/>
        </w:rPr>
        <w:t xml:space="preserve">impact </w:t>
      </w:r>
      <w:r w:rsidRPr="00981C3B">
        <w:rPr>
          <w:i/>
        </w:rPr>
        <w:t xml:space="preserve">the Integer of the error value during the part: </w:t>
      </w:r>
      <w:r w:rsidRPr="00981C3B">
        <w:rPr>
          <w:i/>
        </w:rPr>
        <w:fldChar w:fldCharType="begin"/>
      </w:r>
      <w:r w:rsidRPr="00981C3B">
        <w:rPr>
          <w:i/>
        </w:rPr>
        <w:instrText xml:space="preserve"> REF _Ref362333048 \r \h </w:instrText>
      </w:r>
      <w:r>
        <w:rPr>
          <w:i/>
        </w:rPr>
        <w:instrText xml:space="preserve"> \* MERGEFORMAT </w:instrText>
      </w:r>
      <w:r w:rsidRPr="00981C3B">
        <w:rPr>
          <w:i/>
        </w:rPr>
      </w:r>
      <w:r w:rsidRPr="00981C3B">
        <w:rPr>
          <w:i/>
        </w:rPr>
        <w:fldChar w:fldCharType="separate"/>
      </w:r>
      <w:r w:rsidR="00834BB3">
        <w:rPr>
          <w:i/>
        </w:rPr>
        <w:t>3)</w:t>
      </w:r>
      <w:r w:rsidRPr="00981C3B">
        <w:rPr>
          <w:i/>
        </w:rPr>
        <w:fldChar w:fldCharType="end"/>
      </w:r>
      <w:r w:rsidRPr="00981C3B">
        <w:rPr>
          <w:i/>
        </w:rPr>
        <w:fldChar w:fldCharType="begin"/>
      </w:r>
      <w:r w:rsidRPr="00981C3B">
        <w:rPr>
          <w:i/>
        </w:rPr>
        <w:instrText xml:space="preserve"> REF _Ref362333048 \h </w:instrText>
      </w:r>
      <w:r>
        <w:rPr>
          <w:i/>
        </w:rPr>
        <w:instrText xml:space="preserve"> \* MERGEFORMAT </w:instrText>
      </w:r>
      <w:r w:rsidRPr="00981C3B">
        <w:rPr>
          <w:i/>
        </w:rPr>
      </w:r>
      <w:r w:rsidRPr="00981C3B">
        <w:rPr>
          <w:i/>
        </w:rPr>
        <w:fldChar w:fldCharType="separate"/>
      </w:r>
      <w:r w:rsidR="00834BB3" w:rsidRPr="008E17E7">
        <w:rPr>
          <w:i/>
        </w:rPr>
        <w:t>Limitation of the integral error</w:t>
      </w:r>
      <w:r w:rsidRPr="00981C3B">
        <w:rPr>
          <w:i/>
        </w:rPr>
        <w:fldChar w:fldCharType="end"/>
      </w:r>
      <w:r w:rsidRPr="00981C3B">
        <w:rPr>
          <w:i/>
        </w:rPr>
        <w:t>.</w:t>
      </w:r>
    </w:p>
    <w:p w14:paraId="73A2CAB4" w14:textId="77777777" w:rsidR="000E2DC3" w:rsidRPr="00981C3B" w:rsidRDefault="000E2DC3" w:rsidP="009A4BF1">
      <w:pPr>
        <w:rPr>
          <w:i/>
        </w:rPr>
      </w:pPr>
      <w:r w:rsidRPr="00076C2A">
        <w:sym w:font="Wingdings" w:char="F0E8"/>
      </w:r>
      <w:r w:rsidRPr="00076C2A">
        <w:t xml:space="preserve"> </w:t>
      </w:r>
      <m:oMath>
        <m:r>
          <w:rPr>
            <w:rFonts w:ascii="Cambria Math" w:hAnsi="Cambria Math"/>
          </w:rPr>
          <m:t>s16Integer=s16OldIntegerError</m:t>
        </m:r>
      </m:oMath>
    </w:p>
    <w:p w14:paraId="47474BC8" w14:textId="77777777" w:rsidR="00FA1812" w:rsidRDefault="00FA1812" w:rsidP="00FA1812">
      <w:r>
        <w:t>[COVERS: DES_TF_G_657]</w:t>
      </w:r>
    </w:p>
    <w:p w14:paraId="1533232E" w14:textId="77777777" w:rsidR="0022218C" w:rsidRDefault="0022218C" w:rsidP="009A4BF1"/>
    <w:p w14:paraId="65D96849" w14:textId="77777777" w:rsidR="008E17E7" w:rsidRPr="008E17E7" w:rsidRDefault="008E17E7" w:rsidP="008E17E7">
      <w:pPr>
        <w:pStyle w:val="ListParagraph"/>
        <w:numPr>
          <w:ilvl w:val="0"/>
          <w:numId w:val="37"/>
        </w:numPr>
        <w:rPr>
          <w:i/>
        </w:rPr>
      </w:pPr>
      <w:r w:rsidRPr="008E17E7">
        <w:rPr>
          <w:i/>
        </w:rPr>
        <w:t>Boost regulation in normal situation</w:t>
      </w:r>
    </w:p>
    <w:p w14:paraId="6082AAC9" w14:textId="77777777" w:rsidR="008E17E7" w:rsidRDefault="008E17E7" w:rsidP="009A4BF1"/>
    <w:p w14:paraId="0FDEBAF0" w14:textId="77777777" w:rsidR="00041FB7" w:rsidRDefault="00041FB7" w:rsidP="009A4BF1">
      <w:r>
        <w:t xml:space="preserve">This part will </w:t>
      </w:r>
      <w:r w:rsidR="00AF16D6">
        <w:t xml:space="preserve">only </w:t>
      </w:r>
      <w:r>
        <w:t xml:space="preserve">be executed if none of the deactivation conditions has been </w:t>
      </w:r>
      <w:r w:rsidR="00E86CB1">
        <w:t>set</w:t>
      </w:r>
      <w:r>
        <w:t>.</w:t>
      </w:r>
    </w:p>
    <w:p w14:paraId="6EB63B76" w14:textId="77777777" w:rsidR="00E86CB1" w:rsidRDefault="00E86CB1" w:rsidP="00E86CB1">
      <w:pPr>
        <w:pStyle w:val="RequirementID"/>
      </w:pPr>
      <w:r>
        <w:t>DSG_BFE_</w:t>
      </w:r>
      <w:r w:rsidR="00176BEA">
        <w:t>00167</w:t>
      </w:r>
      <w:r>
        <w:t>:</w:t>
      </w:r>
    </w:p>
    <w:p w14:paraId="6014197F" w14:textId="77777777" w:rsidR="00E86CB1" w:rsidRDefault="00AE77F8" w:rsidP="009A4BF1">
      <w:r>
        <w:t>This part is in charge of computing the integral of the error between the step consign and the battery current computed before.</w:t>
      </w:r>
      <w:r w:rsidR="002648F3">
        <w:t xml:space="preserve"> The high power regulation is like a PI regulator with a variable gain.</w:t>
      </w:r>
    </w:p>
    <w:p w14:paraId="7E23123F" w14:textId="77777777" w:rsidR="002648F3" w:rsidRDefault="002648F3" w:rsidP="009A4BF1"/>
    <w:p w14:paraId="227FF76B" w14:textId="77777777" w:rsidR="002648F3" w:rsidRDefault="002648F3" w:rsidP="009A4BF1">
      <w:r>
        <w:t>The error is the difference between the Step consign and the battery current. Both data have the same resolution, then:</w:t>
      </w:r>
    </w:p>
    <w:p w14:paraId="22439984" w14:textId="77777777" w:rsidR="002648F3" w:rsidRPr="002648F3" w:rsidRDefault="00286ADA" w:rsidP="009A4BF1">
      <m:oMathPara>
        <m:oMathParaPr>
          <m:jc m:val="left"/>
        </m:oMathParaPr>
        <m:oMath>
          <m:sSub>
            <m:sSubPr>
              <m:ctrlPr>
                <w:rPr>
                  <w:rFonts w:ascii="Cambria Math" w:hAnsi="Cambria Math"/>
                  <w:i/>
                </w:rPr>
              </m:ctrlPr>
            </m:sSubPr>
            <m:e>
              <m:r>
                <w:rPr>
                  <w:rFonts w:ascii="Cambria Math" w:hAnsi="Cambria Math"/>
                </w:rPr>
                <m:t>s16CurrentError</m:t>
              </m:r>
            </m:e>
            <m:sub>
              <m:r>
                <w:rPr>
                  <w:rFonts w:ascii="Cambria Math" w:hAnsi="Cambria Math"/>
                </w:rPr>
                <m:t>[1lsb≅10mA]</m:t>
              </m:r>
            </m:sub>
          </m:sSub>
          <m:r>
            <w:rPr>
              <w:rFonts w:ascii="Cambria Math" w:hAnsi="Cambria Math"/>
            </w:rPr>
            <m:t>=</m:t>
          </m:r>
          <m:sSub>
            <m:sSubPr>
              <m:ctrlPr>
                <w:rPr>
                  <w:rFonts w:ascii="Cambria Math" w:hAnsi="Cambria Math"/>
                  <w:i/>
                </w:rPr>
              </m:ctrlPr>
            </m:sSubPr>
            <m:e>
              <m:r>
                <w:rPr>
                  <w:rFonts w:ascii="Cambria Math" w:hAnsi="Cambria Math"/>
                </w:rPr>
                <m:t>s16CurrentConsign</m:t>
              </m:r>
            </m:e>
            <m:sub>
              <m:r>
                <w:rPr>
                  <w:rFonts w:ascii="Cambria Math" w:hAnsi="Cambria Math"/>
                </w:rPr>
                <m:t>[1lsb≅10mA]</m:t>
              </m:r>
            </m:sub>
          </m:sSub>
          <m:r>
            <w:rPr>
              <w:rFonts w:ascii="Cambria Math" w:hAnsi="Cambria Math"/>
            </w:rPr>
            <m:t>-</m:t>
          </m:r>
          <m:sSub>
            <m:sSubPr>
              <m:ctrlPr>
                <w:rPr>
                  <w:rFonts w:ascii="Cambria Math" w:hAnsi="Cambria Math"/>
                  <w:i/>
                </w:rPr>
              </m:ctrlPr>
            </m:sSubPr>
            <m:e>
              <m:r>
                <w:rPr>
                  <w:rFonts w:ascii="Cambria Math" w:hAnsi="Cambria Math"/>
                </w:rPr>
                <m:t xml:space="preserve">s16SupplyCurrent </m:t>
              </m:r>
            </m:e>
            <m:sub>
              <m:r>
                <w:rPr>
                  <w:rFonts w:ascii="Cambria Math" w:hAnsi="Cambria Math"/>
                </w:rPr>
                <m:t>[1lsb≅10mA]</m:t>
              </m:r>
            </m:sub>
          </m:sSub>
        </m:oMath>
      </m:oMathPara>
    </w:p>
    <w:p w14:paraId="16652809" w14:textId="77777777" w:rsidR="002648F3" w:rsidRDefault="002648F3" w:rsidP="009A4BF1"/>
    <w:p w14:paraId="41BD94E5" w14:textId="77777777" w:rsidR="002648F3" w:rsidRDefault="000E4324" w:rsidP="009A4BF1">
      <w:r>
        <w:t>The new integer value is computed as follow:</w:t>
      </w:r>
    </w:p>
    <w:p w14:paraId="2105F4CD" w14:textId="77777777" w:rsidR="000E4324" w:rsidRPr="000E4324" w:rsidRDefault="00286ADA" w:rsidP="009A4BF1">
      <m:oMathPara>
        <m:oMathParaPr>
          <m:jc m:val="left"/>
        </m:oMathParaPr>
        <m:oMath>
          <m:sSub>
            <m:sSubPr>
              <m:ctrlPr>
                <w:rPr>
                  <w:rFonts w:ascii="Cambria Math" w:hAnsi="Cambria Math"/>
                  <w:i/>
                </w:rPr>
              </m:ctrlPr>
            </m:sSubPr>
            <m:e>
              <m:r>
                <w:rPr>
                  <w:rFonts w:ascii="Cambria Math" w:hAnsi="Cambria Math"/>
                </w:rPr>
                <m:t>Integer</m:t>
              </m:r>
            </m:e>
            <m:sub>
              <m:r>
                <w:rPr>
                  <w:rFonts w:ascii="Cambria Math" w:hAnsi="Cambria Math"/>
                </w:rPr>
                <m:t>ε</m:t>
              </m:r>
            </m:sub>
          </m:sSub>
          <m:r>
            <w:rPr>
              <w:rFonts w:ascii="Cambria Math" w:hAnsi="Cambria Math"/>
            </w:rPr>
            <m:t>=</m:t>
          </m:r>
          <m:sSub>
            <m:sSubPr>
              <m:ctrlPr>
                <w:rPr>
                  <w:rFonts w:ascii="Cambria Math" w:hAnsi="Cambria Math"/>
                  <w:i/>
                </w:rPr>
              </m:ctrlPr>
            </m:sSubPr>
            <m:e>
              <m:r>
                <w:rPr>
                  <w:rFonts w:ascii="Cambria Math" w:hAnsi="Cambria Math"/>
                </w:rPr>
                <m:t>OldInteger</m:t>
              </m:r>
            </m:e>
            <m:sub>
              <m:r>
                <w:rPr>
                  <w:rFonts w:ascii="Cambria Math" w:hAnsi="Cambria Math"/>
                </w:rPr>
                <m:t>ε</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×Error</m:t>
          </m:r>
        </m:oMath>
      </m:oMathPara>
    </w:p>
    <w:p w14:paraId="7C8D2D9E" w14:textId="77777777" w:rsidR="000E4324" w:rsidRDefault="000E4324" w:rsidP="009A4BF1"/>
    <w:p w14:paraId="4F1BFBBC" w14:textId="77777777" w:rsidR="000E4324" w:rsidRDefault="000E4324" w:rsidP="009A4BF1">
      <w:r w:rsidRPr="000E4324">
        <w:rPr>
          <w:i/>
        </w:rPr>
        <w:t>OldInteger</w:t>
      </w:r>
      <w:r>
        <w:t xml:space="preserve"> data is stored in </w:t>
      </w:r>
      <w:r w:rsidRPr="00612DBA">
        <w:rPr>
          <w:b/>
        </w:rPr>
        <w:t>s16OldIntegerError</w:t>
      </w:r>
      <w:r>
        <w:t xml:space="preserve"> variable.</w:t>
      </w:r>
    </w:p>
    <w:p w14:paraId="7F954684" w14:textId="77777777" w:rsidR="000E4324" w:rsidRDefault="000E4324" w:rsidP="009A4BF1">
      <w:r w:rsidRPr="000E4324">
        <w:rPr>
          <w:i/>
        </w:rPr>
        <w:t>Error</w:t>
      </w:r>
      <w:r>
        <w:t xml:space="preserve"> data is stored in </w:t>
      </w:r>
      <w:r w:rsidRPr="000E4324">
        <w:rPr>
          <w:b/>
        </w:rPr>
        <w:t>s16CurrentError</w:t>
      </w:r>
      <w:r>
        <w:t xml:space="preserve"> variable.</w:t>
      </w:r>
    </w:p>
    <w:p w14:paraId="1CBF3363" w14:textId="77777777" w:rsidR="000E4324" w:rsidRDefault="00BC7E6F" w:rsidP="009A4BF1">
      <w:r w:rsidRPr="00871105">
        <w:rPr>
          <w:i/>
        </w:rPr>
        <w:t>Ki</w:t>
      </w:r>
      <w:r>
        <w:t xml:space="preserve"> gain </w:t>
      </w:r>
      <w:r w:rsidR="00871105">
        <w:t xml:space="preserve">value depends if the boost stage is activated (Previous integer value over </w:t>
      </w:r>
      <w:r w:rsidR="00871105" w:rsidRPr="00871105">
        <w:rPr>
          <w:b/>
        </w:rPr>
        <w:t>KU16_PWM_MAX_BTN</w:t>
      </w:r>
      <w:r w:rsidR="00871105">
        <w:t>) or not.</w:t>
      </w:r>
    </w:p>
    <w:p w14:paraId="6E231323" w14:textId="77777777" w:rsidR="00871105" w:rsidRDefault="00871105" w:rsidP="009A4BF1"/>
    <w:tbl>
      <w:tblPr>
        <w:tblStyle w:val="TableColumns2"/>
        <w:tblW w:w="0" w:type="auto"/>
        <w:tblLook w:val="04A0" w:firstRow="1" w:lastRow="0" w:firstColumn="1" w:lastColumn="0" w:noHBand="0" w:noVBand="1"/>
      </w:tblPr>
      <w:tblGrid>
        <w:gridCol w:w="4927"/>
        <w:gridCol w:w="4927"/>
      </w:tblGrid>
      <w:tr w:rsidR="00871105" w14:paraId="26AD32A8" w14:textId="77777777" w:rsidTr="008711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7" w:type="dxa"/>
          </w:tcPr>
          <w:p w14:paraId="52A20C11" w14:textId="77777777" w:rsidR="00871105" w:rsidRDefault="00871105" w:rsidP="00871105">
            <w:pPr>
              <w:rPr>
                <w:b/>
              </w:rPr>
            </w:pPr>
            <w:r w:rsidRPr="00871105">
              <w:rPr>
                <w:b/>
              </w:rPr>
              <w:t xml:space="preserve">KU16_PWM_MAX_BTN </w:t>
            </w:r>
            <m:oMath>
              <m:r>
                <m:rPr>
                  <m:sty m:val="bi"/>
                </m:rPr>
                <w:rPr>
                  <w:rFonts w:ascii="Cambria Math" w:hAnsi="Cambria Math"/>
                </w:rPr>
                <m:t>≥</m:t>
              </m:r>
            </m:oMath>
            <w:r>
              <w:rPr>
                <w:b/>
              </w:rPr>
              <w:t xml:space="preserve"> </w:t>
            </w:r>
            <w:r w:rsidRPr="00871105">
              <w:rPr>
                <w:b/>
              </w:rPr>
              <w:t>s16OldIntegerError</w:t>
            </w:r>
          </w:p>
          <w:p w14:paraId="2DB5C6D0" w14:textId="77777777" w:rsidR="00871105" w:rsidRPr="00871105" w:rsidRDefault="00871105" w:rsidP="00871105">
            <w:pPr>
              <w:jc w:val="center"/>
              <w:rPr>
                <w:b/>
              </w:rPr>
            </w:pPr>
            <w:r>
              <w:rPr>
                <w:b/>
              </w:rPr>
              <w:t>Boost stage not activated</w:t>
            </w:r>
          </w:p>
        </w:tc>
        <w:tc>
          <w:tcPr>
            <w:tcW w:w="4927" w:type="dxa"/>
          </w:tcPr>
          <w:p w14:paraId="3198DCD9" w14:textId="77777777" w:rsidR="00871105" w:rsidRDefault="00871105" w:rsidP="00871105">
            <w:pPr>
              <w:cnfStyle w:val="100000000000" w:firstRow="1" w:lastRow="0" w:firstColumn="0" w:lastColumn="0" w:oddVBand="0" w:evenVBand="0" w:oddHBand="0" w:evenHBand="0" w:firstRowFirstColumn="0" w:firstRowLastColumn="0" w:lastRowFirstColumn="0" w:lastRowLastColumn="0"/>
            </w:pPr>
            <w:r>
              <w:t xml:space="preserve">KU16_PWM_MAX_BTN </w:t>
            </w:r>
            <m:oMath>
              <m:r>
                <m:rPr>
                  <m:sty m:val="bi"/>
                </m:rPr>
                <w:rPr>
                  <w:rFonts w:ascii="Cambria Math" w:hAnsi="Cambria Math"/>
                </w:rPr>
                <m:t>&lt;</m:t>
              </m:r>
            </m:oMath>
            <w:r>
              <w:t xml:space="preserve"> s16OldIntegerError</w:t>
            </w:r>
          </w:p>
          <w:p w14:paraId="505D4F04" w14:textId="77777777" w:rsidR="00871105" w:rsidRPr="00871105" w:rsidRDefault="00871105" w:rsidP="00871105">
            <w:pPr>
              <w:jc w:val="center"/>
              <w:cnfStyle w:val="100000000000" w:firstRow="1" w:lastRow="0" w:firstColumn="0" w:lastColumn="0" w:oddVBand="0" w:evenVBand="0" w:oddHBand="0" w:evenHBand="0" w:firstRowFirstColumn="0" w:firstRowLastColumn="0" w:lastRowFirstColumn="0" w:lastRowLastColumn="0"/>
            </w:pPr>
            <w:r>
              <w:t>Boost stage activated</w:t>
            </w:r>
          </w:p>
        </w:tc>
      </w:tr>
      <w:tr w:rsidR="00871105" w14:paraId="117A4486" w14:textId="77777777" w:rsidTr="00871105">
        <w:tc>
          <w:tcPr>
            <w:cnfStyle w:val="001000000000" w:firstRow="0" w:lastRow="0" w:firstColumn="1" w:lastColumn="0" w:oddVBand="0" w:evenVBand="0" w:oddHBand="0" w:evenHBand="0" w:firstRowFirstColumn="0" w:firstRowLastColumn="0" w:lastRowFirstColumn="0" w:lastRowLastColumn="0"/>
            <w:tcW w:w="4927" w:type="dxa"/>
          </w:tcPr>
          <w:p w14:paraId="5D7D2794" w14:textId="77777777" w:rsidR="00871105" w:rsidRDefault="00286ADA" w:rsidP="009A4BF1">
            <m:oMathPara>
              <m:oMath>
                <m:sSub>
                  <m:sSubPr>
                    <m:ctrlPr>
                      <w:rPr>
                        <w:rFonts w:ascii="Cambria Math" w:hAnsi="Cambria Math"/>
                        <w:i/>
                        <w:color w:val="auto"/>
                      </w:rPr>
                    </m:ctrlPr>
                  </m:sSubPr>
                  <m:e>
                    <m:r>
                      <w:rPr>
                        <w:rFonts w:ascii="Cambria Math" w:hAnsi="Cambria Math"/>
                      </w:rPr>
                      <m:t>K</m:t>
                    </m:r>
                  </m:e>
                  <m:sub>
                    <m:r>
                      <w:rPr>
                        <w:rFonts w:ascii="Cambria Math" w:hAnsi="Cambria Math"/>
                      </w:rPr>
                      <m:t>i</m:t>
                    </m:r>
                  </m:sub>
                </m:sSub>
                <m:r>
                  <w:rPr>
                    <w:rFonts w:ascii="Cambria Math" w:hAnsi="Cambria Math"/>
                    <w:color w:val="auto"/>
                  </w:rPr>
                  <m:t>=</m:t>
                </m:r>
                <m:f>
                  <m:fPr>
                    <m:type m:val="lin"/>
                    <m:ctrlPr>
                      <w:rPr>
                        <w:rFonts w:ascii="Cambria Math" w:hAnsi="Cambria Math"/>
                        <w:i/>
                        <w:color w:val="auto"/>
                      </w:rPr>
                    </m:ctrlPr>
                  </m:fPr>
                  <m:num>
                    <m:r>
                      <w:rPr>
                        <w:rFonts w:ascii="Cambria Math" w:hAnsi="Cambria Math"/>
                        <w:color w:val="auto"/>
                      </w:rPr>
                      <m:t>1</m:t>
                    </m:r>
                  </m:num>
                  <m:den>
                    <m:r>
                      <w:rPr>
                        <w:rFonts w:ascii="Cambria Math" w:hAnsi="Cambria Math"/>
                        <w:color w:val="auto"/>
                      </w:rPr>
                      <m:t>8</m:t>
                    </m:r>
                  </m:den>
                </m:f>
              </m:oMath>
            </m:oMathPara>
          </w:p>
        </w:tc>
        <w:tc>
          <w:tcPr>
            <w:tcW w:w="4927" w:type="dxa"/>
          </w:tcPr>
          <w:p w14:paraId="25643CB9" w14:textId="77777777" w:rsidR="00871105" w:rsidRPr="00871105" w:rsidRDefault="00286ADA" w:rsidP="008D121E">
            <w:pPr>
              <w:cnfStyle w:val="000000000000" w:firstRow="0" w:lastRow="0" w:firstColumn="0" w:lastColumn="0" w:oddVBand="0" w:evenVBand="0" w:oddHBand="0" w:evenHBand="0" w:firstRowFirstColumn="0" w:firstRowLastColumn="0" w:lastRowFirstColumn="0" w:lastRowLastColumn="0"/>
              <w:rPr>
                <w:b w:val="0"/>
              </w:rPr>
            </w:pPr>
            <m:oMathPara>
              <m:oMath>
                <m:sSub>
                  <m:sSubPr>
                    <m:ctrlPr>
                      <w:rPr>
                        <w:rFonts w:ascii="Cambria Math" w:hAnsi="Cambria Math"/>
                        <w:b w:val="0"/>
                        <w:bCs w:val="0"/>
                        <w:i/>
                      </w:rPr>
                    </m:ctrlPr>
                  </m:sSubPr>
                  <m:e>
                    <m:r>
                      <m:rPr>
                        <m:sty m:val="bi"/>
                      </m:rPr>
                      <w:rPr>
                        <w:rFonts w:ascii="Cambria Math" w:hAnsi="Cambria Math"/>
                      </w:rPr>
                      <m:t>K</m:t>
                    </m:r>
                  </m:e>
                  <m:sub>
                    <m:r>
                      <m:rPr>
                        <m:sty m:val="bi"/>
                      </m:rPr>
                      <w:rPr>
                        <w:rFonts w:ascii="Cambria Math" w:hAnsi="Cambria Math"/>
                      </w:rPr>
                      <m:t>i</m:t>
                    </m:r>
                  </m:sub>
                </m:sSub>
                <m:r>
                  <m:rPr>
                    <m:sty m:val="bi"/>
                  </m:rPr>
                  <w:rPr>
                    <w:rFonts w:ascii="Cambria Math" w:hAnsi="Cambria Math"/>
                  </w:rPr>
                  <m:t>=</m:t>
                </m:r>
                <m:f>
                  <m:fPr>
                    <m:type m:val="lin"/>
                    <m:ctrlPr>
                      <w:rPr>
                        <w:rFonts w:ascii="Cambria Math" w:hAnsi="Cambria Math"/>
                        <w:b w:val="0"/>
                        <w:bCs w:val="0"/>
                        <w:i/>
                      </w:rPr>
                    </m:ctrlPr>
                  </m:fPr>
                  <m:num>
                    <m:r>
                      <m:rPr>
                        <m:sty m:val="bi"/>
                      </m:rPr>
                      <w:rPr>
                        <w:rFonts w:ascii="Cambria Math" w:hAnsi="Cambria Math"/>
                      </w:rPr>
                      <m:t>1</m:t>
                    </m:r>
                  </m:num>
                  <m:den>
                    <m:r>
                      <m:rPr>
                        <m:sty m:val="bi"/>
                      </m:rPr>
                      <w:rPr>
                        <w:rFonts w:ascii="Cambria Math" w:hAnsi="Cambria Math"/>
                      </w:rPr>
                      <m:t>2</m:t>
                    </m:r>
                  </m:den>
                </m:f>
              </m:oMath>
            </m:oMathPara>
          </w:p>
        </w:tc>
      </w:tr>
      <w:tr w:rsidR="00871105" w14:paraId="1F2F8F0F" w14:textId="77777777" w:rsidTr="00871105">
        <w:tc>
          <w:tcPr>
            <w:cnfStyle w:val="001000000000" w:firstRow="0" w:lastRow="0" w:firstColumn="1" w:lastColumn="0" w:oddVBand="0" w:evenVBand="0" w:oddHBand="0" w:evenHBand="0" w:firstRowFirstColumn="0" w:firstRowLastColumn="0" w:lastRowFirstColumn="0" w:lastRowLastColumn="0"/>
            <w:tcW w:w="4927" w:type="dxa"/>
          </w:tcPr>
          <w:p w14:paraId="1AA38ED1" w14:textId="77777777" w:rsidR="00871105" w:rsidRPr="008D121E" w:rsidRDefault="008D121E" w:rsidP="008D121E">
            <m:oMathPara>
              <m:oMathParaPr>
                <m:jc m:val="left"/>
              </m:oMathParaPr>
              <m:oMath>
                <m:r>
                  <w:rPr>
                    <w:rFonts w:ascii="Cambria Math" w:hAnsi="Cambria Math"/>
                  </w:rPr>
                  <m:t>s16Integer=s16OldIntegerError+</m:t>
                </m:r>
                <m:f>
                  <m:fPr>
                    <m:ctrlPr>
                      <w:rPr>
                        <w:rFonts w:ascii="Cambria Math" w:hAnsi="Cambria Math"/>
                        <w:i/>
                      </w:rPr>
                    </m:ctrlPr>
                  </m:fPr>
                  <m:num>
                    <m:r>
                      <w:rPr>
                        <w:rFonts w:ascii="Cambria Math" w:hAnsi="Cambria Math"/>
                      </w:rPr>
                      <m:t>s16CurrentError</m:t>
                    </m:r>
                  </m:num>
                  <m:den>
                    <m:r>
                      <w:rPr>
                        <w:rFonts w:ascii="Cambria Math" w:hAnsi="Cambria Math"/>
                      </w:rPr>
                      <m:t>KS16_GAIN_INTEGER_STANDARD</m:t>
                    </m:r>
                  </m:den>
                </m:f>
              </m:oMath>
            </m:oMathPara>
          </w:p>
        </w:tc>
        <w:tc>
          <w:tcPr>
            <w:tcW w:w="4927" w:type="dxa"/>
          </w:tcPr>
          <w:p w14:paraId="0FAA9C01" w14:textId="77777777" w:rsidR="00871105" w:rsidRPr="00F911C1" w:rsidRDefault="008D121E" w:rsidP="009A4BF1">
            <w:pPr>
              <w:cnfStyle w:val="000000000000" w:firstRow="0" w:lastRow="0" w:firstColumn="0" w:lastColumn="0" w:oddVBand="0" w:evenVBand="0" w:oddHBand="0" w:evenHBand="0" w:firstRowFirstColumn="0" w:firstRowLastColumn="0" w:lastRowFirstColumn="0" w:lastRowLastColumn="0"/>
              <w:rPr>
                <w:b w:val="0"/>
              </w:rPr>
            </w:pPr>
            <m:oMathPara>
              <m:oMathParaPr>
                <m:jc m:val="left"/>
              </m:oMathParaPr>
              <m:oMath>
                <m:r>
                  <m:rPr>
                    <m:sty m:val="bi"/>
                  </m:rPr>
                  <w:rPr>
                    <w:rFonts w:ascii="Cambria Math" w:hAnsi="Cambria Math"/>
                  </w:rPr>
                  <m:t>s</m:t>
                </m:r>
                <m:r>
                  <m:rPr>
                    <m:sty m:val="bi"/>
                  </m:rPr>
                  <w:rPr>
                    <w:rFonts w:ascii="Cambria Math" w:hAnsi="Cambria Math"/>
                  </w:rPr>
                  <m:t>16</m:t>
                </m:r>
                <m:r>
                  <m:rPr>
                    <m:sty m:val="bi"/>
                  </m:rPr>
                  <w:rPr>
                    <w:rFonts w:ascii="Cambria Math" w:hAnsi="Cambria Math"/>
                  </w:rPr>
                  <m:t>Integer=s</m:t>
                </m:r>
                <m:r>
                  <m:rPr>
                    <m:sty m:val="bi"/>
                  </m:rPr>
                  <w:rPr>
                    <w:rFonts w:ascii="Cambria Math" w:hAnsi="Cambria Math"/>
                  </w:rPr>
                  <m:t>16</m:t>
                </m:r>
                <m:r>
                  <m:rPr>
                    <m:sty m:val="bi"/>
                  </m:rPr>
                  <w:rPr>
                    <w:rFonts w:ascii="Cambria Math" w:hAnsi="Cambria Math"/>
                  </w:rPr>
                  <m:t>OldIntegerError+</m:t>
                </m:r>
                <m:f>
                  <m:fPr>
                    <m:ctrlPr>
                      <w:rPr>
                        <w:rFonts w:ascii="Cambria Math" w:hAnsi="Cambria Math"/>
                        <w:b w:val="0"/>
                        <w:bCs w:val="0"/>
                        <w:i/>
                        <w:color w:val="000000"/>
                      </w:rPr>
                    </m:ctrlPr>
                  </m:fPr>
                  <m:num>
                    <m:r>
                      <m:rPr>
                        <m:sty m:val="bi"/>
                      </m:rPr>
                      <w:rPr>
                        <w:rFonts w:ascii="Cambria Math" w:hAnsi="Cambria Math"/>
                      </w:rPr>
                      <m:t>s</m:t>
                    </m:r>
                    <m:r>
                      <m:rPr>
                        <m:sty m:val="bi"/>
                      </m:rPr>
                      <w:rPr>
                        <w:rFonts w:ascii="Cambria Math" w:hAnsi="Cambria Math"/>
                      </w:rPr>
                      <m:t>16CurrentError</m:t>
                    </m:r>
                  </m:num>
                  <m:den>
                    <m:r>
                      <m:rPr>
                        <m:sty m:val="bi"/>
                      </m:rPr>
                      <w:rPr>
                        <w:rFonts w:ascii="Cambria Math" w:hAnsi="Cambria Math"/>
                      </w:rPr>
                      <m:t>KS</m:t>
                    </m:r>
                    <m:r>
                      <m:rPr>
                        <m:sty m:val="bi"/>
                      </m:rPr>
                      <w:rPr>
                        <w:rFonts w:ascii="Cambria Math" w:hAnsi="Cambria Math"/>
                      </w:rPr>
                      <m:t>16_GAIN_INTEGER_BOOST</m:t>
                    </m:r>
                  </m:den>
                </m:f>
              </m:oMath>
            </m:oMathPara>
          </w:p>
        </w:tc>
      </w:tr>
    </w:tbl>
    <w:p w14:paraId="7E8FEADE" w14:textId="77777777" w:rsidR="002648F3" w:rsidRDefault="002648F3" w:rsidP="009A4BF1"/>
    <w:p w14:paraId="72323E3B" w14:textId="77777777" w:rsidR="008D121E" w:rsidRPr="00B7625F" w:rsidRDefault="00E86CB1" w:rsidP="009A4BF1">
      <w:pPr>
        <w:rPr>
          <w:lang w:val="fr-FR"/>
        </w:rPr>
      </w:pPr>
      <w:r w:rsidRPr="00B7625F">
        <w:rPr>
          <w:lang w:val="fr-FR"/>
        </w:rPr>
        <w:t>[COVERS: DES_TF_G_623, DES_TF_G_624]</w:t>
      </w:r>
    </w:p>
    <w:p w14:paraId="0C8A59BE" w14:textId="77777777" w:rsidR="008D121E" w:rsidRPr="00B7625F" w:rsidRDefault="008D121E" w:rsidP="009A4BF1">
      <w:pPr>
        <w:rPr>
          <w:lang w:val="fr-FR"/>
        </w:rPr>
      </w:pPr>
    </w:p>
    <w:p w14:paraId="32A18EB0" w14:textId="77777777" w:rsidR="008E17E7" w:rsidRPr="008E17E7" w:rsidRDefault="008E17E7" w:rsidP="008E17E7">
      <w:pPr>
        <w:pStyle w:val="ListParagraph"/>
        <w:numPr>
          <w:ilvl w:val="0"/>
          <w:numId w:val="37"/>
        </w:numPr>
        <w:rPr>
          <w:i/>
        </w:rPr>
      </w:pPr>
      <w:bookmarkStart w:id="276" w:name="_Ref362333048"/>
      <w:r w:rsidRPr="008E17E7">
        <w:rPr>
          <w:i/>
        </w:rPr>
        <w:t>Limitation of the integral error</w:t>
      </w:r>
      <w:bookmarkEnd w:id="276"/>
    </w:p>
    <w:p w14:paraId="7AEBC668" w14:textId="77777777" w:rsidR="008E17E7" w:rsidRDefault="008E17E7" w:rsidP="009A4BF1"/>
    <w:p w14:paraId="42278721" w14:textId="77777777" w:rsidR="00EE410C" w:rsidRDefault="00EE410C" w:rsidP="00EE410C">
      <w:pPr>
        <w:pStyle w:val="RequirementID"/>
      </w:pPr>
      <w:r>
        <w:t>DSG_BFE_</w:t>
      </w:r>
      <w:r w:rsidR="00176BEA">
        <w:t>00168</w:t>
      </w:r>
      <w:r>
        <w:t>:</w:t>
      </w:r>
    </w:p>
    <w:p w14:paraId="0177E6DE" w14:textId="77777777" w:rsidR="00EE410C" w:rsidRDefault="00981C3B" w:rsidP="009A4BF1">
      <w:r>
        <w:t>Since the integer of the error is directly used to compute the power orders applied on the boost stage and on the Half bridge stage, this key data shall always be saturated between [0 ; Integer Maximum value]</w:t>
      </w:r>
    </w:p>
    <w:p w14:paraId="6FE07902" w14:textId="77777777" w:rsidR="008C778A" w:rsidRDefault="008C778A" w:rsidP="009A4BF1"/>
    <w:p w14:paraId="118F41EF" w14:textId="77777777" w:rsidR="00AF16D6" w:rsidRDefault="00AF16D6" w:rsidP="009A4BF1">
      <w:r>
        <w:t>In terms of software variables:</w:t>
      </w:r>
    </w:p>
    <w:p w14:paraId="3FE124BF" w14:textId="77777777" w:rsidR="00981C3B" w:rsidRDefault="00981C3B" w:rsidP="009A4BF1">
      <w:r>
        <w:t xml:space="preserve">If </w:t>
      </w:r>
      <m:oMath>
        <m:r>
          <w:rPr>
            <w:rFonts w:ascii="Cambria Math" w:hAnsi="Cambria Math"/>
          </w:rPr>
          <m:t>s16Integer &gt;s16IntegerMax</m:t>
        </m:r>
      </m:oMath>
      <w:r w:rsidR="008C778A">
        <w:t xml:space="preserve">, </w:t>
      </w:r>
      <w:r w:rsidR="008C778A">
        <w:tab/>
        <w:t xml:space="preserve">then </w:t>
      </w:r>
      <w:r w:rsidR="008C778A">
        <w:tab/>
      </w:r>
      <m:oMath>
        <m:r>
          <w:rPr>
            <w:rFonts w:ascii="Cambria Math" w:hAnsi="Cambria Math"/>
          </w:rPr>
          <m:t>s16IntegerErrorLimited=s16IntegerMax</m:t>
        </m:r>
      </m:oMath>
    </w:p>
    <w:p w14:paraId="3B4B92B2" w14:textId="77777777" w:rsidR="008C778A" w:rsidRDefault="008C778A" w:rsidP="008C778A">
      <w:r>
        <w:t xml:space="preserve">If </w:t>
      </w:r>
      <m:oMath>
        <m:r>
          <w:rPr>
            <w:rFonts w:ascii="Cambria Math" w:hAnsi="Cambria Math"/>
          </w:rPr>
          <m:t>s16Integer &lt;0</m:t>
        </m:r>
      </m:oMath>
      <w:r>
        <w:t xml:space="preserve">, </w:t>
      </w:r>
      <w:r>
        <w:tab/>
      </w:r>
      <w:r>
        <w:tab/>
      </w:r>
      <w:r>
        <w:tab/>
        <w:t xml:space="preserve">then </w:t>
      </w:r>
      <w:r>
        <w:tab/>
      </w:r>
      <m:oMath>
        <m:r>
          <w:rPr>
            <w:rFonts w:ascii="Cambria Math" w:hAnsi="Cambria Math"/>
          </w:rPr>
          <m:t>s16IntegerErrorLimited=0</m:t>
        </m:r>
      </m:oMath>
    </w:p>
    <w:p w14:paraId="5D47924D" w14:textId="77777777" w:rsidR="008C778A" w:rsidRDefault="008C778A" w:rsidP="008C778A">
      <w:r>
        <w:t xml:space="preserve">In all other cases: </w:t>
      </w:r>
      <w:r>
        <w:tab/>
      </w:r>
      <w:r>
        <w:tab/>
      </w:r>
      <w:r>
        <w:tab/>
      </w:r>
      <w:r>
        <w:tab/>
      </w:r>
      <m:oMath>
        <m:r>
          <w:rPr>
            <w:rFonts w:ascii="Cambria Math" w:hAnsi="Cambria Math"/>
          </w:rPr>
          <m:t>s16IntegerErrorLimited=s16Integer</m:t>
        </m:r>
      </m:oMath>
    </w:p>
    <w:p w14:paraId="1DC4736F" w14:textId="77777777" w:rsidR="00981C3B" w:rsidRDefault="00981C3B" w:rsidP="009A4BF1"/>
    <w:p w14:paraId="148D2C8A" w14:textId="77777777" w:rsidR="00EE410C" w:rsidRPr="00B7625F" w:rsidRDefault="00EE410C" w:rsidP="00EE410C">
      <w:pPr>
        <w:rPr>
          <w:lang w:val="fr-FR"/>
        </w:rPr>
      </w:pPr>
      <w:r w:rsidRPr="00B7625F">
        <w:rPr>
          <w:lang w:val="fr-FR"/>
        </w:rPr>
        <w:t>[COVERS: DES_TF_G_626, DES_TF_G_627]</w:t>
      </w:r>
    </w:p>
    <w:p w14:paraId="06F25AFD" w14:textId="77777777" w:rsidR="00EE410C" w:rsidRPr="00B7625F" w:rsidRDefault="00EE410C" w:rsidP="009A4BF1">
      <w:pPr>
        <w:rPr>
          <w:lang w:val="fr-FR"/>
        </w:rPr>
      </w:pPr>
    </w:p>
    <w:p w14:paraId="1A995FDF" w14:textId="77777777" w:rsidR="000E2DC3" w:rsidRDefault="000E2DC3" w:rsidP="009A4BF1">
      <w:r>
        <w:t xml:space="preserve">When the limited integer value has been computed, the static data containing the integer of the error (and that will be used at the next high power function call) shall be updated with this new value (i.e. </w:t>
      </w:r>
      <w:r w:rsidRPr="00612DBA">
        <w:rPr>
          <w:b/>
        </w:rPr>
        <w:t>s16OldIntegerError</w:t>
      </w:r>
      <w:r>
        <w:t>):</w:t>
      </w:r>
    </w:p>
    <w:p w14:paraId="08FFBE30" w14:textId="77777777" w:rsidR="000E2DC3" w:rsidRDefault="000E2DC3" w:rsidP="009A4BF1"/>
    <w:p w14:paraId="562FF88D" w14:textId="77777777" w:rsidR="000E2DC3" w:rsidRPr="000E2DC3" w:rsidRDefault="000E2DC3" w:rsidP="009A4BF1">
      <w:r>
        <w:sym w:font="Wingdings" w:char="F0E8"/>
      </w:r>
      <w:r>
        <w:t xml:space="preserve"> </w:t>
      </w:r>
      <m:oMath>
        <m:r>
          <w:rPr>
            <w:rFonts w:ascii="Cambria Math" w:hAnsi="Cambria Math"/>
          </w:rPr>
          <m:t>s16OldIntegerError= s16IntegerErrorLimited</m:t>
        </m:r>
      </m:oMath>
    </w:p>
    <w:p w14:paraId="095F0D25" w14:textId="77777777" w:rsidR="000E2DC3" w:rsidRPr="000E2DC3" w:rsidRDefault="000E2DC3" w:rsidP="009A4BF1"/>
    <w:p w14:paraId="1E8808B4" w14:textId="77777777" w:rsidR="008004AC" w:rsidRDefault="008004AC" w:rsidP="008004AC">
      <w:pPr>
        <w:pStyle w:val="Heading4"/>
      </w:pPr>
      <w:bookmarkStart w:id="277" w:name="_Toc396742543"/>
      <w:r>
        <w:t>Boost stage command and Power stage command elaboration</w:t>
      </w:r>
      <w:bookmarkEnd w:id="277"/>
    </w:p>
    <w:p w14:paraId="63C2A712" w14:textId="77777777" w:rsidR="00473B33" w:rsidRDefault="00473B33" w:rsidP="00473B33">
      <w:pPr>
        <w:pStyle w:val="RequirementID"/>
      </w:pPr>
      <w:r>
        <w:t>DSG_BFE_</w:t>
      </w:r>
      <w:r w:rsidR="00176BEA">
        <w:t>00169</w:t>
      </w:r>
      <w:r>
        <w:t>:</w:t>
      </w:r>
    </w:p>
    <w:p w14:paraId="3D905AE5" w14:textId="77777777" w:rsidR="008004AC" w:rsidRDefault="00CE2D2A" w:rsidP="009A4BF1">
      <w:r>
        <w:t xml:space="preserve">The computation of the both power order is based on the Integral of the error after limitation: </w:t>
      </w:r>
      <w:r w:rsidRPr="00CE2D2A">
        <w:rPr>
          <w:b/>
        </w:rPr>
        <w:t>s16IntegerErrorLimited</w:t>
      </w:r>
      <w:r w:rsidR="00A83248">
        <w:t>.</w:t>
      </w:r>
    </w:p>
    <w:p w14:paraId="65FBD89C" w14:textId="77777777" w:rsidR="00A83248" w:rsidRDefault="00A83248" w:rsidP="009A4BF1">
      <w:r>
        <w:lastRenderedPageBreak/>
        <w:t xml:space="preserve">If the Integer is lower than </w:t>
      </w:r>
      <w:r w:rsidRPr="00891219">
        <w:rPr>
          <w:b/>
        </w:rPr>
        <w:t>KU16_PWM_MAX_BTN</w:t>
      </w:r>
      <w:r>
        <w:t xml:space="preserve">: The power order of the boost stage shall be fixed to 0 and the power order </w:t>
      </w:r>
      <w:r w:rsidR="00891219">
        <w:t xml:space="preserve">on the power stage shall be fixed to </w:t>
      </w:r>
      <w:r w:rsidR="00891219" w:rsidRPr="00CE2D2A">
        <w:rPr>
          <w:b/>
        </w:rPr>
        <w:t>s16IntegerErrorLimited</w:t>
      </w:r>
      <w:r w:rsidR="00891219">
        <w:t>.</w:t>
      </w:r>
    </w:p>
    <w:p w14:paraId="09B1B536" w14:textId="77777777" w:rsidR="00891219" w:rsidRDefault="00891219" w:rsidP="00473B33">
      <w:r>
        <w:t xml:space="preserve">Else (Integer over the </w:t>
      </w:r>
      <w:r w:rsidRPr="00891219">
        <w:rPr>
          <w:b/>
        </w:rPr>
        <w:t>KU16_PWM_MAX_BTN</w:t>
      </w:r>
      <w:r w:rsidRPr="00891219">
        <w:t>)</w:t>
      </w:r>
      <w:r>
        <w:t xml:space="preserve">: the power order on the power stage shall be fixed to </w:t>
      </w:r>
      <w:r w:rsidRPr="00891219">
        <w:rPr>
          <w:b/>
        </w:rPr>
        <w:t>KU16_PWM_MAX_BTN</w:t>
      </w:r>
      <w:r w:rsidRPr="00891219">
        <w:t xml:space="preserve"> and </w:t>
      </w:r>
      <w:r>
        <w:t>the power order on the boost stage shall be calculated with the following formula:</w:t>
      </w:r>
    </w:p>
    <w:p w14:paraId="0181989C" w14:textId="77777777" w:rsidR="00891219" w:rsidRPr="00891219" w:rsidRDefault="00891219" w:rsidP="00473B33">
      <m:oMathPara>
        <m:oMathParaPr>
          <m:jc m:val="left"/>
        </m:oMathParaPr>
        <m:oMath>
          <m:r>
            <w:rPr>
              <w:rFonts w:ascii="Cambria Math" w:hAnsi="Cambria Math"/>
            </w:rPr>
            <m:t>BoostPowerOrder=</m:t>
          </m:r>
          <m:r>
            <m:rPr>
              <m:sty m:val="b"/>
            </m:rPr>
            <w:rPr>
              <w:rFonts w:ascii="Cambria Math" w:hAnsi="Cambria Math"/>
            </w:rPr>
            <m:t>KU16_PWM_MAX_BOOST-</m:t>
          </m:r>
          <m:f>
            <m:fPr>
              <m:ctrlPr>
                <w:rPr>
                  <w:rFonts w:ascii="Cambria Math" w:hAnsi="Cambria Math"/>
                  <w:b/>
                </w:rPr>
              </m:ctrlPr>
            </m:fPr>
            <m:num>
              <m:r>
                <m:rPr>
                  <m:sty m:val="b"/>
                </m:rPr>
                <w:rPr>
                  <w:rFonts w:ascii="Cambria Math" w:hAnsi="Cambria Math"/>
                </w:rPr>
                <m:t>KU16_PWM_MAX_BOOST×KU16_PWM_MAX_BTN</m:t>
              </m:r>
            </m:num>
            <m:den>
              <m:r>
                <w:rPr>
                  <w:rFonts w:ascii="Cambria Math" w:hAnsi="Cambria Math"/>
                </w:rPr>
                <m:t>s16IntegerErrorLimited</m:t>
              </m:r>
            </m:den>
          </m:f>
        </m:oMath>
      </m:oMathPara>
    </w:p>
    <w:p w14:paraId="63C850CB" w14:textId="77777777" w:rsidR="00473B33" w:rsidRPr="00B7625F" w:rsidRDefault="00473B33" w:rsidP="00473B33">
      <w:pPr>
        <w:rPr>
          <w:lang w:val="fr-FR"/>
        </w:rPr>
      </w:pPr>
      <w:r w:rsidRPr="00B7625F">
        <w:rPr>
          <w:lang w:val="fr-FR"/>
        </w:rPr>
        <w:t>[COVERS: DES_TF_G_</w:t>
      </w:r>
      <w:r w:rsidR="00CE2D2A" w:rsidRPr="00B7625F">
        <w:rPr>
          <w:lang w:val="fr-FR"/>
        </w:rPr>
        <w:t>530, DES_TF_G_531</w:t>
      </w:r>
      <w:r w:rsidRPr="00B7625F">
        <w:rPr>
          <w:lang w:val="fr-FR"/>
        </w:rPr>
        <w:t>]</w:t>
      </w:r>
    </w:p>
    <w:p w14:paraId="16D05776" w14:textId="77777777" w:rsidR="00473B33" w:rsidRPr="00B7625F" w:rsidRDefault="00473B33" w:rsidP="009A4BF1">
      <w:pPr>
        <w:rPr>
          <w:lang w:val="fr-FR"/>
        </w:rPr>
      </w:pPr>
    </w:p>
    <w:p w14:paraId="51B81565" w14:textId="77777777" w:rsidR="007A492E" w:rsidRPr="00B7625F" w:rsidRDefault="007A492E" w:rsidP="009A4BF1">
      <w:pPr>
        <w:rPr>
          <w:lang w:val="fr-FR"/>
        </w:rPr>
      </w:pPr>
    </w:p>
    <w:p w14:paraId="1E19A121" w14:textId="77777777" w:rsidR="009A4BF1" w:rsidRPr="00B7625F" w:rsidRDefault="009A4BF1" w:rsidP="009A4BF1">
      <w:pPr>
        <w:rPr>
          <w:b/>
          <w:u w:val="single"/>
          <w:lang w:val="fr-FR"/>
        </w:rPr>
      </w:pPr>
      <w:r w:rsidRPr="00B7625F">
        <w:rPr>
          <w:lang w:val="fr-FR"/>
        </w:rPr>
        <w:br w:type="page"/>
      </w:r>
    </w:p>
    <w:p w14:paraId="584735DF" w14:textId="77777777" w:rsidR="003427A0" w:rsidRDefault="00373663" w:rsidP="00736828">
      <w:pPr>
        <w:pStyle w:val="Heading3"/>
      </w:pPr>
      <w:bookmarkStart w:id="278" w:name="_Toc396742544"/>
      <w:r>
        <w:lastRenderedPageBreak/>
        <w:t>Critical</w:t>
      </w:r>
      <w:bookmarkEnd w:id="268"/>
      <w:bookmarkEnd w:id="269"/>
      <w:r>
        <w:t xml:space="preserve"> sections to protect data or avoid re-entrant access</w:t>
      </w:r>
      <w:bookmarkEnd w:id="278"/>
    </w:p>
    <w:p w14:paraId="3EEA7F68" w14:textId="77777777" w:rsidR="008C2720" w:rsidRDefault="00373663" w:rsidP="00736828">
      <w:r>
        <w:t>The aim of the following macro-functions is to protect some critical data or some function calls in order to avoid motor power order corruption due to real time issues.</w:t>
      </w:r>
    </w:p>
    <w:p w14:paraId="452698FD" w14:textId="77777777" w:rsidR="00373663" w:rsidRDefault="00373663" w:rsidP="00736828">
      <w:r>
        <w:t>The final implementation of these function or macro is under the responsibility of the final project according to the technical possibilities given by operating system</w:t>
      </w:r>
      <w:r w:rsidR="00F021FA">
        <w:t xml:space="preserve"> and/or scheduler.</w:t>
      </w:r>
    </w:p>
    <w:p w14:paraId="74C80470" w14:textId="77777777" w:rsidR="00236151" w:rsidRPr="00736828" w:rsidRDefault="00236151" w:rsidP="00736828"/>
    <w:p w14:paraId="385F376C" w14:textId="77777777" w:rsidR="00736828" w:rsidRDefault="00460F8C" w:rsidP="00736828">
      <w:pPr>
        <w:pStyle w:val="Heading4"/>
      </w:pPr>
      <w:bookmarkStart w:id="279" w:name="_Toc396742545"/>
      <w:r>
        <w:t>M_START_PROTECT_STEP_INIT_DATA</w:t>
      </w:r>
      <w:bookmarkEnd w:id="279"/>
    </w:p>
    <w:p w14:paraId="37DDF217" w14:textId="77777777" w:rsidR="00736828" w:rsidRDefault="00736828" w:rsidP="00736828">
      <w:pPr>
        <w:pStyle w:val="ListParagraph"/>
        <w:numPr>
          <w:ilvl w:val="0"/>
          <w:numId w:val="23"/>
        </w:numPr>
        <w:spacing w:before="40" w:after="40"/>
        <w:rPr>
          <w:b/>
        </w:rPr>
      </w:pPr>
      <w:r w:rsidRPr="00B347F8">
        <w:rPr>
          <w:b/>
        </w:rPr>
        <w:t>Its finality</w:t>
      </w:r>
      <w:r w:rsidR="00871F8F">
        <w:rPr>
          <w:b/>
        </w:rPr>
        <w:t>:</w:t>
      </w:r>
    </w:p>
    <w:p w14:paraId="589D3D9C" w14:textId="77777777" w:rsidR="00860B4F" w:rsidRPr="00860B4F" w:rsidRDefault="00D80BC0" w:rsidP="00860B4F">
      <w:pPr>
        <w:pStyle w:val="ListParagraph"/>
        <w:spacing w:before="40" w:after="40"/>
        <w:ind w:left="780"/>
      </w:pPr>
      <w:r>
        <w:t xml:space="preserve">The aim of this function is to start the critical section that has to protect the data written by </w:t>
      </w:r>
      <w:r>
        <w:fldChar w:fldCharType="begin"/>
      </w:r>
      <w:r>
        <w:instrText xml:space="preserve"> REF _Ref359490423 \h </w:instrText>
      </w:r>
      <w:r>
        <w:fldChar w:fldCharType="separate"/>
      </w:r>
      <w:r w:rsidR="00834BB3">
        <w:t xml:space="preserve">Function </w:t>
      </w:r>
      <w:r w:rsidR="00834BB3">
        <w:rPr>
          <w:i/>
        </w:rPr>
        <w:t>BFE_runScheduleStep</w:t>
      </w:r>
      <w:r>
        <w:fldChar w:fldCharType="end"/>
      </w:r>
      <w:r>
        <w:t xml:space="preserve"> and exchanged with</w:t>
      </w:r>
      <w:r w:rsidR="00871F8F">
        <w:t>:</w:t>
      </w:r>
      <w:r>
        <w:t xml:space="preserve"> </w:t>
      </w:r>
      <w:r>
        <w:fldChar w:fldCharType="begin"/>
      </w:r>
      <w:r>
        <w:instrText xml:space="preserve"> REF _Ref360780936 \h </w:instrText>
      </w:r>
      <w:r>
        <w:fldChar w:fldCharType="separate"/>
      </w:r>
      <w:r w:rsidR="00834BB3">
        <w:t xml:space="preserve">Function </w:t>
      </w:r>
      <w:r w:rsidR="00834BB3">
        <w:rPr>
          <w:i/>
        </w:rPr>
        <w:t>BFE_runExecuteSteps</w:t>
      </w:r>
      <w:r>
        <w:fldChar w:fldCharType="end"/>
      </w:r>
      <w:r>
        <w:t xml:space="preserve"> and </w:t>
      </w:r>
      <w:r>
        <w:fldChar w:fldCharType="begin"/>
      </w:r>
      <w:r>
        <w:instrText xml:space="preserve"> REF _Ref360780945 \h </w:instrText>
      </w:r>
      <w:r>
        <w:fldChar w:fldCharType="separate"/>
      </w:r>
      <w:r w:rsidR="00834BB3">
        <w:t xml:space="preserve">Function </w:t>
      </w:r>
      <w:r w:rsidR="00834BB3">
        <w:rPr>
          <w:i/>
        </w:rPr>
        <w:t>BFE_runExecuteHighPowerStep</w:t>
      </w:r>
      <w:r>
        <w:fldChar w:fldCharType="end"/>
      </w:r>
      <w:r w:rsidR="00A60949">
        <w:t xml:space="preserve">. </w:t>
      </w:r>
    </w:p>
    <w:p w14:paraId="23518109" w14:textId="77777777" w:rsidR="00736828" w:rsidRDefault="00736828" w:rsidP="00736828">
      <w:pPr>
        <w:pStyle w:val="ListParagraph"/>
        <w:numPr>
          <w:ilvl w:val="0"/>
          <w:numId w:val="23"/>
        </w:numPr>
        <w:spacing w:before="40" w:after="40"/>
        <w:rPr>
          <w:b/>
        </w:rPr>
      </w:pPr>
      <w:r w:rsidRPr="00B347F8">
        <w:rPr>
          <w:b/>
        </w:rPr>
        <w:t>Exported functions used</w:t>
      </w:r>
      <w:r w:rsidR="00871F8F">
        <w:rPr>
          <w:b/>
        </w:rPr>
        <w:t>:</w:t>
      </w:r>
    </w:p>
    <w:p w14:paraId="08CFF750" w14:textId="77777777" w:rsidR="00542256" w:rsidRPr="00542256" w:rsidRDefault="00542256" w:rsidP="00542256">
      <w:pPr>
        <w:pStyle w:val="ListParagraph"/>
        <w:spacing w:before="40" w:after="40"/>
        <w:ind w:left="780"/>
      </w:pPr>
      <w:r>
        <w:t>None.</w:t>
      </w:r>
    </w:p>
    <w:p w14:paraId="2D4F5EA7" w14:textId="77777777" w:rsidR="00736828" w:rsidRDefault="00736828" w:rsidP="00736828">
      <w:pPr>
        <w:pStyle w:val="ListParagraph"/>
        <w:numPr>
          <w:ilvl w:val="0"/>
          <w:numId w:val="23"/>
        </w:numPr>
        <w:spacing w:before="40" w:after="40"/>
        <w:rPr>
          <w:b/>
        </w:rPr>
      </w:pPr>
      <w:r w:rsidRPr="00B347F8">
        <w:rPr>
          <w:b/>
        </w:rPr>
        <w:t>Exported variables used</w:t>
      </w:r>
      <w:r w:rsidR="00871F8F">
        <w:rPr>
          <w:b/>
        </w:rPr>
        <w:t>:</w:t>
      </w:r>
    </w:p>
    <w:p w14:paraId="58EEF50C" w14:textId="77777777" w:rsidR="00542256" w:rsidRPr="00542256" w:rsidRDefault="00542256" w:rsidP="00542256">
      <w:pPr>
        <w:pStyle w:val="ListParagraph"/>
        <w:spacing w:before="40" w:after="40"/>
        <w:ind w:left="780"/>
      </w:pPr>
      <w:r>
        <w:t>None.</w:t>
      </w:r>
    </w:p>
    <w:p w14:paraId="623BB908" w14:textId="77777777" w:rsidR="00736828" w:rsidRDefault="00736828" w:rsidP="00736828">
      <w:pPr>
        <w:pStyle w:val="ListParagraph"/>
        <w:numPr>
          <w:ilvl w:val="0"/>
          <w:numId w:val="23"/>
        </w:numPr>
        <w:spacing w:before="40" w:after="40"/>
        <w:rPr>
          <w:b/>
        </w:rPr>
      </w:pPr>
      <w:r w:rsidRPr="00B347F8">
        <w:rPr>
          <w:b/>
        </w:rPr>
        <w:t>Object</w:t>
      </w:r>
      <w:r w:rsidR="00871F8F">
        <w:rPr>
          <w:b/>
        </w:rPr>
        <w:t>:</w:t>
      </w:r>
    </w:p>
    <w:p w14:paraId="2836426C" w14:textId="77777777" w:rsidR="003C440F" w:rsidRDefault="00D80BC0" w:rsidP="003C440F">
      <w:pPr>
        <w:pStyle w:val="ListParagraph"/>
        <w:spacing w:before="40" w:after="40"/>
        <w:ind w:left="780"/>
      </w:pPr>
      <w:r>
        <w:t>The goal is to protect the step order type / the first value of the step / the step duration / the slope value when these 4 data are refreshed</w:t>
      </w:r>
      <w:r w:rsidR="003C440F">
        <w:t>.</w:t>
      </w:r>
    </w:p>
    <w:p w14:paraId="449EECE5" w14:textId="77777777" w:rsidR="00D80BC0" w:rsidRDefault="00D80BC0" w:rsidP="003C440F">
      <w:pPr>
        <w:pStyle w:val="ListParagraph"/>
        <w:spacing w:before="40" w:after="40"/>
        <w:ind w:left="780"/>
      </w:pPr>
      <w:r>
        <w:t>There is a risk that the Interrupt in charge of High Power regulation function call could be triggered during these data update and then this regulation could perform his job with an incoherent data set.</w:t>
      </w:r>
    </w:p>
    <w:p w14:paraId="1FF2E7DB" w14:textId="77777777" w:rsidR="00E9387B" w:rsidRDefault="00E9387B" w:rsidP="003C440F">
      <w:pPr>
        <w:pStyle w:val="ListParagraph"/>
        <w:spacing w:before="40" w:after="40"/>
        <w:ind w:left="780"/>
      </w:pPr>
    </w:p>
    <w:p w14:paraId="44B58E28" w14:textId="77777777" w:rsidR="00E9387B" w:rsidRPr="003C440F" w:rsidRDefault="00E9387B" w:rsidP="003C440F">
      <w:pPr>
        <w:pStyle w:val="ListParagraph"/>
        <w:spacing w:before="40" w:after="40"/>
        <w:ind w:left="780"/>
      </w:pPr>
      <w:r>
        <w:t xml:space="preserve">This </w:t>
      </w:r>
      <w:r w:rsidR="0063622C">
        <w:t>function-like macro shall be implemented in the configuration part of the BFE.</w:t>
      </w:r>
    </w:p>
    <w:p w14:paraId="041B66F5" w14:textId="77777777" w:rsidR="00736828" w:rsidRDefault="00736828" w:rsidP="00736828">
      <w:pPr>
        <w:pStyle w:val="ListParagraph"/>
        <w:numPr>
          <w:ilvl w:val="0"/>
          <w:numId w:val="23"/>
        </w:numPr>
        <w:spacing w:before="40" w:after="40"/>
        <w:rPr>
          <w:b/>
        </w:rPr>
      </w:pPr>
      <w:r w:rsidRPr="00B347F8">
        <w:rPr>
          <w:b/>
        </w:rPr>
        <w:t>Entering and outgoing parameters</w:t>
      </w:r>
      <w:r w:rsidR="00871F8F">
        <w:rPr>
          <w:b/>
        </w:rPr>
        <w:t>:</w:t>
      </w:r>
    </w:p>
    <w:p w14:paraId="2A4970FD" w14:textId="77777777" w:rsidR="00542256" w:rsidRPr="00542256" w:rsidRDefault="00542256" w:rsidP="00542256">
      <w:pPr>
        <w:pStyle w:val="ListParagraph"/>
        <w:spacing w:before="40" w:after="40"/>
        <w:ind w:left="780"/>
      </w:pPr>
      <w:r>
        <w:t>None.</w:t>
      </w:r>
    </w:p>
    <w:p w14:paraId="5E806549" w14:textId="77777777" w:rsidR="00736828" w:rsidRDefault="00736828" w:rsidP="00736828">
      <w:pPr>
        <w:pStyle w:val="ListParagraph"/>
        <w:numPr>
          <w:ilvl w:val="0"/>
          <w:numId w:val="23"/>
        </w:numPr>
        <w:spacing w:before="40" w:after="40"/>
        <w:rPr>
          <w:b/>
        </w:rPr>
      </w:pPr>
      <w:r w:rsidRPr="00B347F8">
        <w:rPr>
          <w:b/>
        </w:rPr>
        <w:t>Period</w:t>
      </w:r>
      <w:r w:rsidR="00871F8F">
        <w:rPr>
          <w:b/>
        </w:rPr>
        <w:t>:</w:t>
      </w:r>
    </w:p>
    <w:p w14:paraId="7EBA9761" w14:textId="77777777" w:rsidR="00542256" w:rsidRPr="00542256" w:rsidRDefault="00542256" w:rsidP="00542256">
      <w:pPr>
        <w:pStyle w:val="ListParagraph"/>
        <w:spacing w:before="40" w:after="40"/>
        <w:ind w:left="780"/>
      </w:pPr>
      <w:r w:rsidRPr="001E01F8">
        <w:t>This function shall be called every 10ms.</w:t>
      </w:r>
    </w:p>
    <w:p w14:paraId="574E59BA" w14:textId="77777777" w:rsidR="00736828" w:rsidRDefault="00736828" w:rsidP="00736828">
      <w:pPr>
        <w:pStyle w:val="ListParagraph"/>
        <w:numPr>
          <w:ilvl w:val="0"/>
          <w:numId w:val="23"/>
        </w:numPr>
        <w:spacing w:before="40" w:after="40"/>
        <w:rPr>
          <w:b/>
        </w:rPr>
      </w:pPr>
      <w:r w:rsidRPr="00B347F8">
        <w:rPr>
          <w:b/>
        </w:rPr>
        <w:t>Who</w:t>
      </w:r>
      <w:r w:rsidR="00871F8F">
        <w:rPr>
          <w:b/>
        </w:rPr>
        <w:t>:</w:t>
      </w:r>
    </w:p>
    <w:p w14:paraId="73D50737" w14:textId="77777777" w:rsidR="00542256" w:rsidRPr="00B347F8" w:rsidRDefault="00542256" w:rsidP="00542256">
      <w:pPr>
        <w:pStyle w:val="ListParagraph"/>
        <w:spacing w:before="40" w:after="40"/>
        <w:ind w:left="780"/>
        <w:rPr>
          <w:b/>
        </w:rPr>
      </w:pPr>
      <w:r>
        <w:t xml:space="preserve">This function is called by the exported function in charge of the step scheduling (See </w:t>
      </w:r>
      <w:r>
        <w:fldChar w:fldCharType="begin"/>
      </w:r>
      <w:r>
        <w:instrText xml:space="preserve"> REF _Ref314736287 \w \h </w:instrText>
      </w:r>
      <w:r>
        <w:fldChar w:fldCharType="separate"/>
      </w:r>
      <w:r w:rsidR="00834BB3">
        <w:t>3.2.1</w:t>
      </w:r>
      <w:r>
        <w:fldChar w:fldCharType="end"/>
      </w:r>
      <w:r w:rsidR="00E9387B">
        <w:t xml:space="preserve"> </w:t>
      </w:r>
      <w:r w:rsidR="00F9079B">
        <w:fldChar w:fldCharType="begin"/>
      </w:r>
      <w:r w:rsidR="00F9079B">
        <w:instrText xml:space="preserve"> REF _Ref359490423 \h </w:instrText>
      </w:r>
      <w:r w:rsidR="00F9079B">
        <w:fldChar w:fldCharType="separate"/>
      </w:r>
      <w:r w:rsidR="00834BB3">
        <w:t xml:space="preserve">Function </w:t>
      </w:r>
      <w:r w:rsidR="00834BB3">
        <w:rPr>
          <w:i/>
        </w:rPr>
        <w:t>BFE_runScheduleStep</w:t>
      </w:r>
      <w:r w:rsidR="00F9079B">
        <w:fldChar w:fldCharType="end"/>
      </w:r>
      <w:r>
        <w:fldChar w:fldCharType="begin"/>
      </w:r>
      <w:r>
        <w:instrText xml:space="preserve"> REF _Ref314736312 \h </w:instrText>
      </w:r>
      <w:r>
        <w:fldChar w:fldCharType="separate"/>
      </w:r>
      <w:r w:rsidR="00834BB3">
        <w:t xml:space="preserve">Function </w:t>
      </w:r>
      <w:r>
        <w:fldChar w:fldCharType="end"/>
      </w:r>
      <w:r w:rsidR="00D47E94">
        <w:t>)</w:t>
      </w:r>
    </w:p>
    <w:p w14:paraId="4E82B03B" w14:textId="77777777" w:rsidR="00736828" w:rsidRDefault="00736828" w:rsidP="00736828">
      <w:pPr>
        <w:pStyle w:val="ListParagraph"/>
        <w:numPr>
          <w:ilvl w:val="0"/>
          <w:numId w:val="23"/>
        </w:numPr>
        <w:spacing w:before="40" w:after="40"/>
        <w:rPr>
          <w:b/>
        </w:rPr>
      </w:pPr>
      <w:r w:rsidRPr="00B347F8">
        <w:rPr>
          <w:b/>
        </w:rPr>
        <w:t>Items used</w:t>
      </w:r>
      <w:r w:rsidR="00871F8F">
        <w:rPr>
          <w:b/>
        </w:rPr>
        <w:t>:</w:t>
      </w:r>
    </w:p>
    <w:p w14:paraId="06AFACF7" w14:textId="77777777" w:rsidR="00E9387B" w:rsidRPr="00E9387B" w:rsidRDefault="00E9387B" w:rsidP="00E9387B">
      <w:pPr>
        <w:pStyle w:val="ListParagraph"/>
        <w:spacing w:before="40" w:after="40"/>
        <w:ind w:left="780"/>
      </w:pPr>
      <w:r>
        <w:t>None.</w:t>
      </w:r>
    </w:p>
    <w:p w14:paraId="1C8B37EE" w14:textId="77777777" w:rsidR="00736828" w:rsidRDefault="00736828" w:rsidP="00736828">
      <w:pPr>
        <w:pStyle w:val="ListParagraph"/>
        <w:numPr>
          <w:ilvl w:val="0"/>
          <w:numId w:val="23"/>
        </w:numPr>
        <w:spacing w:before="40" w:after="40"/>
        <w:rPr>
          <w:b/>
        </w:rPr>
      </w:pPr>
      <w:r w:rsidRPr="00B347F8">
        <w:rPr>
          <w:b/>
        </w:rPr>
        <w:t>Returned values</w:t>
      </w:r>
      <w:r w:rsidR="00871F8F">
        <w:rPr>
          <w:b/>
        </w:rPr>
        <w:t>:</w:t>
      </w:r>
    </w:p>
    <w:p w14:paraId="23ED61C8" w14:textId="77777777" w:rsidR="00542256" w:rsidRDefault="00542256" w:rsidP="00542256">
      <w:pPr>
        <w:pStyle w:val="ListParagraph"/>
        <w:spacing w:before="40" w:after="40"/>
        <w:ind w:left="780"/>
      </w:pPr>
      <w:r>
        <w:t>None.</w:t>
      </w:r>
    </w:p>
    <w:p w14:paraId="64CCF199" w14:textId="77777777" w:rsidR="00000ECC" w:rsidRPr="00542256" w:rsidRDefault="00000ECC" w:rsidP="00542256">
      <w:pPr>
        <w:pStyle w:val="ListParagraph"/>
        <w:spacing w:before="40" w:after="40"/>
        <w:ind w:left="780"/>
      </w:pPr>
    </w:p>
    <w:p w14:paraId="255D6069" w14:textId="77777777" w:rsidR="00460F8C" w:rsidRDefault="00460F8C">
      <w:pPr>
        <w:jc w:val="left"/>
        <w:rPr>
          <w:rFonts w:ascii="Arial (W1)" w:hAnsi="Arial (W1)"/>
          <w:b/>
        </w:rPr>
      </w:pPr>
      <w:r>
        <w:br w:type="page"/>
      </w:r>
    </w:p>
    <w:p w14:paraId="0A487038" w14:textId="77777777" w:rsidR="00736828" w:rsidRDefault="00460F8C" w:rsidP="00736828">
      <w:pPr>
        <w:pStyle w:val="Heading4"/>
      </w:pPr>
      <w:bookmarkStart w:id="280" w:name="_Toc396742546"/>
      <w:r>
        <w:lastRenderedPageBreak/>
        <w:t>M_END_PROTECT_STEP_INIT_DATA</w:t>
      </w:r>
      <w:bookmarkEnd w:id="280"/>
    </w:p>
    <w:p w14:paraId="1805C02E" w14:textId="77777777" w:rsidR="00736828" w:rsidRDefault="00736828" w:rsidP="00736828">
      <w:pPr>
        <w:pStyle w:val="ListParagraph"/>
        <w:numPr>
          <w:ilvl w:val="0"/>
          <w:numId w:val="23"/>
        </w:numPr>
        <w:spacing w:before="40" w:after="40"/>
        <w:rPr>
          <w:b/>
        </w:rPr>
      </w:pPr>
      <w:r w:rsidRPr="00B347F8">
        <w:rPr>
          <w:b/>
        </w:rPr>
        <w:t>Its finality</w:t>
      </w:r>
      <w:r w:rsidR="00871F8F">
        <w:rPr>
          <w:b/>
        </w:rPr>
        <w:t>:</w:t>
      </w:r>
    </w:p>
    <w:p w14:paraId="2FAA6227" w14:textId="77777777" w:rsidR="00CB3E40" w:rsidRPr="00CB3E40" w:rsidRDefault="00CB3E40" w:rsidP="00CB3E40">
      <w:pPr>
        <w:pStyle w:val="ListParagraph"/>
        <w:spacing w:before="40" w:after="40"/>
        <w:ind w:left="780"/>
        <w:rPr>
          <w:b/>
        </w:rPr>
      </w:pPr>
      <w:r>
        <w:t xml:space="preserve">The aim of this function is to finish the critical section that has to protect the data written by </w:t>
      </w:r>
      <w:r>
        <w:fldChar w:fldCharType="begin"/>
      </w:r>
      <w:r>
        <w:instrText xml:space="preserve"> REF _Ref359490423 \h </w:instrText>
      </w:r>
      <w:r>
        <w:fldChar w:fldCharType="separate"/>
      </w:r>
      <w:r w:rsidR="00834BB3">
        <w:t xml:space="preserve">Function </w:t>
      </w:r>
      <w:r w:rsidR="00834BB3">
        <w:rPr>
          <w:i/>
        </w:rPr>
        <w:t>BFE_runScheduleStep</w:t>
      </w:r>
      <w:r>
        <w:fldChar w:fldCharType="end"/>
      </w:r>
      <w:r>
        <w:t xml:space="preserve"> and exchanged with</w:t>
      </w:r>
      <w:r w:rsidR="00871F8F">
        <w:t>:</w:t>
      </w:r>
      <w:r>
        <w:t xml:space="preserve"> </w:t>
      </w:r>
      <w:r>
        <w:fldChar w:fldCharType="begin"/>
      </w:r>
      <w:r>
        <w:instrText xml:space="preserve"> REF _Ref360780936 \h </w:instrText>
      </w:r>
      <w:r>
        <w:fldChar w:fldCharType="separate"/>
      </w:r>
      <w:r w:rsidR="00834BB3">
        <w:t xml:space="preserve">Function </w:t>
      </w:r>
      <w:r w:rsidR="00834BB3">
        <w:rPr>
          <w:i/>
        </w:rPr>
        <w:t>BFE_runExecuteSteps</w:t>
      </w:r>
      <w:r>
        <w:fldChar w:fldCharType="end"/>
      </w:r>
      <w:r>
        <w:t xml:space="preserve"> and </w:t>
      </w:r>
      <w:r>
        <w:fldChar w:fldCharType="begin"/>
      </w:r>
      <w:r>
        <w:instrText xml:space="preserve"> REF _Ref360780945 \h </w:instrText>
      </w:r>
      <w:r>
        <w:fldChar w:fldCharType="separate"/>
      </w:r>
      <w:r w:rsidR="00834BB3">
        <w:t xml:space="preserve">Function </w:t>
      </w:r>
      <w:r w:rsidR="00834BB3">
        <w:rPr>
          <w:i/>
        </w:rPr>
        <w:t>BFE_runExecuteHighPowerStep</w:t>
      </w:r>
      <w:r>
        <w:fldChar w:fldCharType="end"/>
      </w:r>
      <w:r>
        <w:t>.</w:t>
      </w:r>
    </w:p>
    <w:p w14:paraId="368449E9" w14:textId="77777777" w:rsidR="00736828" w:rsidRDefault="00736828" w:rsidP="00736828">
      <w:pPr>
        <w:pStyle w:val="ListParagraph"/>
        <w:numPr>
          <w:ilvl w:val="0"/>
          <w:numId w:val="23"/>
        </w:numPr>
        <w:spacing w:before="40" w:after="40"/>
        <w:rPr>
          <w:b/>
        </w:rPr>
      </w:pPr>
      <w:r w:rsidRPr="00B347F8">
        <w:rPr>
          <w:b/>
        </w:rPr>
        <w:t>Exported functions used</w:t>
      </w:r>
      <w:r w:rsidR="00871F8F">
        <w:rPr>
          <w:b/>
        </w:rPr>
        <w:t>:</w:t>
      </w:r>
    </w:p>
    <w:p w14:paraId="0C143E06" w14:textId="77777777" w:rsidR="00542256" w:rsidRPr="00542256" w:rsidRDefault="00542256" w:rsidP="00542256">
      <w:pPr>
        <w:pStyle w:val="ListParagraph"/>
        <w:spacing w:before="40" w:after="40"/>
        <w:ind w:left="780"/>
      </w:pPr>
      <w:r>
        <w:t>None.</w:t>
      </w:r>
    </w:p>
    <w:p w14:paraId="7F9C1F81" w14:textId="77777777" w:rsidR="00736828" w:rsidRDefault="00736828" w:rsidP="00736828">
      <w:pPr>
        <w:pStyle w:val="ListParagraph"/>
        <w:numPr>
          <w:ilvl w:val="0"/>
          <w:numId w:val="23"/>
        </w:numPr>
        <w:spacing w:before="40" w:after="40"/>
        <w:rPr>
          <w:b/>
        </w:rPr>
      </w:pPr>
      <w:r w:rsidRPr="00B347F8">
        <w:rPr>
          <w:b/>
        </w:rPr>
        <w:t>Exported variables used</w:t>
      </w:r>
      <w:r w:rsidR="00871F8F">
        <w:rPr>
          <w:b/>
        </w:rPr>
        <w:t>:</w:t>
      </w:r>
    </w:p>
    <w:p w14:paraId="237181F7" w14:textId="77777777" w:rsidR="00542256" w:rsidRPr="00542256" w:rsidRDefault="00542256" w:rsidP="00542256">
      <w:pPr>
        <w:pStyle w:val="ListParagraph"/>
        <w:spacing w:before="40" w:after="40"/>
        <w:ind w:left="780"/>
      </w:pPr>
      <w:r>
        <w:t>None.</w:t>
      </w:r>
    </w:p>
    <w:p w14:paraId="54939BFF" w14:textId="77777777" w:rsidR="00736828" w:rsidRDefault="00736828" w:rsidP="00736828">
      <w:pPr>
        <w:pStyle w:val="ListParagraph"/>
        <w:numPr>
          <w:ilvl w:val="0"/>
          <w:numId w:val="23"/>
        </w:numPr>
        <w:spacing w:before="40" w:after="40"/>
        <w:rPr>
          <w:b/>
        </w:rPr>
      </w:pPr>
      <w:r w:rsidRPr="00B347F8">
        <w:rPr>
          <w:b/>
        </w:rPr>
        <w:t>Object</w:t>
      </w:r>
      <w:r w:rsidR="00871F8F">
        <w:rPr>
          <w:b/>
        </w:rPr>
        <w:t>:</w:t>
      </w:r>
    </w:p>
    <w:p w14:paraId="3DD4797A" w14:textId="77777777" w:rsidR="00CB3E40" w:rsidRDefault="00CB3E40" w:rsidP="00CB3E40">
      <w:pPr>
        <w:pStyle w:val="ListParagraph"/>
        <w:spacing w:before="40" w:after="40"/>
        <w:ind w:left="780"/>
      </w:pPr>
      <w:r>
        <w:t>The goal is to protect the step order type / the first value of the step / the step duration / the slope value when these 4 data are refreshed.</w:t>
      </w:r>
    </w:p>
    <w:p w14:paraId="1B45101E" w14:textId="77777777" w:rsidR="00CB3E40" w:rsidRDefault="00CB3E40" w:rsidP="00CB3E40">
      <w:pPr>
        <w:pStyle w:val="ListParagraph"/>
        <w:spacing w:before="40" w:after="40"/>
        <w:ind w:left="780"/>
      </w:pPr>
      <w:r>
        <w:t>There is a risk that the Interrupt in charge of High Power regulation function call could be triggered during these data update and then this regulation could perform his job with an incoherent data set.</w:t>
      </w:r>
    </w:p>
    <w:p w14:paraId="43881DB9" w14:textId="77777777" w:rsidR="00CB3E40" w:rsidRDefault="00CB3E40" w:rsidP="00CB3E40">
      <w:pPr>
        <w:pStyle w:val="ListParagraph"/>
        <w:spacing w:before="40" w:after="40"/>
        <w:ind w:left="780"/>
      </w:pPr>
    </w:p>
    <w:p w14:paraId="57E91F57" w14:textId="77777777" w:rsidR="00CB3E40" w:rsidRDefault="00CB3E40" w:rsidP="00CB3E40">
      <w:pPr>
        <w:pStyle w:val="ListParagraph"/>
        <w:spacing w:before="40" w:after="40"/>
        <w:ind w:left="780"/>
      </w:pPr>
      <w:r>
        <w:t>This function-like macro shall be implemented in the configuration part of the BFE.</w:t>
      </w:r>
    </w:p>
    <w:p w14:paraId="25644458" w14:textId="77777777" w:rsidR="00CB3E40" w:rsidRPr="003C440F" w:rsidRDefault="00CB3E40" w:rsidP="00CB3E40">
      <w:pPr>
        <w:pStyle w:val="ListParagraph"/>
        <w:spacing w:before="40" w:after="40"/>
        <w:ind w:left="780"/>
      </w:pPr>
      <w:r>
        <w:t>The function call shall be done just after the update of the 4 data mentioned above.</w:t>
      </w:r>
    </w:p>
    <w:p w14:paraId="129EA17D" w14:textId="77777777" w:rsidR="00736828" w:rsidRDefault="00736828" w:rsidP="00736828">
      <w:pPr>
        <w:pStyle w:val="ListParagraph"/>
        <w:numPr>
          <w:ilvl w:val="0"/>
          <w:numId w:val="23"/>
        </w:numPr>
        <w:spacing w:before="40" w:after="40"/>
        <w:rPr>
          <w:b/>
        </w:rPr>
      </w:pPr>
      <w:r w:rsidRPr="00B347F8">
        <w:rPr>
          <w:b/>
        </w:rPr>
        <w:t>Entering and outgoing parameters</w:t>
      </w:r>
      <w:r w:rsidR="00871F8F">
        <w:rPr>
          <w:b/>
        </w:rPr>
        <w:t>:</w:t>
      </w:r>
    </w:p>
    <w:p w14:paraId="6AA5F0C1" w14:textId="77777777" w:rsidR="00542256" w:rsidRPr="00542256" w:rsidRDefault="00542256" w:rsidP="00542256">
      <w:pPr>
        <w:pStyle w:val="ListParagraph"/>
        <w:spacing w:before="40" w:after="40"/>
        <w:ind w:left="780"/>
      </w:pPr>
      <w:r>
        <w:t>None.</w:t>
      </w:r>
    </w:p>
    <w:p w14:paraId="7B120CBA" w14:textId="77777777" w:rsidR="00736828" w:rsidRDefault="00736828" w:rsidP="00736828">
      <w:pPr>
        <w:pStyle w:val="ListParagraph"/>
        <w:numPr>
          <w:ilvl w:val="0"/>
          <w:numId w:val="23"/>
        </w:numPr>
        <w:spacing w:before="40" w:after="40"/>
        <w:rPr>
          <w:b/>
        </w:rPr>
      </w:pPr>
      <w:r w:rsidRPr="00B347F8">
        <w:rPr>
          <w:b/>
        </w:rPr>
        <w:t>Period</w:t>
      </w:r>
      <w:r w:rsidR="00871F8F">
        <w:rPr>
          <w:b/>
        </w:rPr>
        <w:t>:</w:t>
      </w:r>
    </w:p>
    <w:p w14:paraId="7E7F3BFE" w14:textId="77777777" w:rsidR="006D7BD3" w:rsidRPr="006D7BD3" w:rsidRDefault="006D7BD3" w:rsidP="006D7BD3">
      <w:pPr>
        <w:pStyle w:val="ListParagraph"/>
        <w:spacing w:before="40" w:after="40"/>
        <w:ind w:left="780"/>
      </w:pPr>
      <w:r w:rsidRPr="001E01F8">
        <w:t>This function shall be called every 10ms.</w:t>
      </w:r>
    </w:p>
    <w:p w14:paraId="722D8C5C" w14:textId="77777777" w:rsidR="00736828" w:rsidRDefault="00736828" w:rsidP="00736828">
      <w:pPr>
        <w:pStyle w:val="ListParagraph"/>
        <w:numPr>
          <w:ilvl w:val="0"/>
          <w:numId w:val="23"/>
        </w:numPr>
        <w:spacing w:before="40" w:after="40"/>
        <w:rPr>
          <w:b/>
        </w:rPr>
      </w:pPr>
      <w:r w:rsidRPr="00B347F8">
        <w:rPr>
          <w:b/>
        </w:rPr>
        <w:t>Who</w:t>
      </w:r>
      <w:r w:rsidR="00871F8F">
        <w:rPr>
          <w:b/>
        </w:rPr>
        <w:t>:</w:t>
      </w:r>
    </w:p>
    <w:p w14:paraId="586EA6D2" w14:textId="77777777" w:rsidR="00F9079B" w:rsidRPr="00B347F8" w:rsidRDefault="00F9079B" w:rsidP="00F9079B">
      <w:pPr>
        <w:pStyle w:val="ListParagraph"/>
        <w:spacing w:before="40" w:after="40"/>
        <w:ind w:left="780"/>
        <w:rPr>
          <w:b/>
        </w:rPr>
      </w:pPr>
      <w:r>
        <w:t xml:space="preserve">This function is called by the exported function in charge of the step scheduling (See </w:t>
      </w:r>
      <w:r>
        <w:fldChar w:fldCharType="begin"/>
      </w:r>
      <w:r>
        <w:instrText xml:space="preserve"> REF _Ref314736287 \w \h </w:instrText>
      </w:r>
      <w:r>
        <w:fldChar w:fldCharType="separate"/>
      </w:r>
      <w:r w:rsidR="00834BB3">
        <w:t>3.2.1</w:t>
      </w:r>
      <w:r>
        <w:fldChar w:fldCharType="end"/>
      </w:r>
      <w:r>
        <w:t xml:space="preserve"> </w:t>
      </w:r>
      <w:r>
        <w:fldChar w:fldCharType="begin"/>
      </w:r>
      <w:r>
        <w:instrText xml:space="preserve"> REF _Ref359490423 \h </w:instrText>
      </w:r>
      <w:r>
        <w:fldChar w:fldCharType="separate"/>
      </w:r>
      <w:r w:rsidR="00834BB3">
        <w:t xml:space="preserve">Function </w:t>
      </w:r>
      <w:r w:rsidR="00834BB3">
        <w:rPr>
          <w:i/>
        </w:rPr>
        <w:t>BFE_runScheduleStep</w:t>
      </w:r>
      <w:r>
        <w:fldChar w:fldCharType="end"/>
      </w:r>
      <w:r>
        <w:fldChar w:fldCharType="begin"/>
      </w:r>
      <w:r>
        <w:instrText xml:space="preserve"> REF _Ref314736312 \h </w:instrText>
      </w:r>
      <w:r>
        <w:fldChar w:fldCharType="separate"/>
      </w:r>
      <w:r w:rsidR="00834BB3">
        <w:t xml:space="preserve">Function </w:t>
      </w:r>
      <w:r>
        <w:fldChar w:fldCharType="end"/>
      </w:r>
      <w:r>
        <w:t>)</w:t>
      </w:r>
    </w:p>
    <w:p w14:paraId="2802BACE" w14:textId="77777777" w:rsidR="00736828" w:rsidRDefault="00736828" w:rsidP="00736828">
      <w:pPr>
        <w:pStyle w:val="ListParagraph"/>
        <w:numPr>
          <w:ilvl w:val="0"/>
          <w:numId w:val="23"/>
        </w:numPr>
        <w:spacing w:before="40" w:after="40"/>
        <w:rPr>
          <w:b/>
        </w:rPr>
      </w:pPr>
      <w:r w:rsidRPr="00B347F8">
        <w:rPr>
          <w:b/>
        </w:rPr>
        <w:t>Items used</w:t>
      </w:r>
      <w:r w:rsidR="00871F8F">
        <w:rPr>
          <w:b/>
        </w:rPr>
        <w:t>:</w:t>
      </w:r>
    </w:p>
    <w:p w14:paraId="0BC535A0" w14:textId="77777777" w:rsidR="005815FE" w:rsidRPr="005815FE" w:rsidRDefault="00C1138F" w:rsidP="00C1138F">
      <w:pPr>
        <w:spacing w:before="40" w:after="40"/>
        <w:ind w:left="72" w:firstLine="708"/>
      </w:pPr>
      <w:r>
        <w:t>None.</w:t>
      </w:r>
    </w:p>
    <w:p w14:paraId="27A6E4DD" w14:textId="77777777" w:rsidR="00736828" w:rsidRDefault="00736828" w:rsidP="00736828">
      <w:pPr>
        <w:pStyle w:val="ListParagraph"/>
        <w:numPr>
          <w:ilvl w:val="0"/>
          <w:numId w:val="23"/>
        </w:numPr>
        <w:spacing w:before="40" w:after="40"/>
        <w:rPr>
          <w:b/>
        </w:rPr>
      </w:pPr>
      <w:r w:rsidRPr="00B347F8">
        <w:rPr>
          <w:b/>
        </w:rPr>
        <w:t>Returned values</w:t>
      </w:r>
      <w:r w:rsidR="00871F8F">
        <w:rPr>
          <w:b/>
        </w:rPr>
        <w:t>:</w:t>
      </w:r>
    </w:p>
    <w:p w14:paraId="48A6AC6E" w14:textId="77777777" w:rsidR="00542256" w:rsidRDefault="00542256" w:rsidP="00542256">
      <w:pPr>
        <w:pStyle w:val="ListParagraph"/>
        <w:spacing w:before="40" w:after="40"/>
        <w:ind w:left="780"/>
      </w:pPr>
      <w:r>
        <w:t>None.</w:t>
      </w:r>
    </w:p>
    <w:p w14:paraId="3D31D001" w14:textId="77777777" w:rsidR="00000ECC" w:rsidRPr="00542256" w:rsidRDefault="00000ECC" w:rsidP="00542256">
      <w:pPr>
        <w:pStyle w:val="ListParagraph"/>
        <w:spacing w:before="40" w:after="40"/>
        <w:ind w:left="780"/>
      </w:pPr>
    </w:p>
    <w:p w14:paraId="3B057A40" w14:textId="77777777" w:rsidR="00460F8C" w:rsidRDefault="00460F8C">
      <w:pPr>
        <w:jc w:val="left"/>
        <w:rPr>
          <w:rFonts w:ascii="Arial (W1)" w:hAnsi="Arial (W1)"/>
          <w:b/>
        </w:rPr>
      </w:pPr>
      <w:r>
        <w:br w:type="page"/>
      </w:r>
    </w:p>
    <w:p w14:paraId="5C2FB274" w14:textId="77777777" w:rsidR="00064EA3" w:rsidRDefault="00460F8C" w:rsidP="00064EA3">
      <w:pPr>
        <w:pStyle w:val="Heading4"/>
      </w:pPr>
      <w:bookmarkStart w:id="281" w:name="_Toc396742547"/>
      <w:r>
        <w:lastRenderedPageBreak/>
        <w:t>M_START_PROTECT_POWER_ORDER_UPD</w:t>
      </w:r>
      <w:bookmarkEnd w:id="281"/>
    </w:p>
    <w:p w14:paraId="2CDDF7BD" w14:textId="77777777" w:rsidR="00064EA3" w:rsidRDefault="00064EA3" w:rsidP="00064EA3">
      <w:pPr>
        <w:pStyle w:val="ListParagraph"/>
        <w:numPr>
          <w:ilvl w:val="0"/>
          <w:numId w:val="23"/>
        </w:numPr>
        <w:spacing w:before="40" w:after="40"/>
        <w:rPr>
          <w:b/>
        </w:rPr>
      </w:pPr>
      <w:r w:rsidRPr="00B347F8">
        <w:rPr>
          <w:b/>
        </w:rPr>
        <w:t>Its finality</w:t>
      </w:r>
      <w:r w:rsidR="00871F8F">
        <w:rPr>
          <w:b/>
        </w:rPr>
        <w:t>:</w:t>
      </w:r>
    </w:p>
    <w:p w14:paraId="5A75E134" w14:textId="77777777" w:rsidR="00CB3E40" w:rsidRPr="00860B4F" w:rsidRDefault="00CB3E40" w:rsidP="00CB3E40">
      <w:pPr>
        <w:pStyle w:val="ListParagraph"/>
        <w:spacing w:before="40" w:after="40"/>
        <w:ind w:left="780"/>
      </w:pPr>
      <w:r>
        <w:t xml:space="preserve">The aim of this function is to start the critical section that has to protect the data written by </w:t>
      </w:r>
      <w:r>
        <w:fldChar w:fldCharType="begin"/>
      </w:r>
      <w:r>
        <w:instrText xml:space="preserve"> REF _Ref359490423 \h </w:instrText>
      </w:r>
      <w:r>
        <w:fldChar w:fldCharType="separate"/>
      </w:r>
      <w:r w:rsidR="00834BB3">
        <w:t xml:space="preserve">Function </w:t>
      </w:r>
      <w:r w:rsidR="00834BB3">
        <w:rPr>
          <w:i/>
        </w:rPr>
        <w:t>BFE_runScheduleStep</w:t>
      </w:r>
      <w:r>
        <w:fldChar w:fldCharType="end"/>
      </w:r>
      <w:r>
        <w:t xml:space="preserve"> and exchanged with</w:t>
      </w:r>
      <w:r w:rsidR="00871F8F">
        <w:t>:</w:t>
      </w:r>
      <w:r>
        <w:t xml:space="preserve"> </w:t>
      </w:r>
      <w:r>
        <w:fldChar w:fldCharType="begin"/>
      </w:r>
      <w:r>
        <w:instrText xml:space="preserve"> REF _Ref360780936 \h </w:instrText>
      </w:r>
      <w:r>
        <w:fldChar w:fldCharType="separate"/>
      </w:r>
      <w:r w:rsidR="00834BB3">
        <w:t xml:space="preserve">Function </w:t>
      </w:r>
      <w:r w:rsidR="00834BB3">
        <w:rPr>
          <w:i/>
        </w:rPr>
        <w:t>BFE_runExecuteSteps</w:t>
      </w:r>
      <w:r>
        <w:fldChar w:fldCharType="end"/>
      </w:r>
      <w:r>
        <w:t xml:space="preserve"> and </w:t>
      </w:r>
      <w:r>
        <w:fldChar w:fldCharType="begin"/>
      </w:r>
      <w:r>
        <w:instrText xml:space="preserve"> REF _Ref360780945 \h </w:instrText>
      </w:r>
      <w:r>
        <w:fldChar w:fldCharType="separate"/>
      </w:r>
      <w:r w:rsidR="00834BB3">
        <w:t xml:space="preserve">Function </w:t>
      </w:r>
      <w:r w:rsidR="00834BB3">
        <w:rPr>
          <w:i/>
        </w:rPr>
        <w:t>BFE_runExecuteHighPowerStep</w:t>
      </w:r>
      <w:r>
        <w:fldChar w:fldCharType="end"/>
      </w:r>
      <w:r>
        <w:t xml:space="preserve">. </w:t>
      </w:r>
    </w:p>
    <w:p w14:paraId="774D7608" w14:textId="77777777" w:rsidR="00064EA3" w:rsidRDefault="00064EA3" w:rsidP="00064EA3">
      <w:pPr>
        <w:pStyle w:val="ListParagraph"/>
        <w:numPr>
          <w:ilvl w:val="0"/>
          <w:numId w:val="23"/>
        </w:numPr>
        <w:spacing w:before="40" w:after="40"/>
        <w:rPr>
          <w:b/>
        </w:rPr>
      </w:pPr>
      <w:r w:rsidRPr="00B347F8">
        <w:rPr>
          <w:b/>
        </w:rPr>
        <w:t>Exported functions used</w:t>
      </w:r>
      <w:r w:rsidR="00871F8F">
        <w:rPr>
          <w:b/>
        </w:rPr>
        <w:t>:</w:t>
      </w:r>
    </w:p>
    <w:p w14:paraId="71B6118E" w14:textId="77777777" w:rsidR="006D7BD3" w:rsidRPr="006D7BD3" w:rsidRDefault="006D7BD3" w:rsidP="006D7BD3">
      <w:pPr>
        <w:pStyle w:val="ListParagraph"/>
        <w:spacing w:before="40" w:after="40"/>
        <w:ind w:left="780"/>
      </w:pPr>
      <w:r>
        <w:t>None.</w:t>
      </w:r>
    </w:p>
    <w:p w14:paraId="70CC7024" w14:textId="77777777" w:rsidR="00064EA3" w:rsidRDefault="00064EA3" w:rsidP="00064EA3">
      <w:pPr>
        <w:pStyle w:val="ListParagraph"/>
        <w:numPr>
          <w:ilvl w:val="0"/>
          <w:numId w:val="23"/>
        </w:numPr>
        <w:spacing w:before="40" w:after="40"/>
        <w:rPr>
          <w:b/>
        </w:rPr>
      </w:pPr>
      <w:r w:rsidRPr="00B347F8">
        <w:rPr>
          <w:b/>
        </w:rPr>
        <w:t>Exported variables used</w:t>
      </w:r>
      <w:r w:rsidR="00871F8F">
        <w:rPr>
          <w:b/>
        </w:rPr>
        <w:t>:</w:t>
      </w:r>
    </w:p>
    <w:p w14:paraId="6DF70325" w14:textId="77777777" w:rsidR="006D7BD3" w:rsidRPr="006D7BD3" w:rsidRDefault="006D7BD3" w:rsidP="006D7BD3">
      <w:pPr>
        <w:pStyle w:val="ListParagraph"/>
        <w:spacing w:before="40" w:after="40"/>
        <w:ind w:left="780"/>
      </w:pPr>
      <w:r>
        <w:t>None.</w:t>
      </w:r>
    </w:p>
    <w:p w14:paraId="38409C33" w14:textId="77777777" w:rsidR="00064EA3" w:rsidRDefault="00064EA3" w:rsidP="00064EA3">
      <w:pPr>
        <w:pStyle w:val="ListParagraph"/>
        <w:numPr>
          <w:ilvl w:val="0"/>
          <w:numId w:val="23"/>
        </w:numPr>
        <w:spacing w:before="40" w:after="40"/>
        <w:rPr>
          <w:b/>
        </w:rPr>
      </w:pPr>
      <w:r w:rsidRPr="00B347F8">
        <w:rPr>
          <w:b/>
        </w:rPr>
        <w:t>Object</w:t>
      </w:r>
      <w:r w:rsidR="00871F8F">
        <w:rPr>
          <w:b/>
        </w:rPr>
        <w:t>:</w:t>
      </w:r>
    </w:p>
    <w:p w14:paraId="21B530D0" w14:textId="77777777" w:rsidR="005E61EF" w:rsidRDefault="005E61EF" w:rsidP="005E61EF">
      <w:pPr>
        <w:pStyle w:val="ListParagraph"/>
        <w:spacing w:before="40" w:after="40"/>
        <w:ind w:left="780"/>
      </w:pPr>
      <w:r>
        <w:t xml:space="preserve">This function shall ensure </w:t>
      </w:r>
      <w:r w:rsidR="00C13B06">
        <w:t>that the call to the service in charge of motor power order update will not be interrupted by the interrupt in charge of High Power and emergency braking management</w:t>
      </w:r>
      <w:r>
        <w:t>.</w:t>
      </w:r>
    </w:p>
    <w:p w14:paraId="3F1E5EB3" w14:textId="77777777" w:rsidR="00C13B06" w:rsidRDefault="00C13B06" w:rsidP="005E61EF">
      <w:pPr>
        <w:pStyle w:val="ListParagraph"/>
        <w:spacing w:before="40" w:after="40"/>
        <w:ind w:left="780"/>
      </w:pPr>
    </w:p>
    <w:p w14:paraId="0B23C947" w14:textId="77777777" w:rsidR="00C13B06" w:rsidRDefault="00C13B06" w:rsidP="00C13B06">
      <w:pPr>
        <w:pStyle w:val="ListParagraph"/>
        <w:spacing w:before="40" w:after="40"/>
        <w:ind w:left="780"/>
      </w:pPr>
      <w:r>
        <w:t>This function-like macro shall be implemented in the configuration part of the BFE.</w:t>
      </w:r>
    </w:p>
    <w:p w14:paraId="76ED70DF" w14:textId="77777777" w:rsidR="00C13B06" w:rsidRPr="005E61EF" w:rsidRDefault="00C13B06" w:rsidP="00C13B06">
      <w:pPr>
        <w:pStyle w:val="ListParagraph"/>
        <w:spacing w:before="40" w:after="40"/>
        <w:ind w:left="780"/>
      </w:pPr>
      <w:r>
        <w:t>The function call shall be done just before the function call to the PAL service in charge of motor power order update.</w:t>
      </w:r>
    </w:p>
    <w:p w14:paraId="0E10112D" w14:textId="77777777" w:rsidR="00064EA3" w:rsidRDefault="00064EA3" w:rsidP="00064EA3">
      <w:pPr>
        <w:pStyle w:val="ListParagraph"/>
        <w:numPr>
          <w:ilvl w:val="0"/>
          <w:numId w:val="23"/>
        </w:numPr>
        <w:spacing w:before="40" w:after="40"/>
        <w:rPr>
          <w:b/>
        </w:rPr>
      </w:pPr>
      <w:r w:rsidRPr="00B347F8">
        <w:rPr>
          <w:b/>
        </w:rPr>
        <w:t>Entering and outgoing parameters</w:t>
      </w:r>
      <w:r w:rsidR="00871F8F">
        <w:rPr>
          <w:b/>
        </w:rPr>
        <w:t>:</w:t>
      </w:r>
    </w:p>
    <w:p w14:paraId="196FB00F" w14:textId="77777777" w:rsidR="006D7BD3" w:rsidRPr="006D7BD3" w:rsidRDefault="006D7BD3" w:rsidP="006D7BD3">
      <w:pPr>
        <w:pStyle w:val="ListParagraph"/>
        <w:spacing w:before="40" w:after="40"/>
        <w:ind w:left="780"/>
      </w:pPr>
      <w:r>
        <w:t>None.</w:t>
      </w:r>
    </w:p>
    <w:p w14:paraId="6CC1F894" w14:textId="77777777" w:rsidR="00064EA3" w:rsidRDefault="00064EA3" w:rsidP="00064EA3">
      <w:pPr>
        <w:pStyle w:val="ListParagraph"/>
        <w:numPr>
          <w:ilvl w:val="0"/>
          <w:numId w:val="23"/>
        </w:numPr>
        <w:spacing w:before="40" w:after="40"/>
        <w:rPr>
          <w:b/>
        </w:rPr>
      </w:pPr>
      <w:r w:rsidRPr="00B347F8">
        <w:rPr>
          <w:b/>
        </w:rPr>
        <w:t>Period</w:t>
      </w:r>
      <w:r w:rsidR="00871F8F">
        <w:rPr>
          <w:b/>
        </w:rPr>
        <w:t>:</w:t>
      </w:r>
    </w:p>
    <w:p w14:paraId="686A2A64" w14:textId="77777777" w:rsidR="006D7BD3" w:rsidRPr="006D7BD3" w:rsidRDefault="006D7BD3" w:rsidP="006D7BD3">
      <w:pPr>
        <w:pStyle w:val="ListParagraph"/>
        <w:spacing w:before="40" w:after="40"/>
        <w:ind w:left="780"/>
      </w:pPr>
      <w:r w:rsidRPr="001E01F8">
        <w:t>This f</w:t>
      </w:r>
      <w:r>
        <w:t>unction shall be called every 2</w:t>
      </w:r>
      <w:r w:rsidRPr="001E01F8">
        <w:t>ms.</w:t>
      </w:r>
    </w:p>
    <w:p w14:paraId="4BE93C6F" w14:textId="77777777" w:rsidR="00064EA3" w:rsidRDefault="00064EA3" w:rsidP="00064EA3">
      <w:pPr>
        <w:pStyle w:val="ListParagraph"/>
        <w:numPr>
          <w:ilvl w:val="0"/>
          <w:numId w:val="23"/>
        </w:numPr>
        <w:spacing w:before="40" w:after="40"/>
        <w:rPr>
          <w:b/>
        </w:rPr>
      </w:pPr>
      <w:r w:rsidRPr="00B347F8">
        <w:rPr>
          <w:b/>
        </w:rPr>
        <w:t>Who</w:t>
      </w:r>
      <w:r w:rsidR="00871F8F">
        <w:rPr>
          <w:b/>
        </w:rPr>
        <w:t>:</w:t>
      </w:r>
    </w:p>
    <w:p w14:paraId="4DC03CB3" w14:textId="77777777" w:rsidR="006D7BD3" w:rsidRPr="00B347F8" w:rsidRDefault="006D7BD3" w:rsidP="006D7BD3">
      <w:pPr>
        <w:pStyle w:val="ListParagraph"/>
        <w:spacing w:before="40" w:after="40"/>
        <w:ind w:left="780"/>
        <w:rPr>
          <w:b/>
        </w:rPr>
      </w:pPr>
      <w:r>
        <w:t xml:space="preserve">This function is called by the exported function in charge of the </w:t>
      </w:r>
      <w:r w:rsidR="00C85035">
        <w:t>standard step execution</w:t>
      </w:r>
      <w:r>
        <w:t xml:space="preserve"> (See </w:t>
      </w:r>
      <w:r>
        <w:fldChar w:fldCharType="begin"/>
      </w:r>
      <w:r>
        <w:instrText xml:space="preserve"> REF _Ref315163052 \n \h </w:instrText>
      </w:r>
      <w:r>
        <w:fldChar w:fldCharType="separate"/>
      </w:r>
      <w:r w:rsidR="00834BB3">
        <w:t>3.2.2</w:t>
      </w:r>
      <w:r>
        <w:fldChar w:fldCharType="end"/>
      </w:r>
      <w:r>
        <w:t xml:space="preserve"> </w:t>
      </w:r>
      <w:r w:rsidR="00C13B06">
        <w:fldChar w:fldCharType="begin"/>
      </w:r>
      <w:r w:rsidR="00C13B06">
        <w:instrText xml:space="preserve"> REF _Ref360802147 \h </w:instrText>
      </w:r>
      <w:r w:rsidR="00C13B06">
        <w:fldChar w:fldCharType="separate"/>
      </w:r>
      <w:r w:rsidR="00834BB3">
        <w:t xml:space="preserve">Function </w:t>
      </w:r>
      <w:r w:rsidR="00834BB3">
        <w:rPr>
          <w:i/>
        </w:rPr>
        <w:t>BFE_runExecuteSteps</w:t>
      </w:r>
      <w:r w:rsidR="00C13B06">
        <w:fldChar w:fldCharType="end"/>
      </w:r>
      <w:r w:rsidR="00D47E94">
        <w:t>)</w:t>
      </w:r>
    </w:p>
    <w:p w14:paraId="62E578B7" w14:textId="77777777" w:rsidR="00064EA3" w:rsidRDefault="00064EA3" w:rsidP="00064EA3">
      <w:pPr>
        <w:pStyle w:val="ListParagraph"/>
        <w:numPr>
          <w:ilvl w:val="0"/>
          <w:numId w:val="23"/>
        </w:numPr>
        <w:spacing w:before="40" w:after="40"/>
        <w:rPr>
          <w:b/>
        </w:rPr>
      </w:pPr>
      <w:r w:rsidRPr="00B347F8">
        <w:rPr>
          <w:b/>
        </w:rPr>
        <w:t>Items used</w:t>
      </w:r>
      <w:r w:rsidR="00871F8F">
        <w:rPr>
          <w:b/>
        </w:rPr>
        <w:t>:</w:t>
      </w:r>
    </w:p>
    <w:p w14:paraId="1854EE95" w14:textId="77777777" w:rsidR="00155CE8" w:rsidRPr="00155CE8" w:rsidRDefault="00C13B06" w:rsidP="00C13B06">
      <w:pPr>
        <w:spacing w:before="40" w:after="40"/>
        <w:ind w:left="72" w:firstLine="708"/>
      </w:pPr>
      <w:r>
        <w:t>None.</w:t>
      </w:r>
    </w:p>
    <w:p w14:paraId="0D518567" w14:textId="77777777" w:rsidR="00064EA3" w:rsidRDefault="00064EA3" w:rsidP="00064EA3">
      <w:pPr>
        <w:pStyle w:val="ListParagraph"/>
        <w:numPr>
          <w:ilvl w:val="0"/>
          <w:numId w:val="23"/>
        </w:numPr>
        <w:spacing w:before="40" w:after="40"/>
        <w:rPr>
          <w:b/>
        </w:rPr>
      </w:pPr>
      <w:r w:rsidRPr="00B347F8">
        <w:rPr>
          <w:b/>
        </w:rPr>
        <w:t>Returned values</w:t>
      </w:r>
      <w:r w:rsidR="00871F8F">
        <w:rPr>
          <w:b/>
        </w:rPr>
        <w:t>:</w:t>
      </w:r>
    </w:p>
    <w:p w14:paraId="0B776789" w14:textId="77777777" w:rsidR="006D7BD3" w:rsidRDefault="006D7BD3" w:rsidP="006D7BD3">
      <w:pPr>
        <w:pStyle w:val="ListParagraph"/>
        <w:spacing w:before="40" w:after="40"/>
        <w:ind w:left="780"/>
      </w:pPr>
      <w:r>
        <w:t>None.</w:t>
      </w:r>
    </w:p>
    <w:p w14:paraId="7ECB9F33" w14:textId="77777777" w:rsidR="00000ECC" w:rsidRPr="006D7BD3" w:rsidRDefault="00000ECC" w:rsidP="006D7BD3">
      <w:pPr>
        <w:pStyle w:val="ListParagraph"/>
        <w:spacing w:before="40" w:after="40"/>
        <w:ind w:left="780"/>
      </w:pPr>
    </w:p>
    <w:p w14:paraId="64A75CB7" w14:textId="77777777" w:rsidR="00460F8C" w:rsidRDefault="00460F8C">
      <w:pPr>
        <w:jc w:val="left"/>
        <w:rPr>
          <w:rFonts w:ascii="Arial (W1)" w:hAnsi="Arial (W1)"/>
          <w:b/>
        </w:rPr>
      </w:pPr>
      <w:r>
        <w:br w:type="page"/>
      </w:r>
    </w:p>
    <w:p w14:paraId="039CB59F" w14:textId="77777777" w:rsidR="00064EA3" w:rsidRDefault="00460F8C" w:rsidP="00064EA3">
      <w:pPr>
        <w:pStyle w:val="Heading4"/>
      </w:pPr>
      <w:bookmarkStart w:id="282" w:name="_Toc396742548"/>
      <w:r>
        <w:lastRenderedPageBreak/>
        <w:t>M_END_PROTECT_POWER_ORDER_UPD</w:t>
      </w:r>
      <w:bookmarkEnd w:id="282"/>
    </w:p>
    <w:p w14:paraId="2DF03FC6" w14:textId="77777777" w:rsidR="00064EA3" w:rsidRDefault="00064EA3" w:rsidP="00064EA3">
      <w:pPr>
        <w:pStyle w:val="ListParagraph"/>
        <w:numPr>
          <w:ilvl w:val="0"/>
          <w:numId w:val="23"/>
        </w:numPr>
        <w:spacing w:before="40" w:after="40"/>
        <w:rPr>
          <w:b/>
        </w:rPr>
      </w:pPr>
      <w:r w:rsidRPr="00B347F8">
        <w:rPr>
          <w:b/>
        </w:rPr>
        <w:t>Its finality</w:t>
      </w:r>
      <w:r w:rsidR="00871F8F">
        <w:rPr>
          <w:b/>
        </w:rPr>
        <w:t>:</w:t>
      </w:r>
    </w:p>
    <w:p w14:paraId="74CB4C71" w14:textId="77777777" w:rsidR="00DF04EF" w:rsidRDefault="00DF04EF" w:rsidP="00DF04EF">
      <w:pPr>
        <w:pStyle w:val="ListParagraph"/>
        <w:spacing w:before="40" w:after="40"/>
        <w:ind w:left="780"/>
      </w:pPr>
      <w:r>
        <w:t xml:space="preserve">The aim of this function is to finish the critical section that has to protect the data written by </w:t>
      </w:r>
      <w:r>
        <w:fldChar w:fldCharType="begin"/>
      </w:r>
      <w:r>
        <w:instrText xml:space="preserve"> REF _Ref359490423 \h </w:instrText>
      </w:r>
      <w:r>
        <w:fldChar w:fldCharType="separate"/>
      </w:r>
      <w:r w:rsidR="00834BB3">
        <w:t xml:space="preserve">Function </w:t>
      </w:r>
      <w:r w:rsidR="00834BB3">
        <w:rPr>
          <w:i/>
        </w:rPr>
        <w:t>BFE_runScheduleStep</w:t>
      </w:r>
      <w:r>
        <w:fldChar w:fldCharType="end"/>
      </w:r>
      <w:r>
        <w:t xml:space="preserve"> and exchanged with</w:t>
      </w:r>
      <w:r w:rsidR="00871F8F">
        <w:t>:</w:t>
      </w:r>
      <w:r>
        <w:t xml:space="preserve"> </w:t>
      </w:r>
      <w:r>
        <w:fldChar w:fldCharType="begin"/>
      </w:r>
      <w:r>
        <w:instrText xml:space="preserve"> REF _Ref360780936 \h </w:instrText>
      </w:r>
      <w:r>
        <w:fldChar w:fldCharType="separate"/>
      </w:r>
      <w:r w:rsidR="00834BB3">
        <w:t xml:space="preserve">Function </w:t>
      </w:r>
      <w:r w:rsidR="00834BB3">
        <w:rPr>
          <w:i/>
        </w:rPr>
        <w:t>BFE_runExecuteSteps</w:t>
      </w:r>
      <w:r>
        <w:fldChar w:fldCharType="end"/>
      </w:r>
      <w:r>
        <w:t xml:space="preserve"> and </w:t>
      </w:r>
      <w:r>
        <w:fldChar w:fldCharType="begin"/>
      </w:r>
      <w:r>
        <w:instrText xml:space="preserve"> REF _Ref360780945 \h </w:instrText>
      </w:r>
      <w:r>
        <w:fldChar w:fldCharType="separate"/>
      </w:r>
      <w:r w:rsidR="00834BB3">
        <w:t xml:space="preserve">Function </w:t>
      </w:r>
      <w:r w:rsidR="00834BB3">
        <w:rPr>
          <w:i/>
        </w:rPr>
        <w:t>BFE_runExecuteHighPowerStep</w:t>
      </w:r>
      <w:r>
        <w:fldChar w:fldCharType="end"/>
      </w:r>
    </w:p>
    <w:p w14:paraId="36409020" w14:textId="77777777" w:rsidR="00064EA3" w:rsidRPr="00DF04EF" w:rsidRDefault="00064EA3" w:rsidP="00DF04EF">
      <w:pPr>
        <w:pStyle w:val="ListParagraph"/>
        <w:numPr>
          <w:ilvl w:val="0"/>
          <w:numId w:val="23"/>
        </w:numPr>
        <w:spacing w:before="40" w:after="40"/>
        <w:rPr>
          <w:b/>
        </w:rPr>
      </w:pPr>
      <w:r w:rsidRPr="00DF04EF">
        <w:rPr>
          <w:b/>
        </w:rPr>
        <w:t>Exported functions used</w:t>
      </w:r>
      <w:r w:rsidR="00871F8F">
        <w:rPr>
          <w:b/>
        </w:rPr>
        <w:t>:</w:t>
      </w:r>
    </w:p>
    <w:p w14:paraId="65E5E5E0" w14:textId="77777777" w:rsidR="00D92DDA" w:rsidRPr="00D92DDA" w:rsidRDefault="00D92DDA" w:rsidP="00D92DDA">
      <w:pPr>
        <w:pStyle w:val="ListParagraph"/>
        <w:spacing w:before="40" w:after="40"/>
        <w:ind w:left="780"/>
      </w:pPr>
      <w:r>
        <w:t>None.</w:t>
      </w:r>
    </w:p>
    <w:p w14:paraId="3FB0C2CD" w14:textId="77777777" w:rsidR="00064EA3" w:rsidRDefault="00064EA3" w:rsidP="00064EA3">
      <w:pPr>
        <w:pStyle w:val="ListParagraph"/>
        <w:numPr>
          <w:ilvl w:val="0"/>
          <w:numId w:val="23"/>
        </w:numPr>
        <w:spacing w:before="40" w:after="40"/>
        <w:rPr>
          <w:b/>
        </w:rPr>
      </w:pPr>
      <w:r w:rsidRPr="00B347F8">
        <w:rPr>
          <w:b/>
        </w:rPr>
        <w:t>Exported variables used</w:t>
      </w:r>
      <w:r w:rsidR="00871F8F">
        <w:rPr>
          <w:b/>
        </w:rPr>
        <w:t>:</w:t>
      </w:r>
    </w:p>
    <w:p w14:paraId="7B2E190C" w14:textId="77777777" w:rsidR="00D92DDA" w:rsidRPr="00D92DDA" w:rsidRDefault="00D92DDA" w:rsidP="00D92DDA">
      <w:pPr>
        <w:pStyle w:val="ListParagraph"/>
        <w:spacing w:before="40" w:after="40"/>
        <w:ind w:left="780"/>
      </w:pPr>
      <w:r>
        <w:t>None.</w:t>
      </w:r>
    </w:p>
    <w:p w14:paraId="3283D4C0" w14:textId="77777777" w:rsidR="00064EA3" w:rsidRDefault="00064EA3" w:rsidP="00064EA3">
      <w:pPr>
        <w:pStyle w:val="ListParagraph"/>
        <w:numPr>
          <w:ilvl w:val="0"/>
          <w:numId w:val="23"/>
        </w:numPr>
        <w:spacing w:before="40" w:after="40"/>
        <w:rPr>
          <w:b/>
        </w:rPr>
      </w:pPr>
      <w:r w:rsidRPr="00B347F8">
        <w:rPr>
          <w:b/>
        </w:rPr>
        <w:t>Object</w:t>
      </w:r>
      <w:r w:rsidR="00871F8F">
        <w:rPr>
          <w:b/>
        </w:rPr>
        <w:t>:</w:t>
      </w:r>
    </w:p>
    <w:p w14:paraId="0685991A" w14:textId="77777777" w:rsidR="0044112F" w:rsidRDefault="0044112F" w:rsidP="0044112F">
      <w:pPr>
        <w:pStyle w:val="ListParagraph"/>
        <w:spacing w:before="40" w:after="40"/>
        <w:ind w:left="780"/>
      </w:pPr>
      <w:r>
        <w:t>This function shall ensure that the call to the service in charge of motor power order update will not be interrupted by the interrupt in charge of High Power and emergency braking management.</w:t>
      </w:r>
    </w:p>
    <w:p w14:paraId="4E4F3BA2" w14:textId="77777777" w:rsidR="0044112F" w:rsidRDefault="0044112F" w:rsidP="0044112F">
      <w:pPr>
        <w:pStyle w:val="ListParagraph"/>
        <w:spacing w:before="40" w:after="40"/>
        <w:ind w:left="780"/>
      </w:pPr>
    </w:p>
    <w:p w14:paraId="50AF90BD" w14:textId="77777777" w:rsidR="0044112F" w:rsidRDefault="0044112F" w:rsidP="0044112F">
      <w:pPr>
        <w:pStyle w:val="ListParagraph"/>
        <w:spacing w:before="40" w:after="40"/>
        <w:ind w:left="780"/>
      </w:pPr>
      <w:r>
        <w:t>This function-like macro shall be implemented in the configuration part of the BFE.</w:t>
      </w:r>
    </w:p>
    <w:p w14:paraId="7A508929" w14:textId="77777777" w:rsidR="0044112F" w:rsidRPr="005E61EF" w:rsidRDefault="0044112F" w:rsidP="0044112F">
      <w:pPr>
        <w:pStyle w:val="ListParagraph"/>
        <w:spacing w:before="40" w:after="40"/>
        <w:ind w:left="780"/>
      </w:pPr>
      <w:r>
        <w:t>The function call shall be done just after the function call to the PAL service in charge of motor power order update.</w:t>
      </w:r>
    </w:p>
    <w:p w14:paraId="7EAAD650" w14:textId="77777777" w:rsidR="00064EA3" w:rsidRDefault="00064EA3" w:rsidP="00064EA3">
      <w:pPr>
        <w:pStyle w:val="ListParagraph"/>
        <w:numPr>
          <w:ilvl w:val="0"/>
          <w:numId w:val="23"/>
        </w:numPr>
        <w:spacing w:before="40" w:after="40"/>
        <w:rPr>
          <w:b/>
        </w:rPr>
      </w:pPr>
      <w:r w:rsidRPr="00B347F8">
        <w:rPr>
          <w:b/>
        </w:rPr>
        <w:t>Entering and outgoing parameters</w:t>
      </w:r>
      <w:r w:rsidR="00871F8F">
        <w:rPr>
          <w:b/>
        </w:rPr>
        <w:t>:</w:t>
      </w:r>
    </w:p>
    <w:p w14:paraId="7AECB4F8" w14:textId="77777777" w:rsidR="00D92DDA" w:rsidRPr="00D92DDA" w:rsidRDefault="00D92DDA" w:rsidP="00D92DDA">
      <w:pPr>
        <w:pStyle w:val="ListParagraph"/>
        <w:spacing w:before="40" w:after="40"/>
        <w:ind w:left="780"/>
      </w:pPr>
      <w:r>
        <w:t>None.</w:t>
      </w:r>
    </w:p>
    <w:p w14:paraId="65E77C50" w14:textId="77777777" w:rsidR="00064EA3" w:rsidRDefault="00064EA3" w:rsidP="00064EA3">
      <w:pPr>
        <w:pStyle w:val="ListParagraph"/>
        <w:numPr>
          <w:ilvl w:val="0"/>
          <w:numId w:val="23"/>
        </w:numPr>
        <w:spacing w:before="40" w:after="40"/>
        <w:rPr>
          <w:b/>
        </w:rPr>
      </w:pPr>
      <w:r w:rsidRPr="00B347F8">
        <w:rPr>
          <w:b/>
        </w:rPr>
        <w:t>Period</w:t>
      </w:r>
      <w:r w:rsidR="00871F8F">
        <w:rPr>
          <w:b/>
        </w:rPr>
        <w:t>:</w:t>
      </w:r>
    </w:p>
    <w:p w14:paraId="7C98EA64" w14:textId="77777777" w:rsidR="00D92DDA" w:rsidRPr="00D92DDA" w:rsidRDefault="00D92DDA" w:rsidP="00D92DDA">
      <w:pPr>
        <w:pStyle w:val="ListParagraph"/>
        <w:spacing w:before="40" w:after="40"/>
        <w:ind w:left="780"/>
      </w:pPr>
      <w:r w:rsidRPr="001E01F8">
        <w:t>This f</w:t>
      </w:r>
      <w:r>
        <w:t>unction shall be called every 2</w:t>
      </w:r>
      <w:r w:rsidRPr="001E01F8">
        <w:t>ms.</w:t>
      </w:r>
    </w:p>
    <w:p w14:paraId="1164FCA9" w14:textId="77777777" w:rsidR="00064EA3" w:rsidRDefault="00064EA3" w:rsidP="00064EA3">
      <w:pPr>
        <w:pStyle w:val="ListParagraph"/>
        <w:numPr>
          <w:ilvl w:val="0"/>
          <w:numId w:val="23"/>
        </w:numPr>
        <w:spacing w:before="40" w:after="40"/>
        <w:rPr>
          <w:b/>
        </w:rPr>
      </w:pPr>
      <w:r w:rsidRPr="00B347F8">
        <w:rPr>
          <w:b/>
        </w:rPr>
        <w:t>Who</w:t>
      </w:r>
      <w:r w:rsidR="00871F8F">
        <w:rPr>
          <w:b/>
        </w:rPr>
        <w:t>:</w:t>
      </w:r>
    </w:p>
    <w:p w14:paraId="6A3D9C75" w14:textId="77777777" w:rsidR="00D92DDA" w:rsidRPr="00B347F8" w:rsidRDefault="00D92DDA" w:rsidP="00D92DDA">
      <w:pPr>
        <w:pStyle w:val="ListParagraph"/>
        <w:spacing w:before="40" w:after="40"/>
        <w:ind w:left="780"/>
        <w:rPr>
          <w:b/>
        </w:rPr>
      </w:pPr>
      <w:r>
        <w:t xml:space="preserve">This function is called by the exported function in charge of </w:t>
      </w:r>
      <w:r w:rsidR="00C85035">
        <w:t xml:space="preserve">the standard step execution </w:t>
      </w:r>
      <w:r>
        <w:t xml:space="preserve">(See </w:t>
      </w:r>
      <w:r w:rsidR="00C85035">
        <w:fldChar w:fldCharType="begin"/>
      </w:r>
      <w:r w:rsidR="00C85035">
        <w:instrText xml:space="preserve"> REF _Ref315163052 \n \h </w:instrText>
      </w:r>
      <w:r w:rsidR="00C85035">
        <w:fldChar w:fldCharType="separate"/>
      </w:r>
      <w:r w:rsidR="00834BB3">
        <w:t>3.2.2</w:t>
      </w:r>
      <w:r w:rsidR="00C85035">
        <w:fldChar w:fldCharType="end"/>
      </w:r>
      <w:r w:rsidR="00C85035">
        <w:t xml:space="preserve"> </w:t>
      </w:r>
      <w:r w:rsidR="00C85035">
        <w:fldChar w:fldCharType="begin"/>
      </w:r>
      <w:r w:rsidR="00C85035">
        <w:instrText xml:space="preserve"> REF _Ref360802147 \h </w:instrText>
      </w:r>
      <w:r w:rsidR="00C85035">
        <w:fldChar w:fldCharType="separate"/>
      </w:r>
      <w:r w:rsidR="00834BB3">
        <w:t xml:space="preserve">Function </w:t>
      </w:r>
      <w:r w:rsidR="00834BB3">
        <w:rPr>
          <w:i/>
        </w:rPr>
        <w:t>BFE_runExecuteSteps</w:t>
      </w:r>
      <w:r w:rsidR="00C85035">
        <w:fldChar w:fldCharType="end"/>
      </w:r>
      <w:r w:rsidR="00D47E94">
        <w:t>)</w:t>
      </w:r>
    </w:p>
    <w:p w14:paraId="58A83621" w14:textId="77777777" w:rsidR="004125F7" w:rsidRDefault="00064EA3" w:rsidP="004125F7">
      <w:pPr>
        <w:pStyle w:val="ListParagraph"/>
        <w:numPr>
          <w:ilvl w:val="0"/>
          <w:numId w:val="23"/>
        </w:numPr>
        <w:spacing w:before="40" w:after="40"/>
        <w:rPr>
          <w:b/>
        </w:rPr>
      </w:pPr>
      <w:r w:rsidRPr="00B347F8">
        <w:rPr>
          <w:b/>
        </w:rPr>
        <w:t>Items used</w:t>
      </w:r>
      <w:r w:rsidR="00871F8F">
        <w:rPr>
          <w:b/>
        </w:rPr>
        <w:t>:</w:t>
      </w:r>
    </w:p>
    <w:p w14:paraId="483172F8" w14:textId="77777777" w:rsidR="004125F7" w:rsidRPr="004125F7" w:rsidRDefault="007C1425" w:rsidP="007C1425">
      <w:pPr>
        <w:spacing w:before="40" w:after="40"/>
        <w:ind w:left="72" w:firstLine="708"/>
      </w:pPr>
      <w:r>
        <w:t>None.</w:t>
      </w:r>
    </w:p>
    <w:p w14:paraId="2C146BE9" w14:textId="77777777" w:rsidR="00064EA3" w:rsidRDefault="00064EA3" w:rsidP="00064EA3">
      <w:pPr>
        <w:pStyle w:val="ListParagraph"/>
        <w:numPr>
          <w:ilvl w:val="0"/>
          <w:numId w:val="23"/>
        </w:numPr>
        <w:spacing w:before="40" w:after="40"/>
        <w:rPr>
          <w:b/>
        </w:rPr>
      </w:pPr>
      <w:r w:rsidRPr="00B347F8">
        <w:rPr>
          <w:b/>
        </w:rPr>
        <w:t>Returned values</w:t>
      </w:r>
      <w:r w:rsidR="00871F8F">
        <w:rPr>
          <w:b/>
        </w:rPr>
        <w:t>:</w:t>
      </w:r>
    </w:p>
    <w:p w14:paraId="267C9EFD" w14:textId="77777777" w:rsidR="00D92DDA" w:rsidRDefault="00D92DDA" w:rsidP="00D92DDA">
      <w:pPr>
        <w:pStyle w:val="ListParagraph"/>
        <w:spacing w:before="40" w:after="40"/>
        <w:ind w:left="780"/>
      </w:pPr>
      <w:r>
        <w:t>None.</w:t>
      </w:r>
    </w:p>
    <w:p w14:paraId="15EC257B" w14:textId="77777777" w:rsidR="00000ECC" w:rsidRPr="00D92DDA" w:rsidRDefault="00000ECC" w:rsidP="00D92DDA">
      <w:pPr>
        <w:pStyle w:val="ListParagraph"/>
        <w:spacing w:before="40" w:after="40"/>
        <w:ind w:left="780"/>
      </w:pPr>
    </w:p>
    <w:p w14:paraId="1F66A3CC" w14:textId="77777777" w:rsidR="006B59B2" w:rsidRDefault="006B59B2" w:rsidP="006B59B2">
      <w:pPr>
        <w:pStyle w:val="Heading1"/>
      </w:pPr>
      <w:r>
        <w:rPr>
          <w:color w:val="008000"/>
        </w:rPr>
        <w:br w:type="page"/>
      </w:r>
      <w:bookmarkStart w:id="283" w:name="_Toc315252686"/>
      <w:bookmarkStart w:id="284" w:name="_Toc396742549"/>
      <w:r w:rsidR="00466C87">
        <w:lastRenderedPageBreak/>
        <w:t>Post Build</w:t>
      </w:r>
      <w:r>
        <w:t xml:space="preserve"> parameters</w:t>
      </w:r>
      <w:bookmarkEnd w:id="283"/>
      <w:bookmarkEnd w:id="284"/>
    </w:p>
    <w:p w14:paraId="3FA680DB" w14:textId="77777777" w:rsidR="006B59B2" w:rsidRDefault="006B59B2" w:rsidP="006B59B2">
      <w:r>
        <w:t xml:space="preserve">Here are listed the </w:t>
      </w:r>
      <w:r w:rsidR="00F11407">
        <w:t>post build</w:t>
      </w:r>
      <w:r>
        <w:t xml:space="preserve"> parameters used by the component that are not defined in a specification document.</w:t>
      </w:r>
    </w:p>
    <w:p w14:paraId="71AA30CA" w14:textId="77777777" w:rsidR="006B59B2" w:rsidRDefault="006B59B2" w:rsidP="006B59B2"/>
    <w:p w14:paraId="291EB06B" w14:textId="77777777" w:rsidR="00A84939" w:rsidRDefault="00A84939" w:rsidP="006B59B2">
      <w:pPr>
        <w:rPr>
          <w:b/>
        </w:rPr>
      </w:pPr>
      <w:r>
        <w:t xml:space="preserve">All post build parameters are defined in </w:t>
      </w:r>
      <w:r w:rsidRPr="00A84939">
        <w:rPr>
          <w:b/>
        </w:rPr>
        <w:t>[C0]</w:t>
      </w:r>
    </w:p>
    <w:p w14:paraId="1962B63D" w14:textId="77777777" w:rsidR="00000ECC" w:rsidRDefault="00000ECC" w:rsidP="006B59B2"/>
    <w:p w14:paraId="7AF612EE" w14:textId="77777777" w:rsidR="006B59B2" w:rsidRDefault="006B59B2" w:rsidP="006B59B2">
      <w:pPr>
        <w:pStyle w:val="Heading1"/>
      </w:pPr>
      <w:r>
        <w:br w:type="page"/>
      </w:r>
      <w:bookmarkStart w:id="285" w:name="_Ref314030198"/>
      <w:bookmarkStart w:id="286" w:name="_Ref314030207"/>
      <w:bookmarkStart w:id="287" w:name="_Ref314030222"/>
      <w:bookmarkStart w:id="288" w:name="_Ref314030239"/>
      <w:bookmarkStart w:id="289" w:name="_Toc315252687"/>
      <w:bookmarkStart w:id="290" w:name="_Toc396742550"/>
      <w:r>
        <w:lastRenderedPageBreak/>
        <w:t>Compilation options</w:t>
      </w:r>
      <w:bookmarkEnd w:id="285"/>
      <w:bookmarkEnd w:id="286"/>
      <w:bookmarkEnd w:id="287"/>
      <w:bookmarkEnd w:id="288"/>
      <w:bookmarkEnd w:id="289"/>
      <w:bookmarkEnd w:id="290"/>
    </w:p>
    <w:p w14:paraId="4D412D52" w14:textId="77777777" w:rsidR="006B59B2" w:rsidRDefault="006B59B2" w:rsidP="006B59B2">
      <w:r>
        <w:t>Here is listed all the compilation options used for this component.</w:t>
      </w:r>
    </w:p>
    <w:p w14:paraId="58747C2D" w14:textId="77777777" w:rsidR="006B59B2" w:rsidRDefault="006B59B2" w:rsidP="006B59B2"/>
    <w:p w14:paraId="07CCBEF1" w14:textId="77777777" w:rsidR="001F7EA1" w:rsidRDefault="001F7EA1" w:rsidP="006B59B2">
      <w:r>
        <w:t xml:space="preserve">Some preprocessing compilation options can be used to adapt the compiled BFE source code to the project needs. This </w:t>
      </w:r>
      <w:r w:rsidR="0001408C">
        <w:t>will</w:t>
      </w:r>
      <w:r>
        <w:t xml:space="preserve"> reduce the memory print of the BFE for a low end project for instance.</w:t>
      </w:r>
    </w:p>
    <w:p w14:paraId="54C5C8F0" w14:textId="77777777" w:rsidR="001F7EA1" w:rsidRDefault="001F7EA1" w:rsidP="006B59B2"/>
    <w:p w14:paraId="42BA9187" w14:textId="77777777" w:rsidR="001F7EA1" w:rsidRDefault="0001408C" w:rsidP="0001408C">
      <w:pPr>
        <w:pStyle w:val="Heading2"/>
      </w:pPr>
      <w:bookmarkStart w:id="291" w:name="_Toc396742551"/>
      <w:r>
        <w:t>High Power feature key</w:t>
      </w:r>
      <w:bookmarkEnd w:id="291"/>
    </w:p>
    <w:p w14:paraId="0A6DC8EE" w14:textId="77777777" w:rsidR="0001408C" w:rsidRDefault="0001408C" w:rsidP="006B59B2"/>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1134"/>
        <w:gridCol w:w="8080"/>
      </w:tblGrid>
      <w:tr w:rsidR="0001408C" w14:paraId="1D9E830B" w14:textId="77777777" w:rsidTr="0001408C">
        <w:trPr>
          <w:cantSplit/>
        </w:trPr>
        <w:tc>
          <w:tcPr>
            <w:tcW w:w="9993" w:type="dxa"/>
            <w:gridSpan w:val="3"/>
            <w:tcBorders>
              <w:bottom w:val="single" w:sz="4" w:space="0" w:color="auto"/>
            </w:tcBorders>
            <w:shd w:val="pct5" w:color="auto" w:fill="FFFFFF"/>
          </w:tcPr>
          <w:p w14:paraId="30C2009E" w14:textId="77777777" w:rsidR="0001408C" w:rsidRPr="003D58C0" w:rsidRDefault="0001408C" w:rsidP="006F5D31">
            <w:pPr>
              <w:pStyle w:val="RequirementText"/>
              <w:rPr>
                <w:b/>
              </w:rPr>
            </w:pPr>
            <w:r>
              <w:rPr>
                <w:b/>
              </w:rPr>
              <w:t>BFE_CFG_OPT_HIGH_POWER</w:t>
            </w:r>
          </w:p>
        </w:tc>
      </w:tr>
      <w:tr w:rsidR="0001408C" w14:paraId="468751B7" w14:textId="77777777" w:rsidTr="0001408C">
        <w:tc>
          <w:tcPr>
            <w:tcW w:w="779" w:type="dxa"/>
            <w:tcBorders>
              <w:top w:val="nil"/>
              <w:left w:val="nil"/>
              <w:bottom w:val="nil"/>
            </w:tcBorders>
          </w:tcPr>
          <w:p w14:paraId="65160813" w14:textId="77777777" w:rsidR="0001408C" w:rsidRDefault="0001408C" w:rsidP="006F5D31">
            <w:pPr>
              <w:pStyle w:val="RequirementText"/>
            </w:pPr>
          </w:p>
        </w:tc>
        <w:tc>
          <w:tcPr>
            <w:tcW w:w="1134" w:type="dxa"/>
          </w:tcPr>
          <w:p w14:paraId="19409AE5" w14:textId="77777777" w:rsidR="0001408C" w:rsidRDefault="0001408C" w:rsidP="006F5D31">
            <w:pPr>
              <w:pStyle w:val="RequirementText"/>
            </w:pPr>
            <w:r>
              <w:t>Object</w:t>
            </w:r>
          </w:p>
        </w:tc>
        <w:tc>
          <w:tcPr>
            <w:tcW w:w="8080" w:type="dxa"/>
          </w:tcPr>
          <w:p w14:paraId="5E82FC6F" w14:textId="77777777" w:rsidR="0001408C" w:rsidRDefault="0001408C" w:rsidP="006F5D31">
            <w:pPr>
              <w:pStyle w:val="RequirementText"/>
            </w:pPr>
            <w:r>
              <w:t>This compilation key shall be defined if the Hardware supports the high power feature.</w:t>
            </w:r>
          </w:p>
          <w:p w14:paraId="621B25D5" w14:textId="77777777" w:rsidR="0001408C" w:rsidRDefault="0001408C" w:rsidP="006F5D31">
            <w:pPr>
              <w:pStyle w:val="RequirementText"/>
            </w:pPr>
            <w:r>
              <w:t xml:space="preserve">If not, the </w:t>
            </w:r>
            <w:r>
              <w:fldChar w:fldCharType="begin"/>
            </w:r>
            <w:r>
              <w:instrText xml:space="preserve"> REF _Ref315163184 \h </w:instrText>
            </w:r>
            <w:r>
              <w:fldChar w:fldCharType="separate"/>
            </w:r>
            <w:r w:rsidR="00834BB3">
              <w:t xml:space="preserve">Function </w:t>
            </w:r>
            <w:r>
              <w:fldChar w:fldCharType="end"/>
            </w:r>
            <w:r>
              <w:t xml:space="preserve"> will be compiled without his content.</w:t>
            </w:r>
          </w:p>
        </w:tc>
      </w:tr>
      <w:tr w:rsidR="0001408C" w14:paraId="3F1CDAD7" w14:textId="77777777" w:rsidTr="0001408C">
        <w:tc>
          <w:tcPr>
            <w:tcW w:w="779" w:type="dxa"/>
            <w:tcBorders>
              <w:top w:val="nil"/>
              <w:left w:val="nil"/>
              <w:bottom w:val="nil"/>
            </w:tcBorders>
          </w:tcPr>
          <w:p w14:paraId="5056C48D" w14:textId="77777777" w:rsidR="0001408C" w:rsidRDefault="0001408C" w:rsidP="006F5D31">
            <w:pPr>
              <w:pStyle w:val="RequirementText"/>
            </w:pPr>
          </w:p>
        </w:tc>
        <w:tc>
          <w:tcPr>
            <w:tcW w:w="1134" w:type="dxa"/>
          </w:tcPr>
          <w:p w14:paraId="2BBF44B8" w14:textId="77777777" w:rsidR="0001408C" w:rsidRDefault="0001408C" w:rsidP="006F5D31">
            <w:pPr>
              <w:pStyle w:val="RequirementText"/>
            </w:pPr>
            <w:r>
              <w:t>Constraint</w:t>
            </w:r>
          </w:p>
        </w:tc>
        <w:tc>
          <w:tcPr>
            <w:tcW w:w="8080" w:type="dxa"/>
          </w:tcPr>
          <w:p w14:paraId="63BC051B" w14:textId="77777777" w:rsidR="0001408C" w:rsidRDefault="0001408C" w:rsidP="006F5D31">
            <w:pPr>
              <w:pStyle w:val="RequirementText"/>
            </w:pPr>
          </w:p>
        </w:tc>
      </w:tr>
    </w:tbl>
    <w:p w14:paraId="51043183" w14:textId="77777777" w:rsidR="0001408C" w:rsidRDefault="0001408C" w:rsidP="0001408C">
      <w:pPr>
        <w:pStyle w:val="Heading2"/>
      </w:pPr>
      <w:bookmarkStart w:id="292" w:name="_Toc396742552"/>
      <w:r>
        <w:t>PID current regulation feature key</w:t>
      </w:r>
      <w:bookmarkEnd w:id="292"/>
    </w:p>
    <w:p w14:paraId="28EC4C67" w14:textId="77777777" w:rsidR="0001408C" w:rsidRDefault="0001408C" w:rsidP="0001408C"/>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1134"/>
        <w:gridCol w:w="8080"/>
      </w:tblGrid>
      <w:tr w:rsidR="0001408C" w14:paraId="6D788D72" w14:textId="77777777" w:rsidTr="006F5D31">
        <w:trPr>
          <w:cantSplit/>
        </w:trPr>
        <w:tc>
          <w:tcPr>
            <w:tcW w:w="9993" w:type="dxa"/>
            <w:gridSpan w:val="3"/>
            <w:tcBorders>
              <w:bottom w:val="single" w:sz="4" w:space="0" w:color="auto"/>
            </w:tcBorders>
            <w:shd w:val="pct5" w:color="auto" w:fill="FFFFFF"/>
          </w:tcPr>
          <w:p w14:paraId="0C3BCEC8" w14:textId="77777777" w:rsidR="0001408C" w:rsidRPr="003D58C0" w:rsidRDefault="0001408C" w:rsidP="0001408C">
            <w:pPr>
              <w:pStyle w:val="RequirementText"/>
              <w:rPr>
                <w:b/>
              </w:rPr>
            </w:pPr>
            <w:r>
              <w:rPr>
                <w:b/>
              </w:rPr>
              <w:t>BFE_CFG_OPT_PID</w:t>
            </w:r>
          </w:p>
        </w:tc>
      </w:tr>
      <w:tr w:rsidR="0001408C" w14:paraId="19DE6C22" w14:textId="77777777" w:rsidTr="006F5D31">
        <w:tc>
          <w:tcPr>
            <w:tcW w:w="779" w:type="dxa"/>
            <w:tcBorders>
              <w:top w:val="nil"/>
              <w:left w:val="nil"/>
              <w:bottom w:val="nil"/>
            </w:tcBorders>
          </w:tcPr>
          <w:p w14:paraId="44D7307F" w14:textId="77777777" w:rsidR="0001408C" w:rsidRDefault="0001408C" w:rsidP="006F5D31">
            <w:pPr>
              <w:pStyle w:val="RequirementText"/>
            </w:pPr>
          </w:p>
        </w:tc>
        <w:tc>
          <w:tcPr>
            <w:tcW w:w="1134" w:type="dxa"/>
          </w:tcPr>
          <w:p w14:paraId="0E6C4923" w14:textId="77777777" w:rsidR="0001408C" w:rsidRDefault="0001408C" w:rsidP="006F5D31">
            <w:pPr>
              <w:pStyle w:val="RequirementText"/>
            </w:pPr>
            <w:r>
              <w:t>Object</w:t>
            </w:r>
          </w:p>
        </w:tc>
        <w:tc>
          <w:tcPr>
            <w:tcW w:w="8080" w:type="dxa"/>
          </w:tcPr>
          <w:p w14:paraId="6B3E84C0" w14:textId="77777777" w:rsidR="0001408C" w:rsidRDefault="0001408C" w:rsidP="006F5D31">
            <w:pPr>
              <w:pStyle w:val="RequirementText"/>
            </w:pPr>
            <w:r>
              <w:t>This compilation key shall be defined if the Hardware supports the PID current regulation feature.</w:t>
            </w:r>
          </w:p>
          <w:p w14:paraId="5877AD10" w14:textId="77777777" w:rsidR="00834BB3" w:rsidRDefault="0001408C">
            <w:pPr>
              <w:jc w:val="left"/>
              <w:rPr>
                <w:rFonts w:ascii="Arial (W1)" w:hAnsi="Arial (W1)"/>
                <w:b/>
              </w:rPr>
            </w:pPr>
            <w:r>
              <w:t xml:space="preserve">If not, the </w:t>
            </w:r>
            <w:r>
              <w:fldChar w:fldCharType="begin"/>
            </w:r>
            <w:r>
              <w:instrText xml:space="preserve"> REF _Ref318358825 \h </w:instrText>
            </w:r>
            <w:r>
              <w:fldChar w:fldCharType="separate"/>
            </w:r>
            <w:r w:rsidR="00834BB3">
              <w:br w:type="page"/>
            </w:r>
          </w:p>
          <w:p w14:paraId="02372DA3" w14:textId="77777777" w:rsidR="0001408C" w:rsidRDefault="00834BB3" w:rsidP="0001408C">
            <w:pPr>
              <w:pStyle w:val="RequirementText"/>
            </w:pPr>
            <w:r>
              <w:t>ManagePIDCurrentSteps</w:t>
            </w:r>
            <w:r w:rsidR="0001408C">
              <w:fldChar w:fldCharType="end"/>
            </w:r>
            <w:r w:rsidR="0001408C">
              <w:t xml:space="preserve"> function will be compiled without his content.</w:t>
            </w:r>
          </w:p>
        </w:tc>
      </w:tr>
      <w:tr w:rsidR="0001408C" w14:paraId="774495D8" w14:textId="77777777" w:rsidTr="006F5D31">
        <w:tc>
          <w:tcPr>
            <w:tcW w:w="779" w:type="dxa"/>
            <w:tcBorders>
              <w:top w:val="nil"/>
              <w:left w:val="nil"/>
              <w:bottom w:val="nil"/>
            </w:tcBorders>
          </w:tcPr>
          <w:p w14:paraId="04E70463" w14:textId="77777777" w:rsidR="0001408C" w:rsidRDefault="0001408C" w:rsidP="006F5D31">
            <w:pPr>
              <w:pStyle w:val="RequirementText"/>
            </w:pPr>
          </w:p>
        </w:tc>
        <w:tc>
          <w:tcPr>
            <w:tcW w:w="1134" w:type="dxa"/>
          </w:tcPr>
          <w:p w14:paraId="2D9FFEA4" w14:textId="77777777" w:rsidR="0001408C" w:rsidRDefault="0001408C" w:rsidP="006F5D31">
            <w:pPr>
              <w:pStyle w:val="RequirementText"/>
            </w:pPr>
            <w:r>
              <w:t>Constraint</w:t>
            </w:r>
          </w:p>
        </w:tc>
        <w:tc>
          <w:tcPr>
            <w:tcW w:w="8080" w:type="dxa"/>
          </w:tcPr>
          <w:p w14:paraId="6DF8A7A7" w14:textId="77777777" w:rsidR="0001408C" w:rsidRDefault="0001408C" w:rsidP="006F5D31">
            <w:pPr>
              <w:pStyle w:val="RequirementText"/>
            </w:pPr>
          </w:p>
        </w:tc>
      </w:tr>
    </w:tbl>
    <w:p w14:paraId="1D357A21" w14:textId="77777777" w:rsidR="00FC307F" w:rsidRDefault="00FC307F" w:rsidP="00FC307F">
      <w:pPr>
        <w:pStyle w:val="Heading2"/>
      </w:pPr>
      <w:bookmarkStart w:id="293" w:name="_Toc396742553"/>
      <w:r>
        <w:t>Adaptive current interruption point feature key</w:t>
      </w:r>
      <w:bookmarkEnd w:id="293"/>
    </w:p>
    <w:p w14:paraId="279B04CE" w14:textId="77777777" w:rsidR="00FC307F" w:rsidRDefault="00FC307F" w:rsidP="00FC307F"/>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1134"/>
        <w:gridCol w:w="8080"/>
      </w:tblGrid>
      <w:tr w:rsidR="00FC307F" w14:paraId="78F254D8" w14:textId="77777777" w:rsidTr="006F5D31">
        <w:trPr>
          <w:cantSplit/>
        </w:trPr>
        <w:tc>
          <w:tcPr>
            <w:tcW w:w="9993" w:type="dxa"/>
            <w:gridSpan w:val="3"/>
            <w:tcBorders>
              <w:bottom w:val="single" w:sz="4" w:space="0" w:color="auto"/>
            </w:tcBorders>
            <w:shd w:val="pct5" w:color="auto" w:fill="FFFFFF"/>
          </w:tcPr>
          <w:p w14:paraId="01140AE3" w14:textId="77777777" w:rsidR="00FC307F" w:rsidRPr="003D58C0" w:rsidRDefault="00FC307F" w:rsidP="00FC307F">
            <w:pPr>
              <w:pStyle w:val="RequirementText"/>
              <w:rPr>
                <w:b/>
              </w:rPr>
            </w:pPr>
            <w:r>
              <w:rPr>
                <w:b/>
              </w:rPr>
              <w:t>BFE_CFG_OPT_ADAPT_CURRENT</w:t>
            </w:r>
          </w:p>
        </w:tc>
      </w:tr>
      <w:tr w:rsidR="00FC307F" w14:paraId="6352AEB4" w14:textId="77777777" w:rsidTr="006F5D31">
        <w:tc>
          <w:tcPr>
            <w:tcW w:w="779" w:type="dxa"/>
            <w:tcBorders>
              <w:top w:val="nil"/>
              <w:left w:val="nil"/>
              <w:bottom w:val="nil"/>
            </w:tcBorders>
          </w:tcPr>
          <w:p w14:paraId="03ADCD06" w14:textId="77777777" w:rsidR="00FC307F" w:rsidRDefault="00FC307F" w:rsidP="006F5D31">
            <w:pPr>
              <w:pStyle w:val="RequirementText"/>
            </w:pPr>
          </w:p>
        </w:tc>
        <w:tc>
          <w:tcPr>
            <w:tcW w:w="1134" w:type="dxa"/>
          </w:tcPr>
          <w:p w14:paraId="3D9F0312" w14:textId="77777777" w:rsidR="00FC307F" w:rsidRDefault="00FC307F" w:rsidP="006F5D31">
            <w:pPr>
              <w:pStyle w:val="RequirementText"/>
            </w:pPr>
            <w:r>
              <w:t>Object</w:t>
            </w:r>
          </w:p>
        </w:tc>
        <w:tc>
          <w:tcPr>
            <w:tcW w:w="8080" w:type="dxa"/>
          </w:tcPr>
          <w:p w14:paraId="1845A39B" w14:textId="77777777" w:rsidR="00FC307F" w:rsidRDefault="00204DE5" w:rsidP="006F5D31">
            <w:pPr>
              <w:pStyle w:val="RequirementText"/>
            </w:pPr>
            <w:r>
              <w:t xml:space="preserve">The compilation allow the activation/deactivation of the interpolation table in charge of the adaptive current interruption point feature. </w:t>
            </w:r>
          </w:p>
          <w:p w14:paraId="42A23186" w14:textId="77777777" w:rsidR="00204DE5" w:rsidRDefault="00204DE5" w:rsidP="006F5D31">
            <w:pPr>
              <w:pStyle w:val="RequirementText"/>
            </w:pPr>
            <w:r>
              <w:t>If this option is not defined</w:t>
            </w:r>
            <w:r w:rsidR="00871F8F">
              <w:t>:</w:t>
            </w:r>
            <w:r>
              <w:t xml:space="preserve"> the 2 tables used for the linear interpolation are not used, the temperature is not used.</w:t>
            </w:r>
          </w:p>
        </w:tc>
      </w:tr>
      <w:tr w:rsidR="00FC307F" w14:paraId="3E07CCEC" w14:textId="77777777" w:rsidTr="006F5D31">
        <w:tc>
          <w:tcPr>
            <w:tcW w:w="779" w:type="dxa"/>
            <w:tcBorders>
              <w:top w:val="nil"/>
              <w:left w:val="nil"/>
              <w:bottom w:val="nil"/>
            </w:tcBorders>
          </w:tcPr>
          <w:p w14:paraId="7605251A" w14:textId="77777777" w:rsidR="00FC307F" w:rsidRDefault="00FC307F" w:rsidP="006F5D31">
            <w:pPr>
              <w:pStyle w:val="RequirementText"/>
            </w:pPr>
          </w:p>
        </w:tc>
        <w:tc>
          <w:tcPr>
            <w:tcW w:w="1134" w:type="dxa"/>
          </w:tcPr>
          <w:p w14:paraId="3E6D3DFF" w14:textId="77777777" w:rsidR="00FC307F" w:rsidRDefault="00FC307F" w:rsidP="006F5D31">
            <w:pPr>
              <w:pStyle w:val="RequirementText"/>
            </w:pPr>
            <w:r>
              <w:t>Constraint</w:t>
            </w:r>
          </w:p>
        </w:tc>
        <w:tc>
          <w:tcPr>
            <w:tcW w:w="8080" w:type="dxa"/>
          </w:tcPr>
          <w:p w14:paraId="7FF03AAC" w14:textId="77777777" w:rsidR="00FC307F" w:rsidRDefault="00FC307F" w:rsidP="006F5D31">
            <w:pPr>
              <w:pStyle w:val="RequirementText"/>
            </w:pPr>
          </w:p>
        </w:tc>
      </w:tr>
    </w:tbl>
    <w:p w14:paraId="4C4D5E10" w14:textId="77777777" w:rsidR="00204DE5" w:rsidRDefault="00204DE5" w:rsidP="00204DE5">
      <w:pPr>
        <w:pStyle w:val="Heading2"/>
      </w:pPr>
      <w:bookmarkStart w:id="294" w:name="_Toc396742554"/>
      <w:r>
        <w:t>Belt blocked feature key</w:t>
      </w:r>
      <w:bookmarkEnd w:id="294"/>
    </w:p>
    <w:p w14:paraId="4F1E6DF8" w14:textId="77777777" w:rsidR="00204DE5" w:rsidRDefault="00204DE5" w:rsidP="00204DE5"/>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1134"/>
        <w:gridCol w:w="8080"/>
      </w:tblGrid>
      <w:tr w:rsidR="00204DE5" w14:paraId="50DF91DC" w14:textId="77777777" w:rsidTr="006F5D31">
        <w:trPr>
          <w:cantSplit/>
        </w:trPr>
        <w:tc>
          <w:tcPr>
            <w:tcW w:w="9993" w:type="dxa"/>
            <w:gridSpan w:val="3"/>
            <w:tcBorders>
              <w:bottom w:val="single" w:sz="4" w:space="0" w:color="auto"/>
            </w:tcBorders>
            <w:shd w:val="pct5" w:color="auto" w:fill="FFFFFF"/>
          </w:tcPr>
          <w:p w14:paraId="5D6D9AFC" w14:textId="77777777" w:rsidR="00204DE5" w:rsidRPr="003D58C0" w:rsidRDefault="00204DE5" w:rsidP="00204DE5">
            <w:pPr>
              <w:pStyle w:val="RequirementText"/>
              <w:rPr>
                <w:b/>
              </w:rPr>
            </w:pPr>
            <w:r>
              <w:rPr>
                <w:b/>
              </w:rPr>
              <w:t>BFE_CFG_OPT_BELT_BLOCKED_HES</w:t>
            </w:r>
          </w:p>
        </w:tc>
      </w:tr>
      <w:tr w:rsidR="00204DE5" w14:paraId="5A24F6B3" w14:textId="77777777" w:rsidTr="006F5D31">
        <w:tc>
          <w:tcPr>
            <w:tcW w:w="779" w:type="dxa"/>
            <w:tcBorders>
              <w:top w:val="nil"/>
              <w:left w:val="nil"/>
              <w:bottom w:val="nil"/>
            </w:tcBorders>
          </w:tcPr>
          <w:p w14:paraId="2BEB765F" w14:textId="77777777" w:rsidR="00204DE5" w:rsidRDefault="00204DE5" w:rsidP="006F5D31">
            <w:pPr>
              <w:pStyle w:val="RequirementText"/>
            </w:pPr>
          </w:p>
        </w:tc>
        <w:tc>
          <w:tcPr>
            <w:tcW w:w="1134" w:type="dxa"/>
          </w:tcPr>
          <w:p w14:paraId="0328DF00" w14:textId="77777777" w:rsidR="00204DE5" w:rsidRDefault="00204DE5" w:rsidP="006F5D31">
            <w:pPr>
              <w:pStyle w:val="RequirementText"/>
            </w:pPr>
            <w:r>
              <w:t>Object</w:t>
            </w:r>
          </w:p>
        </w:tc>
        <w:tc>
          <w:tcPr>
            <w:tcW w:w="8080" w:type="dxa"/>
          </w:tcPr>
          <w:p w14:paraId="51FFB739" w14:textId="77777777" w:rsidR="00204DE5" w:rsidRDefault="00204DE5" w:rsidP="00204DE5">
            <w:pPr>
              <w:pStyle w:val="RequirementText"/>
            </w:pPr>
            <w:r>
              <w:t>This option can be deactivated if the HES sensors are absent from the PCB, or if the BSR function is not required by the project.</w:t>
            </w:r>
          </w:p>
        </w:tc>
      </w:tr>
      <w:tr w:rsidR="00204DE5" w14:paraId="5A884743" w14:textId="77777777" w:rsidTr="006F5D31">
        <w:tc>
          <w:tcPr>
            <w:tcW w:w="779" w:type="dxa"/>
            <w:tcBorders>
              <w:top w:val="nil"/>
              <w:left w:val="nil"/>
              <w:bottom w:val="nil"/>
            </w:tcBorders>
          </w:tcPr>
          <w:p w14:paraId="57191E92" w14:textId="77777777" w:rsidR="00204DE5" w:rsidRDefault="00204DE5" w:rsidP="006F5D31">
            <w:pPr>
              <w:pStyle w:val="RequirementText"/>
            </w:pPr>
          </w:p>
        </w:tc>
        <w:tc>
          <w:tcPr>
            <w:tcW w:w="1134" w:type="dxa"/>
          </w:tcPr>
          <w:p w14:paraId="79B6B64E" w14:textId="77777777" w:rsidR="00204DE5" w:rsidRDefault="00204DE5" w:rsidP="006F5D31">
            <w:pPr>
              <w:pStyle w:val="RequirementText"/>
            </w:pPr>
            <w:r>
              <w:t>Constraint</w:t>
            </w:r>
          </w:p>
        </w:tc>
        <w:tc>
          <w:tcPr>
            <w:tcW w:w="8080" w:type="dxa"/>
          </w:tcPr>
          <w:p w14:paraId="717CC46C" w14:textId="77777777" w:rsidR="00204DE5" w:rsidRDefault="00204DE5" w:rsidP="006F5D31">
            <w:pPr>
              <w:pStyle w:val="RequirementText"/>
            </w:pPr>
          </w:p>
        </w:tc>
      </w:tr>
    </w:tbl>
    <w:p w14:paraId="3922C210" w14:textId="77777777" w:rsidR="00204DE5" w:rsidRDefault="00204DE5" w:rsidP="00204DE5">
      <w:pPr>
        <w:pStyle w:val="Heading2"/>
      </w:pPr>
      <w:bookmarkStart w:id="295" w:name="_Toc396742555"/>
      <w:r>
        <w:t>Belt Movement feature key</w:t>
      </w:r>
      <w:bookmarkEnd w:id="295"/>
    </w:p>
    <w:tbl>
      <w:tblPr>
        <w:tblpPr w:leftFromText="180" w:rightFromText="180" w:vertAnchor="text" w:horzAnchor="margin" w:tblpY="27"/>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1134"/>
        <w:gridCol w:w="8080"/>
      </w:tblGrid>
      <w:tr w:rsidR="002D2ED8" w14:paraId="74074A6F" w14:textId="77777777" w:rsidTr="002D2ED8">
        <w:trPr>
          <w:cantSplit/>
        </w:trPr>
        <w:tc>
          <w:tcPr>
            <w:tcW w:w="9993" w:type="dxa"/>
            <w:gridSpan w:val="3"/>
            <w:tcBorders>
              <w:bottom w:val="single" w:sz="4" w:space="0" w:color="auto"/>
            </w:tcBorders>
            <w:shd w:val="pct5" w:color="auto" w:fill="FFFFFF"/>
          </w:tcPr>
          <w:p w14:paraId="057BA8CC" w14:textId="77777777" w:rsidR="002D2ED8" w:rsidRPr="003D58C0" w:rsidRDefault="002D2ED8" w:rsidP="002D2ED8">
            <w:pPr>
              <w:pStyle w:val="RequirementText"/>
              <w:rPr>
                <w:b/>
              </w:rPr>
            </w:pPr>
            <w:r>
              <w:rPr>
                <w:b/>
              </w:rPr>
              <w:t>BFE_CFG_OPT_BELT_MVT_DETECT</w:t>
            </w:r>
          </w:p>
        </w:tc>
      </w:tr>
      <w:tr w:rsidR="002D2ED8" w14:paraId="41DEAAA9" w14:textId="77777777" w:rsidTr="002D2ED8">
        <w:tc>
          <w:tcPr>
            <w:tcW w:w="779" w:type="dxa"/>
            <w:tcBorders>
              <w:top w:val="nil"/>
              <w:left w:val="nil"/>
              <w:bottom w:val="nil"/>
            </w:tcBorders>
          </w:tcPr>
          <w:p w14:paraId="56BF8A98" w14:textId="77777777" w:rsidR="002D2ED8" w:rsidRDefault="002D2ED8" w:rsidP="002D2ED8">
            <w:pPr>
              <w:pStyle w:val="RequirementText"/>
            </w:pPr>
          </w:p>
        </w:tc>
        <w:tc>
          <w:tcPr>
            <w:tcW w:w="1134" w:type="dxa"/>
          </w:tcPr>
          <w:p w14:paraId="0D34D63E" w14:textId="77777777" w:rsidR="002D2ED8" w:rsidRDefault="002D2ED8" w:rsidP="002D2ED8">
            <w:pPr>
              <w:pStyle w:val="RequirementText"/>
            </w:pPr>
            <w:r>
              <w:t>Object</w:t>
            </w:r>
          </w:p>
        </w:tc>
        <w:tc>
          <w:tcPr>
            <w:tcW w:w="8080" w:type="dxa"/>
          </w:tcPr>
          <w:p w14:paraId="3F0BC704" w14:textId="77777777" w:rsidR="002D2ED8" w:rsidRDefault="002D2ED8" w:rsidP="002D2ED8">
            <w:pPr>
              <w:pStyle w:val="RequirementText"/>
            </w:pPr>
            <w:r>
              <w:t>This option can be deactivated if the HES sensors are absent from the PCB, or if the BSR function is not required by the project.</w:t>
            </w:r>
          </w:p>
        </w:tc>
      </w:tr>
      <w:tr w:rsidR="002D2ED8" w14:paraId="34016C41" w14:textId="77777777" w:rsidTr="002D2ED8">
        <w:tc>
          <w:tcPr>
            <w:tcW w:w="779" w:type="dxa"/>
            <w:tcBorders>
              <w:top w:val="nil"/>
              <w:left w:val="nil"/>
              <w:bottom w:val="nil"/>
            </w:tcBorders>
          </w:tcPr>
          <w:p w14:paraId="1645F6CE" w14:textId="77777777" w:rsidR="002D2ED8" w:rsidRDefault="002D2ED8" w:rsidP="002D2ED8">
            <w:pPr>
              <w:pStyle w:val="RequirementText"/>
            </w:pPr>
          </w:p>
        </w:tc>
        <w:tc>
          <w:tcPr>
            <w:tcW w:w="1134" w:type="dxa"/>
          </w:tcPr>
          <w:p w14:paraId="1519F569" w14:textId="77777777" w:rsidR="002D2ED8" w:rsidRDefault="002D2ED8" w:rsidP="002D2ED8">
            <w:pPr>
              <w:pStyle w:val="RequirementText"/>
            </w:pPr>
            <w:r>
              <w:t>Constraint</w:t>
            </w:r>
          </w:p>
        </w:tc>
        <w:tc>
          <w:tcPr>
            <w:tcW w:w="8080" w:type="dxa"/>
          </w:tcPr>
          <w:p w14:paraId="1FE875F1" w14:textId="77777777" w:rsidR="002D2ED8" w:rsidRDefault="002D2ED8" w:rsidP="002D2ED8">
            <w:pPr>
              <w:pStyle w:val="RequirementText"/>
            </w:pPr>
          </w:p>
        </w:tc>
      </w:tr>
    </w:tbl>
    <w:p w14:paraId="35A2BAF4" w14:textId="77777777" w:rsidR="002D2ED8" w:rsidRDefault="002D2ED8" w:rsidP="002D2ED8">
      <w:pPr>
        <w:rPr>
          <w:lang w:val="en-US"/>
        </w:rPr>
      </w:pPr>
    </w:p>
    <w:p w14:paraId="3EEAE51A" w14:textId="77777777" w:rsidR="002D2ED8" w:rsidRPr="002D2ED8" w:rsidRDefault="002D2ED8" w:rsidP="002D2ED8">
      <w:pPr>
        <w:rPr>
          <w:lang w:val="en-US"/>
        </w:rPr>
      </w:pPr>
    </w:p>
    <w:p w14:paraId="5463F4B4" w14:textId="77777777" w:rsidR="002D2ED8" w:rsidRDefault="002D2ED8">
      <w:pPr>
        <w:jc w:val="left"/>
        <w:rPr>
          <w:b/>
          <w:smallCaps/>
          <w:spacing w:val="8"/>
          <w:sz w:val="24"/>
        </w:rPr>
      </w:pPr>
      <w:r>
        <w:br w:type="page"/>
      </w:r>
    </w:p>
    <w:p w14:paraId="19AF8A90" w14:textId="77777777" w:rsidR="00204DE5" w:rsidRDefault="002D2ED8" w:rsidP="002D2ED8">
      <w:pPr>
        <w:pStyle w:val="Heading1"/>
      </w:pPr>
      <w:bookmarkStart w:id="296" w:name="_Toc396742556"/>
      <w:r>
        <w:lastRenderedPageBreak/>
        <w:t>Annex</w:t>
      </w:r>
      <w:bookmarkEnd w:id="296"/>
    </w:p>
    <w:p w14:paraId="7E6382BC" w14:textId="77777777" w:rsidR="002D2ED8" w:rsidRDefault="002D2ED8" w:rsidP="002D2ED8">
      <w:pPr>
        <w:pStyle w:val="Heading2"/>
      </w:pPr>
      <w:bookmarkStart w:id="297" w:name="_Ref361902622"/>
      <w:bookmarkStart w:id="298" w:name="_Toc396742557"/>
      <w:r>
        <w:t>Kilis temperature drift issue</w:t>
      </w:r>
      <w:bookmarkEnd w:id="297"/>
      <w:bookmarkEnd w:id="298"/>
    </w:p>
    <w:p w14:paraId="4A9B70FD" w14:textId="77777777" w:rsidR="002D2ED8" w:rsidRDefault="002D2ED8" w:rsidP="002D2ED8">
      <w:pPr>
        <w:rPr>
          <w:lang w:val="en-US"/>
        </w:rPr>
      </w:pPr>
    </w:p>
    <w:p w14:paraId="484A7C24" w14:textId="77777777" w:rsidR="002D2ED8" w:rsidRPr="002D2ED8" w:rsidRDefault="002D2ED8" w:rsidP="002D2ED8">
      <w:pPr>
        <w:rPr>
          <w:lang w:val="en-US"/>
        </w:rPr>
      </w:pPr>
      <w:r w:rsidRPr="002D2ED8">
        <w:rPr>
          <w:lang w:val="en-US"/>
        </w:rPr>
        <w:t>Ch2 in blue is the voltage at Is output</w:t>
      </w:r>
    </w:p>
    <w:p w14:paraId="6C894FEF" w14:textId="77777777" w:rsidR="002D2ED8" w:rsidRDefault="002D2ED8" w:rsidP="002D2ED8">
      <w:pPr>
        <w:rPr>
          <w:noProof/>
          <w:lang w:val="en-US" w:eastAsia="en-US"/>
        </w:rPr>
      </w:pPr>
      <w:r w:rsidRPr="002D2ED8">
        <w:rPr>
          <w:lang w:val="en-US"/>
        </w:rPr>
        <w:t>Ch1 and ch3 are the current measured on motor and on supply (with PWM = 100%, controlled current supply)</w:t>
      </w:r>
      <w:r w:rsidRPr="002D2ED8">
        <w:rPr>
          <w:noProof/>
          <w:lang w:val="en-US" w:eastAsia="en-US"/>
        </w:rPr>
        <w:t xml:space="preserve"> </w:t>
      </w:r>
    </w:p>
    <w:p w14:paraId="6ACC8260" w14:textId="77777777" w:rsidR="002D2ED8" w:rsidRDefault="002D2ED8" w:rsidP="002D2ED8">
      <w:pPr>
        <w:rPr>
          <w:noProof/>
          <w:lang w:val="en-US" w:eastAsia="en-US"/>
        </w:rPr>
      </w:pPr>
    </w:p>
    <w:p w14:paraId="42B29523" w14:textId="77777777" w:rsidR="002D2ED8" w:rsidRPr="002D2ED8" w:rsidRDefault="002D2ED8" w:rsidP="002D2ED8">
      <w:pPr>
        <w:ind w:left="-342"/>
        <w:rPr>
          <w:lang w:val="en-US"/>
        </w:rPr>
      </w:pPr>
      <w:r>
        <w:rPr>
          <w:noProof/>
          <w:lang w:val="fr-FR" w:eastAsia="fr-FR"/>
        </w:rPr>
        <mc:AlternateContent>
          <mc:Choice Requires="wpc">
            <w:drawing>
              <wp:inline distT="0" distB="0" distL="0" distR="0" wp14:anchorId="0ACEF2FC" wp14:editId="404C593B">
                <wp:extent cx="6877050" cy="4817744"/>
                <wp:effectExtent l="0" t="0" r="0" b="2540"/>
                <wp:docPr id="301" name="Canvas 3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87" name="Picture 58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3651759" y="2506689"/>
                            <a:ext cx="2839204" cy="227048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cap="flat" cmpd="sng">
                                <a:solidFill>
                                  <a:schemeClr val="tx1"/>
                                </a:solidFill>
                                <a:prstDash val="solid"/>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588" name="Picture 58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2506689"/>
                            <a:ext cx="2874201" cy="2309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cap="flat" cmpd="sng">
                                <a:solidFill>
                                  <a:schemeClr val="tx1"/>
                                </a:solidFill>
                                <a:prstDash val="solid"/>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589" name="Picture 58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3651759" y="0"/>
                            <a:ext cx="2847953" cy="230548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cap="flat" cmpd="sng">
                                <a:solidFill>
                                  <a:schemeClr val="tx1"/>
                                </a:solidFill>
                                <a:prstDash val="solid"/>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590" name="Picture 59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26248"/>
                            <a:ext cx="2830454" cy="227923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cap="flat" cmpd="sng">
                                <a:solidFill>
                                  <a:schemeClr val="tx1"/>
                                </a:solidFill>
                                <a:prstDash val="solid"/>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s:wsp>
                        <wps:cNvPr id="591" name="ZoneTexte 890896"/>
                        <wps:cNvSpPr txBox="1"/>
                        <wps:spPr>
                          <a:xfrm>
                            <a:off x="745185" y="473928"/>
                            <a:ext cx="1221105" cy="266700"/>
                          </a:xfrm>
                          <a:prstGeom prst="rect">
                            <a:avLst/>
                          </a:prstGeom>
                          <a:noFill/>
                        </wps:spPr>
                        <wps:txbx>
                          <w:txbxContent>
                            <w:p w14:paraId="7ED9C6E1" w14:textId="77777777" w:rsidR="001C49CD" w:rsidRDefault="001C49CD" w:rsidP="002D2ED8">
                              <w:pPr>
                                <w:pStyle w:val="NormalWeb"/>
                                <w:kinsoku w:val="0"/>
                                <w:overflowPunct w:val="0"/>
                                <w:spacing w:before="0" w:beforeAutospacing="0" w:after="0" w:afterAutospacing="0"/>
                                <w:textAlignment w:val="baseline"/>
                              </w:pPr>
                              <w:r>
                                <w:rPr>
                                  <w:rFonts w:ascii="Arial" w:hAnsi="Arial" w:cstheme="minorBidi"/>
                                  <w:color w:val="FFFFFF" w:themeColor="background1"/>
                                  <w:kern w:val="24"/>
                                </w:rPr>
                                <w:t>I = 12A, no drift</w:t>
                              </w:r>
                            </w:p>
                          </w:txbxContent>
                        </wps:txbx>
                        <wps:bodyPr wrap="none" rtlCol="0">
                          <a:spAutoFit/>
                        </wps:bodyPr>
                      </wps:wsp>
                      <wps:wsp>
                        <wps:cNvPr id="592" name="ZoneTexte 50"/>
                        <wps:cNvSpPr txBox="1"/>
                        <wps:spPr>
                          <a:xfrm>
                            <a:off x="4202968" y="580303"/>
                            <a:ext cx="1221105" cy="266700"/>
                          </a:xfrm>
                          <a:prstGeom prst="rect">
                            <a:avLst/>
                          </a:prstGeom>
                          <a:noFill/>
                        </wps:spPr>
                        <wps:txbx>
                          <w:txbxContent>
                            <w:p w14:paraId="05021A5A" w14:textId="77777777" w:rsidR="001C49CD" w:rsidRDefault="001C49CD" w:rsidP="002D2ED8">
                              <w:pPr>
                                <w:pStyle w:val="NormalWeb"/>
                                <w:kinsoku w:val="0"/>
                                <w:overflowPunct w:val="0"/>
                                <w:spacing w:before="0" w:beforeAutospacing="0" w:after="0" w:afterAutospacing="0"/>
                                <w:textAlignment w:val="baseline"/>
                              </w:pPr>
                              <w:r>
                                <w:rPr>
                                  <w:rFonts w:ascii="Arial" w:hAnsi="Arial" w:cstheme="minorBidi"/>
                                  <w:color w:val="FFFFFF" w:themeColor="background1"/>
                                  <w:kern w:val="24"/>
                                </w:rPr>
                                <w:t>I = 20A, no drift</w:t>
                              </w:r>
                            </w:p>
                          </w:txbxContent>
                        </wps:txbx>
                        <wps:bodyPr wrap="none" rtlCol="0">
                          <a:spAutoFit/>
                        </wps:bodyPr>
                      </wps:wsp>
                      <wps:wsp>
                        <wps:cNvPr id="593" name="ZoneTexte 51"/>
                        <wps:cNvSpPr txBox="1"/>
                        <wps:spPr>
                          <a:xfrm>
                            <a:off x="847186" y="2819075"/>
                            <a:ext cx="1009015" cy="266700"/>
                          </a:xfrm>
                          <a:prstGeom prst="rect">
                            <a:avLst/>
                          </a:prstGeom>
                          <a:noFill/>
                        </wps:spPr>
                        <wps:txbx>
                          <w:txbxContent>
                            <w:p w14:paraId="39DF9487" w14:textId="77777777" w:rsidR="001C49CD" w:rsidRDefault="001C49CD" w:rsidP="002D2ED8">
                              <w:pPr>
                                <w:pStyle w:val="NormalWeb"/>
                                <w:kinsoku w:val="0"/>
                                <w:overflowPunct w:val="0"/>
                                <w:spacing w:before="0" w:beforeAutospacing="0" w:after="0" w:afterAutospacing="0"/>
                                <w:textAlignment w:val="baseline"/>
                              </w:pPr>
                              <w:r>
                                <w:rPr>
                                  <w:rFonts w:ascii="Arial" w:hAnsi="Arial" w:cstheme="minorBidi"/>
                                  <w:color w:val="FFFFFF" w:themeColor="background1"/>
                                  <w:kern w:val="24"/>
                                </w:rPr>
                                <w:t>I = 36A, drift</w:t>
                              </w:r>
                            </w:p>
                          </w:txbxContent>
                        </wps:txbx>
                        <wps:bodyPr wrap="none" rtlCol="0">
                          <a:spAutoFit/>
                        </wps:bodyPr>
                      </wps:wsp>
                      <wps:wsp>
                        <wps:cNvPr id="594" name="ZoneTexte 53"/>
                        <wps:cNvSpPr txBox="1"/>
                        <wps:spPr>
                          <a:xfrm>
                            <a:off x="4562485" y="2956503"/>
                            <a:ext cx="1009015" cy="266700"/>
                          </a:xfrm>
                          <a:prstGeom prst="rect">
                            <a:avLst/>
                          </a:prstGeom>
                          <a:noFill/>
                        </wps:spPr>
                        <wps:txbx>
                          <w:txbxContent>
                            <w:p w14:paraId="48A46E2F" w14:textId="77777777" w:rsidR="001C49CD" w:rsidRDefault="001C49CD" w:rsidP="002D2ED8">
                              <w:pPr>
                                <w:pStyle w:val="NormalWeb"/>
                                <w:kinsoku w:val="0"/>
                                <w:overflowPunct w:val="0"/>
                                <w:spacing w:before="0" w:beforeAutospacing="0" w:after="0" w:afterAutospacing="0"/>
                                <w:textAlignment w:val="baseline"/>
                              </w:pPr>
                              <w:r>
                                <w:rPr>
                                  <w:rFonts w:ascii="Arial" w:hAnsi="Arial" w:cstheme="minorBidi"/>
                                  <w:color w:val="FFFFFF" w:themeColor="background1"/>
                                  <w:kern w:val="24"/>
                                </w:rPr>
                                <w:t>I = 50A, drift</w:t>
                              </w:r>
                            </w:p>
                          </w:txbxContent>
                        </wps:txbx>
                        <wps:bodyPr wrap="none" rtlCol="0">
                          <a:spAutoFit/>
                        </wps:bodyPr>
                      </wps:wsp>
                      <wps:wsp>
                        <wps:cNvPr id="595" name="Connecteur droit 890899"/>
                        <wps:cNvCnPr/>
                        <wps:spPr bwMode="auto">
                          <a:xfrm>
                            <a:off x="206703" y="3402403"/>
                            <a:ext cx="6476706" cy="0"/>
                          </a:xfrm>
                          <a:prstGeom prst="line">
                            <a:avLst/>
                          </a:prstGeom>
                          <a:solidFill>
                            <a:schemeClr val="accent1"/>
                          </a:solidFill>
                          <a:ln w="12700" cap="flat" cmpd="sng" algn="ctr">
                            <a:solidFill>
                              <a:schemeClr val="bg1"/>
                            </a:solidFill>
                            <a:prstDash val="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596" name="Connecteur droit 58"/>
                        <wps:cNvCnPr/>
                        <wps:spPr bwMode="auto">
                          <a:xfrm>
                            <a:off x="23007" y="964585"/>
                            <a:ext cx="6476705" cy="0"/>
                          </a:xfrm>
                          <a:prstGeom prst="line">
                            <a:avLst/>
                          </a:prstGeom>
                          <a:solidFill>
                            <a:schemeClr val="accent1"/>
                          </a:solidFill>
                          <a:ln w="12700" cap="flat" cmpd="sng" algn="ctr">
                            <a:solidFill>
                              <a:schemeClr val="bg1"/>
                            </a:solidFill>
                            <a:prstDash val="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597" name="ZoneTexte 59"/>
                        <wps:cNvSpPr txBox="1"/>
                        <wps:spPr>
                          <a:xfrm>
                            <a:off x="141101" y="700165"/>
                            <a:ext cx="802005" cy="266700"/>
                          </a:xfrm>
                          <a:prstGeom prst="rect">
                            <a:avLst/>
                          </a:prstGeom>
                          <a:noFill/>
                        </wps:spPr>
                        <wps:txbx>
                          <w:txbxContent>
                            <w:p w14:paraId="64F3FBCA" w14:textId="77777777" w:rsidR="001C49CD" w:rsidRDefault="001C49CD" w:rsidP="002D2ED8">
                              <w:pPr>
                                <w:pStyle w:val="NormalWeb"/>
                                <w:kinsoku w:val="0"/>
                                <w:overflowPunct w:val="0"/>
                                <w:spacing w:before="0" w:beforeAutospacing="0" w:after="0" w:afterAutospacing="0"/>
                                <w:textAlignment w:val="baseline"/>
                              </w:pPr>
                              <w:r>
                                <w:rPr>
                                  <w:rFonts w:ascii="Arial" w:hAnsi="Arial" w:cstheme="minorBidi"/>
                                  <w:color w:val="FFFFFF" w:themeColor="background1"/>
                                  <w:kern w:val="24"/>
                                </w:rPr>
                                <w:t>30A level</w:t>
                              </w:r>
                            </w:p>
                          </w:txbxContent>
                        </wps:txbx>
                        <wps:bodyPr wrap="none" rtlCol="0">
                          <a:spAutoFit/>
                        </wps:bodyPr>
                      </wps:wsp>
                      <wps:wsp>
                        <wps:cNvPr id="598" name="ZoneTexte 60"/>
                        <wps:cNvSpPr txBox="1"/>
                        <wps:spPr>
                          <a:xfrm>
                            <a:off x="308417" y="3341200"/>
                            <a:ext cx="802005" cy="266700"/>
                          </a:xfrm>
                          <a:prstGeom prst="rect">
                            <a:avLst/>
                          </a:prstGeom>
                          <a:noFill/>
                        </wps:spPr>
                        <wps:txbx>
                          <w:txbxContent>
                            <w:p w14:paraId="0E601706" w14:textId="77777777" w:rsidR="001C49CD" w:rsidRDefault="001C49CD" w:rsidP="002D2ED8">
                              <w:pPr>
                                <w:pStyle w:val="NormalWeb"/>
                                <w:kinsoku w:val="0"/>
                                <w:overflowPunct w:val="0"/>
                                <w:spacing w:before="0" w:beforeAutospacing="0" w:after="0" w:afterAutospacing="0"/>
                                <w:textAlignment w:val="baseline"/>
                              </w:pPr>
                              <w:r>
                                <w:rPr>
                                  <w:rFonts w:ascii="Arial" w:hAnsi="Arial" w:cstheme="minorBidi"/>
                                  <w:color w:val="FFFFFF" w:themeColor="background1"/>
                                  <w:kern w:val="24"/>
                                </w:rPr>
                                <w:t>30A level</w:t>
                              </w:r>
                            </w:p>
                          </w:txbxContent>
                        </wps:txbx>
                        <wps:bodyPr wrap="none" rtlCol="0">
                          <a:spAutoFit/>
                        </wps:bodyPr>
                      </wps:wsp>
                    </wpc:wpc>
                  </a:graphicData>
                </a:graphic>
              </wp:inline>
            </w:drawing>
          </mc:Choice>
          <mc:Fallback>
            <w:pict>
              <v:group w14:anchorId="0ACEF2FC" id="Canvas 301" o:spid="_x0000_s1603" editas="canvas" style="width:541.5pt;height:379.35pt;mso-position-horizontal-relative:char;mso-position-vertical-relative:line" coordsize="68770,4817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">
                <v:shape id="_x0000_s1604" type="#_x0000_t75" style="position:absolute;width:68770;height:48171;visibility:visible;mso-wrap-style:square">
                  <v:fill o:detectmouseclick="t"/>
                  <v:path o:connecttype="none"/>
                </v:shape>
                <v:shape id="Picture 587" o:spid="_x0000_s1605" type="#_x0000_t75" style="position:absolute;left:36517;top:25066;width:28392;height:227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4t2bDAAAA3AAAAA8AAABkcnMvZG93bnJldi54bWxEj0GLwjAUhO8L/ofwBG9rqqLWrlFEETyu&#10;VfD6aN42xealNNF2//1GEPY4zMw3zHrb21o8qfWVYwWTcQKCuHC64lLB9XL8TEH4gKyxdkwKfsnD&#10;djP4WGOmXcdneuahFBHCPkMFJoQmk9IXhiz6sWuIo/fjWoshyraUusUuwm0tp0mykBYrjgsGG9ob&#10;Ku75wyo4pc3hPDtcjrd7veqWptx/zxe5UqNhv/sCEagP/+F3+6QVzNMlvM7EIyA3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fi3ZsMAAADcAAAADwAAAAAAAAAAAAAAAACf&#10;AgAAZHJzL2Rvd25yZXYueG1sUEsFBgAAAAAEAAQA9wAAAI8DAAAAAA==&#10;" fillcolor="#4f81bd [3204]" strokecolor="black [3213]" strokeweight="1pt">
                  <v:imagedata r:id="rId23" o:title=""/>
                  <v:shadow color="#eeece1 [3214]"/>
                </v:shape>
                <v:shape id="Picture 588" o:spid="_x0000_s1606" type="#_x0000_t75" style="position:absolute;top:25066;width:28742;height:23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aZdPCAAAA3AAAAA8AAABkcnMvZG93bnJldi54bWxET02LwjAQvQv+hzCCN03XRVeqUUQQVkFE&#10;uyjexma2LTaT0kSt++s3B8Hj431P540pxZ1qV1hW8NGPQBCnVhecKfhJVr0xCOeRNZaWScGTHMxn&#10;7dYUY20fvKf7wWcihLCLUUHufRVL6dKcDLq+rYgD92trgz7AOpO6xkcIN6UcRNFIGiw4NORY0TKn&#10;9Hq4GQXn47Y8f/2tFxuXnC7mc3fb+YKU6naaxQSEp8a/xS/3t1YwHIe14Uw4AnL2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YGmXTwgAAANwAAAAPAAAAAAAAAAAAAAAAAJ8C&#10;AABkcnMvZG93bnJldi54bWxQSwUGAAAAAAQABAD3AAAAjgMAAAAA&#10;" fillcolor="#4f81bd [3204]" strokecolor="black [3213]" strokeweight="1pt">
                  <v:imagedata r:id="rId24" o:title=""/>
                  <v:shadow color="#eeece1 [3214]"/>
                </v:shape>
                <v:shape id="Picture 589" o:spid="_x0000_s1607" type="#_x0000_t75" style="position:absolute;left:36517;width:28480;height:230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WnCTHAAAA3AAAAA8AAABkcnMvZG93bnJldi54bWxEj0FrwkAUhO9C/8PyCr1I3VjQ2tRVpNCa&#10;k6DJod4eu69JbPZtml01/ntXEHocZuYbZr7sbSNO1PnasYLxKAFBrJ2puVRQ5J/PMxA+IBtsHJOC&#10;C3lYLh4Gc0yNO/OWTrtQighhn6KCKoQ2ldLriiz6kWuJo/fjOoshyq6UpsNzhNtGviTJVFqsOS5U&#10;2NJHRfp3d7QKsnz9pSfF/rDPvv9weHzNNxt9UOrpsV+9gwjUh//wvZ0ZBZPZG9zOxCMgF1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IWnCTHAAAA3AAAAA8AAAAAAAAAAAAA&#10;AAAAnwIAAGRycy9kb3ducmV2LnhtbFBLBQYAAAAABAAEAPcAAACTAwAAAAA=&#10;" fillcolor="#4f81bd [3204]" strokecolor="black [3213]" strokeweight="1pt">
                  <v:imagedata r:id="rId25" o:title=""/>
                  <v:shadow color="#eeece1 [3214]"/>
                </v:shape>
                <v:shape id="Picture 590" o:spid="_x0000_s1608" type="#_x0000_t75" style="position:absolute;top:262;width:28304;height:227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EaXW/AAAA3AAAAA8AAABkcnMvZG93bnJldi54bWxET82KwjAQvgv7DmEEb5oqrHSrUVxB2NWT&#10;dR9gSMa22ExKkmp9e3NY8Pjx/a+3g23FnXxoHCuYzzIQxNqZhisFf5fDNAcRIrLB1jEpeFKA7eZj&#10;tMbCuAef6V7GSqQQDgUqqGPsCimDrslimLmOOHFX5y3GBH0ljcdHCretXGTZUlpsODXU2NG+Jn0r&#10;e6tA94tddQr5Fb+H/HfpbeifR63UZDzsViAiDfEt/nf/GAWfX2l+OpOOgNy8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KRGl1vwAAANwAAAAPAAAAAAAAAAAAAAAAAJ8CAABk&#10;cnMvZG93bnJldi54bWxQSwUGAAAAAAQABAD3AAAAiwMAAAAA&#10;" fillcolor="#4f81bd [3204]" strokecolor="black [3213]" strokeweight="1pt">
                  <v:imagedata r:id="rId26" o:title=""/>
                  <v:shadow color="#eeece1 [3214]"/>
                </v:shape>
                <v:shape id="ZoneTexte 890896" o:spid="_x0000_s1609" type="#_x0000_t202" style="position:absolute;left:7451;top:4739;width:12211;height:26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78MQA&#10;AADcAAAADwAAAGRycy9kb3ducmV2LnhtbESP0WrCQBRE3wv9h+UWfKubiBaNrlKsBd9sUz/gkr1m&#10;Y7J3Q3bV1K93BcHHYWbOMItVbxtxps5XjhWkwwQEceF0xaWC/d/3+xSED8gaG8ek4J88rJavLwvM&#10;tLvwL53zUIoIYZ+hAhNCm0npC0MW/dC1xNE7uM5iiLIrpe7wEuG2kaMk+ZAWK44LBltaGyrq/GQV&#10;TBO7q+vZ6Mfb8TWdmPWX27RHpQZv/eccRKA+PMOP9lYrmMxSuJ+JR0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be/DEAAAA3AAAAA8AAAAAAAAAAAAAAAAAmAIAAGRycy9k&#10;b3ducmV2LnhtbFBLBQYAAAAABAAEAPUAAACJAwAAAAA=&#10;" filled="f" stroked="f">
                  <v:textbox style="mso-fit-shape-to-text:t">
                    <w:txbxContent>
                      <w:p w14:paraId="7ED9C6E1" w14:textId="77777777" w:rsidR="001C49CD" w:rsidRDefault="001C49CD" w:rsidP="002D2ED8">
                        <w:pPr>
                          <w:pStyle w:val="NormalWeb"/>
                          <w:kinsoku w:val="0"/>
                          <w:overflowPunct w:val="0"/>
                          <w:spacing w:before="0" w:beforeAutospacing="0" w:after="0" w:afterAutospacing="0"/>
                          <w:textAlignment w:val="baseline"/>
                        </w:pPr>
                        <w:r>
                          <w:rPr>
                            <w:rFonts w:ascii="Arial" w:hAnsi="Arial" w:cstheme="minorBidi"/>
                            <w:color w:val="FFFFFF" w:themeColor="background1"/>
                            <w:kern w:val="24"/>
                          </w:rPr>
                          <w:t>I = 12A, no drift</w:t>
                        </w:r>
                      </w:p>
                    </w:txbxContent>
                  </v:textbox>
                </v:shape>
                <v:shape id="ZoneTexte 50" o:spid="_x0000_s1610" type="#_x0000_t202" style="position:absolute;left:42029;top:5803;width:12211;height:26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nlh8QA&#10;AADcAAAADwAAAGRycy9kb3ducmV2LnhtbESP0WrCQBRE34X+w3ILvunGoKKpq5TUQt+0th9wyd5m&#10;02Tvhuwa0369Kwg+DjNzhtnsBtuInjpfOVYwmyYgiAunKy4VfH+9T1YgfEDW2DgmBX/kYbd9Gm0w&#10;0+7Cn9SfQikihH2GCkwIbSalLwxZ9FPXEkfvx3UWQ5RdKXWHlwi3jUyTZCktVhwXDLaUGyrq09kq&#10;WCX2UNfr9Ojt/H+2MPmb27e/So2fh9cXEIGG8Ajf2x9awWKdwu1MPAJye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J5YfEAAAA3AAAAA8AAAAAAAAAAAAAAAAAmAIAAGRycy9k&#10;b3ducmV2LnhtbFBLBQYAAAAABAAEAPUAAACJAwAAAAA=&#10;" filled="f" stroked="f">
                  <v:textbox style="mso-fit-shape-to-text:t">
                    <w:txbxContent>
                      <w:p w14:paraId="05021A5A" w14:textId="77777777" w:rsidR="001C49CD" w:rsidRDefault="001C49CD" w:rsidP="002D2ED8">
                        <w:pPr>
                          <w:pStyle w:val="NormalWeb"/>
                          <w:kinsoku w:val="0"/>
                          <w:overflowPunct w:val="0"/>
                          <w:spacing w:before="0" w:beforeAutospacing="0" w:after="0" w:afterAutospacing="0"/>
                          <w:textAlignment w:val="baseline"/>
                        </w:pPr>
                        <w:r>
                          <w:rPr>
                            <w:rFonts w:ascii="Arial" w:hAnsi="Arial" w:cstheme="minorBidi"/>
                            <w:color w:val="FFFFFF" w:themeColor="background1"/>
                            <w:kern w:val="24"/>
                          </w:rPr>
                          <w:t>I = 20A, no drift</w:t>
                        </w:r>
                      </w:p>
                    </w:txbxContent>
                  </v:textbox>
                </v:shape>
                <v:shape id="ZoneTexte 51" o:spid="_x0000_s1611" type="#_x0000_t202" style="position:absolute;left:8471;top:28190;width:10091;height:26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VAHMQA&#10;AADcAAAADwAAAGRycy9kb3ducmV2LnhtbESPwW7CMBBE75X4B2uRegMHWhAEDEK0lbgVAh+wipc4&#10;JF5HsYG0X48rIfU4mpk3muW6s7W4UetLxwpGwwQEce50yYWC0/FrMAPhA7LG2jEp+CEP61XvZYmp&#10;dnc+0C0LhYgQ9ikqMCE0qZQ+N2TRD11DHL2zay2GKNtC6hbvEW5rOU6SqbRYclww2NDWUF5lV6tg&#10;ltjvqpqP996+/44mZvvhPpuLUq/9brMAEagL/+Fne6cVTOZv8HcmHgG5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FQBzEAAAA3AAAAA8AAAAAAAAAAAAAAAAAmAIAAGRycy9k&#10;b3ducmV2LnhtbFBLBQYAAAAABAAEAPUAAACJAwAAAAA=&#10;" filled="f" stroked="f">
                  <v:textbox style="mso-fit-shape-to-text:t">
                    <w:txbxContent>
                      <w:p w14:paraId="39DF9487" w14:textId="77777777" w:rsidR="001C49CD" w:rsidRDefault="001C49CD" w:rsidP="002D2ED8">
                        <w:pPr>
                          <w:pStyle w:val="NormalWeb"/>
                          <w:kinsoku w:val="0"/>
                          <w:overflowPunct w:val="0"/>
                          <w:spacing w:before="0" w:beforeAutospacing="0" w:after="0" w:afterAutospacing="0"/>
                          <w:textAlignment w:val="baseline"/>
                        </w:pPr>
                        <w:r>
                          <w:rPr>
                            <w:rFonts w:ascii="Arial" w:hAnsi="Arial" w:cstheme="minorBidi"/>
                            <w:color w:val="FFFFFF" w:themeColor="background1"/>
                            <w:kern w:val="24"/>
                          </w:rPr>
                          <w:t>I = 36A, drift</w:t>
                        </w:r>
                      </w:p>
                    </w:txbxContent>
                  </v:textbox>
                </v:shape>
                <v:shape id="ZoneTexte 53" o:spid="_x0000_s1612" type="#_x0000_t202" style="position:absolute;left:45624;top:29565;width:10091;height:26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zYaMMA&#10;AADcAAAADwAAAGRycy9kb3ducmV2LnhtbESP3YrCMBSE7xd8h3AE79ZU0UWrUcQf2Dt31Qc4NMem&#10;tjkpTdS6T28EYS+HmfmGmS9bW4kbNb5wrGDQT0AQZ04XnCs4HXefExA+IGusHJOCB3lYLjofc0y1&#10;u/Mv3Q4hFxHCPkUFJoQ6ldJnhiz6vquJo3d2jcUQZZNL3eA9wm0lh0nyJS0WHBcM1rQ2lJWHq1Uw&#10;Sey+LKfDH29Hf4OxWW/ctr4o1eu2qxmIQG34D7/b31rBeDqC15l4BOTi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ezYaMMAAADcAAAADwAAAAAAAAAAAAAAAACYAgAAZHJzL2Rv&#10;d25yZXYueG1sUEsFBgAAAAAEAAQA9QAAAIgDAAAAAA==&#10;" filled="f" stroked="f">
                  <v:textbox style="mso-fit-shape-to-text:t">
                    <w:txbxContent>
                      <w:p w14:paraId="48A46E2F" w14:textId="77777777" w:rsidR="001C49CD" w:rsidRDefault="001C49CD" w:rsidP="002D2ED8">
                        <w:pPr>
                          <w:pStyle w:val="NormalWeb"/>
                          <w:kinsoku w:val="0"/>
                          <w:overflowPunct w:val="0"/>
                          <w:spacing w:before="0" w:beforeAutospacing="0" w:after="0" w:afterAutospacing="0"/>
                          <w:textAlignment w:val="baseline"/>
                        </w:pPr>
                        <w:r>
                          <w:rPr>
                            <w:rFonts w:ascii="Arial" w:hAnsi="Arial" w:cstheme="minorBidi"/>
                            <w:color w:val="FFFFFF" w:themeColor="background1"/>
                            <w:kern w:val="24"/>
                          </w:rPr>
                          <w:t>I = 50A, drift</w:t>
                        </w:r>
                      </w:p>
                    </w:txbxContent>
                  </v:textbox>
                </v:shape>
                <v:line id="Connecteur droit 890899" o:spid="_x0000_s1613" style="position:absolute;visibility:visible;mso-wrap-style:square" from="2067,34024" to="66834,340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c+08UAAADcAAAADwAAAGRycy9kb3ducmV2LnhtbESPQWvCQBSE74L/YXmCF9FNFGubuooI&#10;Uu2h0Oilt0f2mQSzb2N2q/Hfu4LgcZiZb5j5sjWVuFDjSssK4lEEgjizuuRcwWG/Gb6DcB5ZY2WZ&#10;FNzIwXLR7cwx0fbKv3RJfS4ChF2CCgrv60RKlxVk0I1sTRy8o20M+iCbXOoGrwFuKjmOojdpsOSw&#10;UGBN64KyU/pvFHyXf7vBNj4fWc++KvszueEmTpXq99rVJwhPrX+Fn+2tVjD9mMLjTDgCcn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oc+08UAAADcAAAADwAAAAAAAAAA&#10;AAAAAAChAgAAZHJzL2Rvd25yZXYueG1sUEsFBgAAAAAEAAQA+QAAAJMDAAAAAA==&#10;" filled="t" fillcolor="#4f81bd [3204]" strokecolor="white [3212]" strokeweight="1pt">
                  <v:stroke dashstyle="dash"/>
                  <v:shadow color="#eeece1 [3214]"/>
                </v:line>
                <v:line id="Connecteur droit 58" o:spid="_x0000_s1614" style="position:absolute;visibility:visible;mso-wrap-style:square" from="230,9645" to="64997,96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WgpMUAAADcAAAADwAAAGRycy9kb3ducmV2LnhtbESPQWvCQBSE74L/YXmCF9FNFLVNXUUE&#10;qfZQaPTS2yP7TILZtzG71fjvXUHocZiZb5jFqjWVuFLjSssK4lEEgjizuuRcwfGwHb6BcB5ZY2WZ&#10;FNzJwWrZ7Sww0fbGP3RNfS4ChF2CCgrv60RKlxVk0I1sTRy8k20M+iCbXOoGbwFuKjmOopk0WHJY&#10;KLCmTUHZOf0zCr7K3/1gF19OrOeflf2e3HEbp0r1e+36A4Sn1v+HX+2dVjB9n8HzTDgCcvk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lWgpMUAAADcAAAADwAAAAAAAAAA&#10;AAAAAAChAgAAZHJzL2Rvd25yZXYueG1sUEsFBgAAAAAEAAQA+QAAAJMDAAAAAA==&#10;" filled="t" fillcolor="#4f81bd [3204]" strokecolor="white [3212]" strokeweight="1pt">
                  <v:stroke dashstyle="dash"/>
                  <v:shadow color="#eeece1 [3214]"/>
                </v:line>
                <v:shape id="ZoneTexte 59" o:spid="_x0000_s1615" type="#_x0000_t202" style="position:absolute;left:1411;top:7001;width:8020;height:26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5GH8UA&#10;AADcAAAADwAAAGRycy9kb3ducmV2LnhtbESPwW7CMBBE70j9B2sr9VYcEFASYlAFrcQNSPsBq3gb&#10;h8TrKHYh7dfXSJU4jmbmjSbfDLYVF+p97VjBZJyAIC6drrlS8Pnx/rwE4QOyxtYxKfghD5v1wyjH&#10;TLsrn+hShEpECPsMFZgQukxKXxqy6MeuI47el+sthij7SuoerxFuWzlNkoW0WHNcMNjR1lDZFN9W&#10;wTKxh6ZJp0dvZ7+Tudnu3Ft3VurpcXhdgQg0hHv4v73XCubpC9zOxCM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PkYfxQAAANwAAAAPAAAAAAAAAAAAAAAAAJgCAABkcnMv&#10;ZG93bnJldi54bWxQSwUGAAAAAAQABAD1AAAAigMAAAAA&#10;" filled="f" stroked="f">
                  <v:textbox style="mso-fit-shape-to-text:t">
                    <w:txbxContent>
                      <w:p w14:paraId="64F3FBCA" w14:textId="77777777" w:rsidR="001C49CD" w:rsidRDefault="001C49CD" w:rsidP="002D2ED8">
                        <w:pPr>
                          <w:pStyle w:val="NormalWeb"/>
                          <w:kinsoku w:val="0"/>
                          <w:overflowPunct w:val="0"/>
                          <w:spacing w:before="0" w:beforeAutospacing="0" w:after="0" w:afterAutospacing="0"/>
                          <w:textAlignment w:val="baseline"/>
                        </w:pPr>
                        <w:r>
                          <w:rPr>
                            <w:rFonts w:ascii="Arial" w:hAnsi="Arial" w:cstheme="minorBidi"/>
                            <w:color w:val="FFFFFF" w:themeColor="background1"/>
                            <w:kern w:val="24"/>
                          </w:rPr>
                          <w:t>30A level</w:t>
                        </w:r>
                      </w:p>
                    </w:txbxContent>
                  </v:textbox>
                </v:shape>
                <v:shape id="ZoneTexte 60" o:spid="_x0000_s1616" type="#_x0000_t202" style="position:absolute;left:3084;top:33412;width:8020;height:26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HSbcIA&#10;AADcAAAADwAAAGRycy9kb3ducmV2LnhtbERP3WrCMBS+H/gO4Qi7W1PLHLUzFlEH3m3WPcChOWu6&#10;Nielidr59MvFYJcf3/+6nGwvrjT61rGCRZKCIK6dbrlR8Hl+e8pB+ICssXdMCn7IQ7mZPayx0O7G&#10;J7pWoRExhH2BCkwIQyGlrw1Z9IkbiCP35UaLIcKxkXrEWwy3vczS9EVabDk2GBxoZ6juqotVkKf2&#10;vetW2Ye3z/fF0uz27jB8K/U4n7avIAJN4V/85z5qBctVXBvPxCM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odJtwgAAANwAAAAPAAAAAAAAAAAAAAAAAJgCAABkcnMvZG93&#10;bnJldi54bWxQSwUGAAAAAAQABAD1AAAAhwMAAAAA&#10;" filled="f" stroked="f">
                  <v:textbox style="mso-fit-shape-to-text:t">
                    <w:txbxContent>
                      <w:p w14:paraId="0E601706" w14:textId="77777777" w:rsidR="001C49CD" w:rsidRDefault="001C49CD" w:rsidP="002D2ED8">
                        <w:pPr>
                          <w:pStyle w:val="NormalWeb"/>
                          <w:kinsoku w:val="0"/>
                          <w:overflowPunct w:val="0"/>
                          <w:spacing w:before="0" w:beforeAutospacing="0" w:after="0" w:afterAutospacing="0"/>
                          <w:textAlignment w:val="baseline"/>
                        </w:pPr>
                        <w:r>
                          <w:rPr>
                            <w:rFonts w:ascii="Arial" w:hAnsi="Arial" w:cstheme="minorBidi"/>
                            <w:color w:val="FFFFFF" w:themeColor="background1"/>
                            <w:kern w:val="24"/>
                          </w:rPr>
                          <w:t>30A level</w:t>
                        </w:r>
                      </w:p>
                    </w:txbxContent>
                  </v:textbox>
                </v:shape>
                <w10:anchorlock/>
              </v:group>
            </w:pict>
          </mc:Fallback>
        </mc:AlternateContent>
      </w:r>
    </w:p>
    <w:p w14:paraId="581027B8" w14:textId="77777777" w:rsidR="002D2ED8" w:rsidRDefault="002D2ED8" w:rsidP="002D2ED8">
      <w:pPr>
        <w:rPr>
          <w:lang w:val="en-US"/>
        </w:rPr>
      </w:pPr>
    </w:p>
    <w:p w14:paraId="7ED0AD09" w14:textId="77777777" w:rsidR="002D2ED8" w:rsidRDefault="002D2ED8" w:rsidP="002D2ED8">
      <w:pPr>
        <w:rPr>
          <w:lang w:val="en-US"/>
        </w:rPr>
      </w:pPr>
    </w:p>
    <w:p w14:paraId="268B2164" w14:textId="77777777" w:rsidR="002D2ED8" w:rsidRPr="002D2ED8" w:rsidRDefault="002D2ED8" w:rsidP="002D2ED8">
      <w:pPr>
        <w:rPr>
          <w:lang w:val="en-US"/>
        </w:rPr>
      </w:pPr>
      <w:r w:rsidRPr="002D2ED8">
        <w:rPr>
          <w:lang w:val="en-US"/>
        </w:rPr>
        <w:t xml:space="preserve">Above 30A, the measured current is too high with a drift response like a </w:t>
      </w:r>
      <w:r w:rsidR="00765F23" w:rsidRPr="002D2ED8">
        <w:rPr>
          <w:lang w:val="en-US"/>
        </w:rPr>
        <w:t>low pass</w:t>
      </w:r>
      <w:r w:rsidRPr="002D2ED8">
        <w:rPr>
          <w:lang w:val="en-US"/>
        </w:rPr>
        <w:t xml:space="preserve"> filter.</w:t>
      </w:r>
    </w:p>
    <w:p w14:paraId="428CBB31" w14:textId="77777777" w:rsidR="00765F23" w:rsidRDefault="00765F23" w:rsidP="002D2ED8">
      <w:pPr>
        <w:rPr>
          <w:lang w:val="en-US"/>
        </w:rPr>
      </w:pPr>
      <w:r>
        <w:rPr>
          <w:noProof/>
          <w:lang w:val="fr-FR" w:eastAsia="fr-FR"/>
        </w:rPr>
        <mc:AlternateContent>
          <mc:Choice Requires="wpc">
            <w:drawing>
              <wp:inline distT="0" distB="0" distL="0" distR="0" wp14:anchorId="4C08024D" wp14:editId="6A4D23F4">
                <wp:extent cx="5486400" cy="1660274"/>
                <wp:effectExtent l="0" t="0" r="0" b="0"/>
                <wp:docPr id="302" name="Canvas 3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99" name="Forme libre 6"/>
                        <wps:cNvSpPr/>
                        <wps:spPr bwMode="auto">
                          <a:xfrm>
                            <a:off x="816182" y="523999"/>
                            <a:ext cx="2732049" cy="981307"/>
                          </a:xfrm>
                          <a:custGeom>
                            <a:avLst/>
                            <a:gdLst>
                              <a:gd name="connsiteX0" fmla="*/ 0 w 2732049"/>
                              <a:gd name="connsiteY0" fmla="*/ 981307 h 981307"/>
                              <a:gd name="connsiteX1" fmla="*/ 557561 w 2732049"/>
                              <a:gd name="connsiteY1" fmla="*/ 970156 h 981307"/>
                              <a:gd name="connsiteX2" fmla="*/ 557561 w 2732049"/>
                              <a:gd name="connsiteY2" fmla="*/ 0 h 981307"/>
                              <a:gd name="connsiteX3" fmla="*/ 2732049 w 2732049"/>
                              <a:gd name="connsiteY3" fmla="*/ 0 h 981307"/>
                            </a:gdLst>
                            <a:ahLst/>
                            <a:cxnLst>
                              <a:cxn ang="0">
                                <a:pos x="connsiteX0" y="connsiteY0"/>
                              </a:cxn>
                              <a:cxn ang="0">
                                <a:pos x="connsiteX1" y="connsiteY1"/>
                              </a:cxn>
                              <a:cxn ang="0">
                                <a:pos x="connsiteX2" y="connsiteY2"/>
                              </a:cxn>
                              <a:cxn ang="0">
                                <a:pos x="connsiteX3" y="connsiteY3"/>
                              </a:cxn>
                            </a:cxnLst>
                            <a:rect l="l" t="t" r="r" b="b"/>
                            <a:pathLst>
                              <a:path w="2732049" h="981307">
                                <a:moveTo>
                                  <a:pt x="0" y="981307"/>
                                </a:moveTo>
                                <a:lnTo>
                                  <a:pt x="557561" y="970156"/>
                                </a:lnTo>
                                <a:lnTo>
                                  <a:pt x="557561" y="0"/>
                                </a:lnTo>
                                <a:lnTo>
                                  <a:pt x="2732049" y="0"/>
                                </a:lnTo>
                              </a:path>
                            </a:pathLst>
                          </a:custGeom>
                          <a:noFill/>
                          <a:ln w="12700" cap="flat" cmpd="sng" algn="ctr">
                            <a:solidFill>
                              <a:schemeClr val="tx1"/>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5567F7A7" w14:textId="77777777" w:rsidR="001C49CD" w:rsidRDefault="001C49CD" w:rsidP="00765F23"/>
                          </w:txbxContent>
                        </wps:txbx>
                        <wps:bodyPr vert="horz" wrap="square" lIns="91440" tIns="45720" rIns="91440" bIns="45720" numCol="1" rtlCol="0" anchor="t" anchorCtr="0" compatLnSpc="1">
                          <a:prstTxWarp prst="textNoShape">
                            <a:avLst/>
                          </a:prstTxWarp>
                        </wps:bodyPr>
                      </wps:wsp>
                      <wps:wsp>
                        <wps:cNvPr id="600" name="Connecteur droit 8"/>
                        <wps:cNvCnPr/>
                        <wps:spPr bwMode="auto">
                          <a:xfrm>
                            <a:off x="674911" y="841457"/>
                            <a:ext cx="3118661" cy="0"/>
                          </a:xfrm>
                          <a:prstGeom prst="line">
                            <a:avLst/>
                          </a:prstGeom>
                          <a:solidFill>
                            <a:schemeClr val="accent1"/>
                          </a:solidFill>
                          <a:ln w="12700" cap="flat" cmpd="sng" algn="ctr">
                            <a:solidFill>
                              <a:schemeClr val="tx1"/>
                            </a:solidFill>
                            <a:prstDash val="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01" name="Forme libre 9"/>
                        <wps:cNvSpPr/>
                        <wps:spPr bwMode="auto">
                          <a:xfrm>
                            <a:off x="860787" y="344753"/>
                            <a:ext cx="2631688" cy="1149401"/>
                          </a:xfrm>
                          <a:custGeom>
                            <a:avLst/>
                            <a:gdLst>
                              <a:gd name="connsiteX0" fmla="*/ 0 w 2631688"/>
                              <a:gd name="connsiteY0" fmla="*/ 1148576 h 1148576"/>
                              <a:gd name="connsiteX1" fmla="*/ 512956 w 2631688"/>
                              <a:gd name="connsiteY1" fmla="*/ 1148576 h 1148576"/>
                              <a:gd name="connsiteX2" fmla="*/ 512956 w 2631688"/>
                              <a:gd name="connsiteY2" fmla="*/ 178420 h 1148576"/>
                              <a:gd name="connsiteX3" fmla="*/ 758283 w 2631688"/>
                              <a:gd name="connsiteY3" fmla="*/ 78059 h 1148576"/>
                              <a:gd name="connsiteX4" fmla="*/ 1103970 w 2631688"/>
                              <a:gd name="connsiteY4" fmla="*/ 11151 h 1148576"/>
                              <a:gd name="connsiteX5" fmla="*/ 1494263 w 2631688"/>
                              <a:gd name="connsiteY5" fmla="*/ 0 h 1148576"/>
                              <a:gd name="connsiteX6" fmla="*/ 2631688 w 2631688"/>
                              <a:gd name="connsiteY6" fmla="*/ 0 h 1148576"/>
                              <a:gd name="connsiteX0" fmla="*/ 0 w 2631688"/>
                              <a:gd name="connsiteY0" fmla="*/ 1148576 h 1148576"/>
                              <a:gd name="connsiteX1" fmla="*/ 512956 w 2631688"/>
                              <a:gd name="connsiteY1" fmla="*/ 1148576 h 1148576"/>
                              <a:gd name="connsiteX2" fmla="*/ 512956 w 2631688"/>
                              <a:gd name="connsiteY2" fmla="*/ 178420 h 1148576"/>
                              <a:gd name="connsiteX3" fmla="*/ 758283 w 2631688"/>
                              <a:gd name="connsiteY3" fmla="*/ 78059 h 1148576"/>
                              <a:gd name="connsiteX4" fmla="*/ 1103970 w 2631688"/>
                              <a:gd name="connsiteY4" fmla="*/ 11151 h 1148576"/>
                              <a:gd name="connsiteX5" fmla="*/ 2027663 w 2631688"/>
                              <a:gd name="connsiteY5" fmla="*/ 0 h 1148576"/>
                              <a:gd name="connsiteX6" fmla="*/ 2631688 w 2631688"/>
                              <a:gd name="connsiteY6" fmla="*/ 0 h 1148576"/>
                              <a:gd name="connsiteX0" fmla="*/ 0 w 2631688"/>
                              <a:gd name="connsiteY0" fmla="*/ 1149401 h 1149401"/>
                              <a:gd name="connsiteX1" fmla="*/ 512956 w 2631688"/>
                              <a:gd name="connsiteY1" fmla="*/ 1149401 h 1149401"/>
                              <a:gd name="connsiteX2" fmla="*/ 512956 w 2631688"/>
                              <a:gd name="connsiteY2" fmla="*/ 179245 h 1149401"/>
                              <a:gd name="connsiteX3" fmla="*/ 758283 w 2631688"/>
                              <a:gd name="connsiteY3" fmla="*/ 78884 h 1149401"/>
                              <a:gd name="connsiteX4" fmla="*/ 1604713 w 2631688"/>
                              <a:gd name="connsiteY4" fmla="*/ 11976 h 1149401"/>
                              <a:gd name="connsiteX5" fmla="*/ 2027663 w 2631688"/>
                              <a:gd name="connsiteY5" fmla="*/ 825 h 1149401"/>
                              <a:gd name="connsiteX6" fmla="*/ 2631688 w 2631688"/>
                              <a:gd name="connsiteY6" fmla="*/ 825 h 1149401"/>
                              <a:gd name="connsiteX0" fmla="*/ 0 w 2631688"/>
                              <a:gd name="connsiteY0" fmla="*/ 1149401 h 1149401"/>
                              <a:gd name="connsiteX1" fmla="*/ 512956 w 2631688"/>
                              <a:gd name="connsiteY1" fmla="*/ 1149401 h 1149401"/>
                              <a:gd name="connsiteX2" fmla="*/ 512956 w 2631688"/>
                              <a:gd name="connsiteY2" fmla="*/ 179245 h 1149401"/>
                              <a:gd name="connsiteX3" fmla="*/ 790940 w 2631688"/>
                              <a:gd name="connsiteY3" fmla="*/ 111541 h 1149401"/>
                              <a:gd name="connsiteX4" fmla="*/ 1604713 w 2631688"/>
                              <a:gd name="connsiteY4" fmla="*/ 11976 h 1149401"/>
                              <a:gd name="connsiteX5" fmla="*/ 2027663 w 2631688"/>
                              <a:gd name="connsiteY5" fmla="*/ 825 h 1149401"/>
                              <a:gd name="connsiteX6" fmla="*/ 2631688 w 2631688"/>
                              <a:gd name="connsiteY6" fmla="*/ 825 h 11494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631688" h="1149401">
                                <a:moveTo>
                                  <a:pt x="0" y="1149401"/>
                                </a:moveTo>
                                <a:lnTo>
                                  <a:pt x="512956" y="1149401"/>
                                </a:lnTo>
                                <a:lnTo>
                                  <a:pt x="512956" y="179245"/>
                                </a:lnTo>
                                <a:lnTo>
                                  <a:pt x="790940" y="111541"/>
                                </a:lnTo>
                                <a:lnTo>
                                  <a:pt x="1604713" y="11976"/>
                                </a:lnTo>
                                <a:cubicBezTo>
                                  <a:pt x="1745696" y="8259"/>
                                  <a:pt x="1856501" y="2683"/>
                                  <a:pt x="2027663" y="825"/>
                                </a:cubicBezTo>
                                <a:cubicBezTo>
                                  <a:pt x="2198825" y="-1033"/>
                                  <a:pt x="2430346" y="825"/>
                                  <a:pt x="2631688" y="825"/>
                                </a:cubicBezTo>
                              </a:path>
                            </a:pathLst>
                          </a:custGeom>
                          <a:noFill/>
                          <a:ln w="12700" cap="flat" cmpd="sng" algn="ctr">
                            <a:solidFill>
                              <a:srgbClr val="FF0000"/>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25D8209" w14:textId="77777777" w:rsidR="001C49CD" w:rsidRDefault="001C49CD" w:rsidP="00765F23"/>
                          </w:txbxContent>
                        </wps:txbx>
                        <wps:bodyPr vert="horz" wrap="square" lIns="91440" tIns="45720" rIns="91440" bIns="45720" numCol="1" rtlCol="0" anchor="t" anchorCtr="0" compatLnSpc="1">
                          <a:prstTxWarp prst="textNoShape">
                            <a:avLst/>
                          </a:prstTxWarp>
                        </wps:bodyPr>
                      </wps:wsp>
                      <wps:wsp>
                        <wps:cNvPr id="602" name="ZoneTexte 12"/>
                        <wps:cNvSpPr txBox="1"/>
                        <wps:spPr>
                          <a:xfrm>
                            <a:off x="180000" y="564656"/>
                            <a:ext cx="802005" cy="266700"/>
                          </a:xfrm>
                          <a:prstGeom prst="rect">
                            <a:avLst/>
                          </a:prstGeom>
                          <a:noFill/>
                        </wps:spPr>
                        <wps:txbx>
                          <w:txbxContent>
                            <w:p w14:paraId="1A567DB2" w14:textId="77777777" w:rsidR="001C49CD" w:rsidRDefault="001C49CD" w:rsidP="00765F23">
                              <w:pPr>
                                <w:pStyle w:val="NormalWeb"/>
                                <w:kinsoku w:val="0"/>
                                <w:overflowPunct w:val="0"/>
                                <w:spacing w:before="0" w:beforeAutospacing="0" w:after="0" w:afterAutospacing="0"/>
                                <w:textAlignment w:val="baseline"/>
                              </w:pPr>
                              <w:r>
                                <w:rPr>
                                  <w:rFonts w:ascii="Arial" w:hAnsi="Arial" w:cstheme="minorBidi"/>
                                  <w:color w:val="000000" w:themeColor="text1"/>
                                  <w:kern w:val="24"/>
                                </w:rPr>
                                <w:t>30A level</w:t>
                              </w:r>
                            </w:p>
                          </w:txbxContent>
                        </wps:txbx>
                        <wps:bodyPr wrap="none" rtlCol="0">
                          <a:spAutoFit/>
                        </wps:bodyPr>
                      </wps:wsp>
                      <wps:wsp>
                        <wps:cNvPr id="603" name="Connecteur droit avec flèche 11"/>
                        <wps:cNvCnPr/>
                        <wps:spPr bwMode="auto">
                          <a:xfrm flipH="1" flipV="1">
                            <a:off x="3627239" y="523999"/>
                            <a:ext cx="360040" cy="40657"/>
                          </a:xfrm>
                          <a:prstGeom prst="straightConnector1">
                            <a:avLst/>
                          </a:prstGeom>
                          <a:solidFill>
                            <a:schemeClr val="accent1"/>
                          </a:solidFill>
                          <a:ln w="12700" cap="flat" cmpd="sng" algn="ctr">
                            <a:solidFill>
                              <a:schemeClr val="tx1"/>
                            </a:solidFill>
                            <a:prstDash val="solid"/>
                            <a:round/>
                            <a:headEnd type="none" w="med" len="med"/>
                            <a:tailEnd type="arrow"/>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04" name="ZoneTexte 13"/>
                        <wps:cNvSpPr txBox="1"/>
                        <wps:spPr>
                          <a:xfrm>
                            <a:off x="3987279" y="521910"/>
                            <a:ext cx="691515" cy="266700"/>
                          </a:xfrm>
                          <a:prstGeom prst="rect">
                            <a:avLst/>
                          </a:prstGeom>
                          <a:noFill/>
                        </wps:spPr>
                        <wps:txbx>
                          <w:txbxContent>
                            <w:p w14:paraId="1D63A9A6" w14:textId="77777777" w:rsidR="001C49CD" w:rsidRDefault="001C49CD" w:rsidP="00765F23">
                              <w:pPr>
                                <w:pStyle w:val="NormalWeb"/>
                                <w:kinsoku w:val="0"/>
                                <w:overflowPunct w:val="0"/>
                                <w:spacing w:before="0" w:beforeAutospacing="0" w:after="0" w:afterAutospacing="0"/>
                                <w:textAlignment w:val="baseline"/>
                              </w:pPr>
                              <w:r>
                                <w:rPr>
                                  <w:rFonts w:ascii="Arial" w:hAnsi="Arial" w:cstheme="minorBidi"/>
                                  <w:color w:val="000000" w:themeColor="text1"/>
                                  <w:kern w:val="24"/>
                                </w:rPr>
                                <w:t>Current</w:t>
                              </w:r>
                            </w:p>
                          </w:txbxContent>
                        </wps:txbx>
                        <wps:bodyPr wrap="none" rtlCol="0">
                          <a:spAutoFit/>
                        </wps:bodyPr>
                      </wps:wsp>
                      <wps:wsp>
                        <wps:cNvPr id="605" name="ZoneTexte 16"/>
                        <wps:cNvSpPr txBox="1"/>
                        <wps:spPr>
                          <a:xfrm>
                            <a:off x="3793572" y="68580"/>
                            <a:ext cx="1530350" cy="266700"/>
                          </a:xfrm>
                          <a:prstGeom prst="rect">
                            <a:avLst/>
                          </a:prstGeom>
                          <a:noFill/>
                        </wps:spPr>
                        <wps:txbx>
                          <w:txbxContent>
                            <w:p w14:paraId="495D3CB1" w14:textId="77777777" w:rsidR="001C49CD" w:rsidRDefault="001C49CD" w:rsidP="00765F23">
                              <w:pPr>
                                <w:pStyle w:val="NormalWeb"/>
                                <w:kinsoku w:val="0"/>
                                <w:overflowPunct w:val="0"/>
                                <w:spacing w:before="0" w:beforeAutospacing="0" w:after="0" w:afterAutospacing="0"/>
                                <w:textAlignment w:val="baseline"/>
                              </w:pPr>
                              <w:r>
                                <w:rPr>
                                  <w:rFonts w:ascii="Arial" w:hAnsi="Arial" w:cstheme="minorBidi"/>
                                  <w:color w:val="FF0000"/>
                                  <w:kern w:val="24"/>
                                </w:rPr>
                                <w:t>Voltage on Is output</w:t>
                              </w:r>
                            </w:p>
                          </w:txbxContent>
                        </wps:txbx>
                        <wps:bodyPr wrap="none" rtlCol="0">
                          <a:spAutoFit/>
                        </wps:bodyPr>
                      </wps:wsp>
                      <wps:wsp>
                        <wps:cNvPr id="606" name="Connecteur droit avec flèche 17"/>
                        <wps:cNvCnPr/>
                        <wps:spPr bwMode="auto">
                          <a:xfrm flipH="1">
                            <a:off x="3599619" y="207079"/>
                            <a:ext cx="292815" cy="139298"/>
                          </a:xfrm>
                          <a:prstGeom prst="straightConnector1">
                            <a:avLst/>
                          </a:prstGeom>
                          <a:solidFill>
                            <a:schemeClr val="accent1"/>
                          </a:solidFill>
                          <a:ln w="12700" cap="flat" cmpd="sng" algn="ctr">
                            <a:solidFill>
                              <a:srgbClr val="FF0000"/>
                            </a:solidFill>
                            <a:prstDash val="solid"/>
                            <a:round/>
                            <a:headEnd type="none" w="med" len="med"/>
                            <a:tailEnd type="arrow"/>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ps:wsp>
                    </wpc:wpc>
                  </a:graphicData>
                </a:graphic>
              </wp:inline>
            </w:drawing>
          </mc:Choice>
          <mc:Fallback>
            <w:pict>
              <v:group w14:anchorId="4C08024D" id="Canvas 302" o:spid="_x0000_s1617" editas="canvas" style="width:6in;height:130.75pt;mso-position-horizontal-relative:char;mso-position-vertical-relative:line" coordsize="54864,165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">
                <v:shape id="_x0000_s1618" type="#_x0000_t75" style="position:absolute;width:54864;height:16598;visibility:visible;mso-wrap-style:square">
                  <v:fill o:detectmouseclick="t"/>
                  <v:path o:connecttype="none"/>
                </v:shape>
                <v:shape id="Forme libre 6" o:spid="_x0000_s1619" style="position:absolute;left:8161;top:5239;width:27321;height:9814;visibility:visible;mso-wrap-style:square;v-text-anchor:top" coordsize="2732049,98130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pCJ8MA&#10;AADcAAAADwAAAGRycy9kb3ducmV2LnhtbESPT2sCMRTE7wW/Q3hCbzWr0uKuRpFCsaeCf/H42Dw3&#10;i5uXJYnr+u2bgtDjMDO/YRar3jaiIx9qxwrGowwEcel0zZWCw/7rbQYiRGSNjWNS8KAAq+XgZYGF&#10;dnfeUreLlUgQDgUqMDG2hZShNGQxjFxLnLyL8xZjkr6S2uM9wW0jJ1n2IS3WnBYMtvRpqLzublYB&#10;3yz5y+Rs8s2j7o7jyvL056TU67Bfz0FE6uN/+Nn+1gre8xz+zqQj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pCJ8MAAADcAAAADwAAAAAAAAAAAAAAAACYAgAAZHJzL2Rv&#10;d25yZXYueG1sUEsFBgAAAAAEAAQA9QAAAIgDAAAAAA==&#10;" adj="-11796480,,5400" path="m,981307l557561,970156,557561,,2732049,e" filled="f" strokecolor="black [3213]" strokeweight="1pt">
                  <v:stroke joinstyle="round"/>
                  <v:shadow color="#eeece1 [3214]"/>
                  <v:formulas/>
                  <v:path arrowok="t" o:connecttype="custom" o:connectlocs="0,981307;557561,970156;557561,0;2732049,0" o:connectangles="0,0,0,0" textboxrect="0,0,2732049,981307"/>
                  <v:textbox>
                    <w:txbxContent>
                      <w:p w14:paraId="5567F7A7" w14:textId="77777777" w:rsidR="001C49CD" w:rsidRDefault="001C49CD" w:rsidP="00765F23"/>
                    </w:txbxContent>
                  </v:textbox>
                </v:shape>
                <v:line id="Connecteur droit 8" o:spid="_x0000_s1620" style="position:absolute;visibility:visible;mso-wrap-style:square" from="6749,8414" to="37935,84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3WJMMAAADcAAAADwAAAGRycy9kb3ducmV2LnhtbERPPW+DMBDdK+U/WBepWzHJkCKCQVGU&#10;SmmXtiRD2E74Aij4jLAbaH99PVTq+PS+s2I2vbjT6DrLClZRDIK4trrjRsH59PKUgHAeWWNvmRR8&#10;k4MiXzxkmGo78SfdS9+IEMIuRQWt90MqpatbMugiOxAH7mpHgz7AsZF6xCmEm16u43gjDXYcGloc&#10;aN9SfSu/jAKbHO37z/pQXrD/MM++qtxb/arU43LebUF4mv2/+M991Ao2cZgfzoQjIP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C91iTDAAAA3AAAAA8AAAAAAAAAAAAA&#10;AAAAoQIAAGRycy9kb3ducmV2LnhtbFBLBQYAAAAABAAEAPkAAACRAwAAAAA=&#10;" filled="t" fillcolor="#4f81bd [3204]" strokecolor="black [3213]" strokeweight="1pt">
                  <v:stroke dashstyle="dash"/>
                  <v:shadow color="#eeece1 [3214]"/>
                </v:line>
                <v:shape id="Forme libre 9" o:spid="_x0000_s1621" style="position:absolute;left:8607;top:3447;width:26317;height:11494;visibility:visible;mso-wrap-style:square;v-text-anchor:top" coordsize="2631688,114940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qMb8IA&#10;AADcAAAADwAAAGRycy9kb3ducmV2LnhtbESP3YrCMBSE7wXfIZwF7zRVUZZuU1nc9edW1wc4Nqc/&#10;bHNSkqj17Y0geDnMzDdMtupNK67kfGNZwXSSgCAurG64UnD624w/QfiArLG1TAru5GGVDwcZptre&#10;+EDXY6hEhLBPUUEdQpdK6YuaDPqJ7YijV1pnMETpKqkd3iLctHKWJEtpsOG4UGNH65qK/+PFKFjM&#10;fvXOlGd5mP+cilJ7V20vZ6VGH/33F4hAfXiHX+29VrBMpvA8E4+AzB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qoxvwgAAANwAAAAPAAAAAAAAAAAAAAAAAJgCAABkcnMvZG93&#10;bnJldi54bWxQSwUGAAAAAAQABAD1AAAAhwMAAAAA&#10;" adj="-11796480,,5400" path="m,1149401r512956,l512956,179245,790940,111541,1604713,11976c1745696,8259,1856501,2683,2027663,825v171162,-1858,402683,,604025,e" filled="f" strokecolor="red" strokeweight="1pt">
                  <v:stroke joinstyle="round"/>
                  <v:shadow color="#eeece1 [3214]"/>
                  <v:formulas/>
                  <v:path arrowok="t" o:connecttype="custom" o:connectlocs="0,1149401;512956,1149401;512956,179245;790940,111541;1604713,11976;2027663,825;2631688,825" o:connectangles="0,0,0,0,0,0,0" textboxrect="0,0,2631688,1149401"/>
                  <v:textbox>
                    <w:txbxContent>
                      <w:p w14:paraId="325D8209" w14:textId="77777777" w:rsidR="001C49CD" w:rsidRDefault="001C49CD" w:rsidP="00765F23"/>
                    </w:txbxContent>
                  </v:textbox>
                </v:shape>
                <v:shape id="ZoneTexte 12" o:spid="_x0000_s1622" type="#_x0000_t202" style="position:absolute;left:1800;top:5646;width:8020;height:26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YRfMQA&#10;AADcAAAADwAAAGRycy9kb3ducmV2LnhtbESP0WoCMRRE3wv+Q7iCbzVxsaKrUUQr9K2t+gGXzXWz&#10;7uZm2aS69uubQqGPw8ycYVab3jXiRl2oPGuYjBUI4sKbiksN59PheQ4iRGSDjWfS8KAAm/XgaYW5&#10;8Xf+pNsxliJBOOSowcbY5lKGwpLDMPYtcfIuvnMYk+xKaTq8J7hrZKbUTDqsOC1YbGlnqaiPX07D&#10;XLn3ul5kH8FNvycvdrf3r+1V69Gw3y5BROrjf/iv/WY0zFQGv2fSEZ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mEXzEAAAA3AAAAA8AAAAAAAAAAAAAAAAAmAIAAGRycy9k&#10;b3ducmV2LnhtbFBLBQYAAAAABAAEAPUAAACJAwAAAAA=&#10;" filled="f" stroked="f">
                  <v:textbox style="mso-fit-shape-to-text:t">
                    <w:txbxContent>
                      <w:p w14:paraId="1A567DB2" w14:textId="77777777" w:rsidR="001C49CD" w:rsidRDefault="001C49CD" w:rsidP="00765F23">
                        <w:pPr>
                          <w:pStyle w:val="NormalWeb"/>
                          <w:kinsoku w:val="0"/>
                          <w:overflowPunct w:val="0"/>
                          <w:spacing w:before="0" w:beforeAutospacing="0" w:after="0" w:afterAutospacing="0"/>
                          <w:textAlignment w:val="baseline"/>
                        </w:pPr>
                        <w:r>
                          <w:rPr>
                            <w:rFonts w:ascii="Arial" w:hAnsi="Arial" w:cstheme="minorBidi"/>
                            <w:color w:val="000000" w:themeColor="text1"/>
                            <w:kern w:val="24"/>
                          </w:rPr>
                          <w:t>30A level</w:t>
                        </w:r>
                      </w:p>
                    </w:txbxContent>
                  </v:textbox>
                </v:shape>
                <v:shape id="Connecteur droit avec flèche 11" o:spid="_x0000_s1623" type="#_x0000_t32" style="position:absolute;left:36272;top:5239;width:3600;height:40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ELXMMAAADcAAAADwAAAGRycy9kb3ducmV2LnhtbESPwWrDMBBE74H+g9hCb4nUFuzUiWxC&#10;oLTXOqHQ22JtLRNrZSwlsf++KgRyHGbmDbOtJteLC42h86zheaVAEDfedNxqOB7el2sQISIb7D2T&#10;hpkCVOXDYouF8Vf+oksdW5EgHArUYGMcCilDY8lhWPmBOHm/fnQYkxxbaUa8Jrjr5YtSmXTYcVqw&#10;ONDeUnOqz04Dq/y7O8y53e+aH3let9PbR7RaPz1Ouw2ISFO8h2/tT6MhU6/wfyYdAVn+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hC1zDAAAA3AAAAA8AAAAAAAAAAAAA&#10;AAAAoQIAAGRycy9kb3ducmV2LnhtbFBLBQYAAAAABAAEAPkAAACRAwAAAAA=&#10;" filled="t" fillcolor="#4f81bd [3204]" strokecolor="black [3213]" strokeweight="1pt">
                  <v:stroke endarrow="open"/>
                  <v:shadow color="#eeece1 [3214]"/>
                </v:shape>
                <v:shape id="ZoneTexte 13" o:spid="_x0000_s1624" type="#_x0000_t202" style="position:absolute;left:39872;top:5219;width:6915;height:26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Msk8QA&#10;AADcAAAADwAAAGRycy9kb3ducmV2LnhtbESP3WoCMRSE7wu+QziCdzVRVHQ1ilgLvWv9eYDD5rhZ&#10;d3OybFLd9ulNoeDlMDPfMKtN52pxozaUnjWMhgoEce5NyYWG8+n9dQ4iRGSDtWfS8EMBNuveywoz&#10;4+98oNsxFiJBOGSowcbYZFKG3JLDMPQNcfIuvnUYk2wLaVq8J7ir5VipmXRYclqw2NDOUl4dv52G&#10;uXKfVbUYfwU3+R1N7e7N75ur1oN+t12CiNTFZ/i//WE0zNQE/s6kI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DLJPEAAAA3AAAAA8AAAAAAAAAAAAAAAAAmAIAAGRycy9k&#10;b3ducmV2LnhtbFBLBQYAAAAABAAEAPUAAACJAwAAAAA=&#10;" filled="f" stroked="f">
                  <v:textbox style="mso-fit-shape-to-text:t">
                    <w:txbxContent>
                      <w:p w14:paraId="1D63A9A6" w14:textId="77777777" w:rsidR="001C49CD" w:rsidRDefault="001C49CD" w:rsidP="00765F23">
                        <w:pPr>
                          <w:pStyle w:val="NormalWeb"/>
                          <w:kinsoku w:val="0"/>
                          <w:overflowPunct w:val="0"/>
                          <w:spacing w:before="0" w:beforeAutospacing="0" w:after="0" w:afterAutospacing="0"/>
                          <w:textAlignment w:val="baseline"/>
                        </w:pPr>
                        <w:r>
                          <w:rPr>
                            <w:rFonts w:ascii="Arial" w:hAnsi="Arial" w:cstheme="minorBidi"/>
                            <w:color w:val="000000" w:themeColor="text1"/>
                            <w:kern w:val="24"/>
                          </w:rPr>
                          <w:t>Current</w:t>
                        </w:r>
                      </w:p>
                    </w:txbxContent>
                  </v:textbox>
                </v:shape>
                <v:shape id="ZoneTexte 16" o:spid="_x0000_s1625" type="#_x0000_t202" style="position:absolute;left:37935;top:685;width:15304;height:26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JCMQA&#10;AADcAAAADwAAAGRycy9kb3ducmV2LnhtbESP3WoCMRSE7wu+QziCdzVRVHQ1iliF3rX+PMBhc9ys&#10;uzlZNqlu+/RNoeDlMDPfMKtN52pxpzaUnjWMhgoEce5NyYWGy/nwOgcRIrLB2jNp+KYAm3XvZYWZ&#10;8Q8+0v0UC5EgHDLUYGNsMilDbslhGPqGOHlX3zqMSbaFNC0+EtzVcqzUTDosOS1YbGhnKa9OX07D&#10;XLmPqlqMP4Ob/Iymdvfm981N60G/2y5BROriM/zffjcaZmoKf2fSEZ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PiQjEAAAA3AAAAA8AAAAAAAAAAAAAAAAAmAIAAGRycy9k&#10;b3ducmV2LnhtbFBLBQYAAAAABAAEAPUAAACJAwAAAAA=&#10;" filled="f" stroked="f">
                  <v:textbox style="mso-fit-shape-to-text:t">
                    <w:txbxContent>
                      <w:p w14:paraId="495D3CB1" w14:textId="77777777" w:rsidR="001C49CD" w:rsidRDefault="001C49CD" w:rsidP="00765F23">
                        <w:pPr>
                          <w:pStyle w:val="NormalWeb"/>
                          <w:kinsoku w:val="0"/>
                          <w:overflowPunct w:val="0"/>
                          <w:spacing w:before="0" w:beforeAutospacing="0" w:after="0" w:afterAutospacing="0"/>
                          <w:textAlignment w:val="baseline"/>
                        </w:pPr>
                        <w:r>
                          <w:rPr>
                            <w:rFonts w:ascii="Arial" w:hAnsi="Arial" w:cstheme="minorBidi"/>
                            <w:color w:val="FF0000"/>
                            <w:kern w:val="24"/>
                          </w:rPr>
                          <w:t>Voltage on Is output</w:t>
                        </w:r>
                      </w:p>
                    </w:txbxContent>
                  </v:textbox>
                </v:shape>
                <v:shape id="Connecteur droit avec flèche 17" o:spid="_x0000_s1626" type="#_x0000_t32" style="position:absolute;left:35996;top:2070;width:2928;height:139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CRTcQAAADcAAAADwAAAGRycy9kb3ducmV2LnhtbESPQWvCQBSE74X+h+UVvNWNHoJN3QQR&#10;K+LNpBR6e2Sf2WD2bcxuY/z3bqHQ4zAz3zDrYrKdGGnwrWMFi3kCgrh2uuVGwWf18boC4QOyxs4x&#10;KbiThyJ/flpjpt2NTzSWoRERwj5DBSaEPpPS14Ys+rnriaN3doPFEOXQSD3gLcJtJ5dJkkqLLccF&#10;gz1tDdWX8scq+Arn02pnjNuPx+/yutjqqlq+KTV7mTbvIAJN4T/81z5oBWmSwu+ZeARk/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cJFNxAAAANwAAAAPAAAAAAAAAAAA&#10;AAAAAKECAABkcnMvZG93bnJldi54bWxQSwUGAAAAAAQABAD5AAAAkgMAAAAA&#10;" filled="t" fillcolor="#4f81bd [3204]" strokecolor="red" strokeweight="1pt">
                  <v:stroke endarrow="open"/>
                  <v:shadow color="#eeece1 [3214]"/>
                </v:shape>
                <w10:anchorlock/>
              </v:group>
            </w:pict>
          </mc:Fallback>
        </mc:AlternateContent>
      </w:r>
    </w:p>
    <w:p w14:paraId="2BF613AE" w14:textId="77777777" w:rsidR="00765F23" w:rsidRPr="00765F23" w:rsidRDefault="00765F23" w:rsidP="00765F23">
      <w:pPr>
        <w:rPr>
          <w:lang w:val="en-US"/>
        </w:rPr>
      </w:pPr>
      <w:r w:rsidRPr="00765F23">
        <w:rPr>
          <w:lang w:val="en-US"/>
        </w:rPr>
        <w:t xml:space="preserve">The principle is to subtract from the measure a value  proportional to the over current over 30A (KS16_DRIFT_THRESHOLD) after a low pass filtering </w:t>
      </w:r>
    </w:p>
    <w:p w14:paraId="1A5DBBA0" w14:textId="77777777" w:rsidR="00765F23" w:rsidRDefault="00977E5B" w:rsidP="002D2ED8">
      <w:pPr>
        <w:rPr>
          <w:lang w:val="en-US"/>
        </w:rPr>
      </w:pPr>
      <w:r>
        <w:rPr>
          <w:noProof/>
          <w:lang w:val="fr-FR" w:eastAsia="fr-FR"/>
        </w:rPr>
        <w:lastRenderedPageBreak/>
        <mc:AlternateContent>
          <mc:Choice Requires="wpc">
            <w:drawing>
              <wp:inline distT="0" distB="0" distL="0" distR="0" wp14:anchorId="2C693BA2" wp14:editId="5C217038">
                <wp:extent cx="5964865" cy="1068882"/>
                <wp:effectExtent l="0" t="0" r="0" b="0"/>
                <wp:docPr id="890880" name="Canvas 89088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07" name="Forme libre 19"/>
                        <wps:cNvSpPr/>
                        <wps:spPr bwMode="auto">
                          <a:xfrm>
                            <a:off x="0" y="315616"/>
                            <a:ext cx="2047931" cy="249791"/>
                          </a:xfrm>
                          <a:custGeom>
                            <a:avLst/>
                            <a:gdLst>
                              <a:gd name="connsiteX0" fmla="*/ 0 w 2732049"/>
                              <a:gd name="connsiteY0" fmla="*/ 981307 h 981307"/>
                              <a:gd name="connsiteX1" fmla="*/ 557561 w 2732049"/>
                              <a:gd name="connsiteY1" fmla="*/ 970156 h 981307"/>
                              <a:gd name="connsiteX2" fmla="*/ 557561 w 2732049"/>
                              <a:gd name="connsiteY2" fmla="*/ 0 h 981307"/>
                              <a:gd name="connsiteX3" fmla="*/ 2732049 w 2732049"/>
                              <a:gd name="connsiteY3" fmla="*/ 0 h 981307"/>
                            </a:gdLst>
                            <a:ahLst/>
                            <a:cxnLst>
                              <a:cxn ang="0">
                                <a:pos x="connsiteX0" y="connsiteY0"/>
                              </a:cxn>
                              <a:cxn ang="0">
                                <a:pos x="connsiteX1" y="connsiteY1"/>
                              </a:cxn>
                              <a:cxn ang="0">
                                <a:pos x="connsiteX2" y="connsiteY2"/>
                              </a:cxn>
                              <a:cxn ang="0">
                                <a:pos x="connsiteX3" y="connsiteY3"/>
                              </a:cxn>
                            </a:cxnLst>
                            <a:rect l="l" t="t" r="r" b="b"/>
                            <a:pathLst>
                              <a:path w="2732049" h="981307">
                                <a:moveTo>
                                  <a:pt x="0" y="981307"/>
                                </a:moveTo>
                                <a:lnTo>
                                  <a:pt x="557561" y="970156"/>
                                </a:lnTo>
                                <a:lnTo>
                                  <a:pt x="557561" y="0"/>
                                </a:lnTo>
                                <a:lnTo>
                                  <a:pt x="2732049" y="0"/>
                                </a:lnTo>
                              </a:path>
                            </a:pathLst>
                          </a:custGeom>
                          <a:noFill/>
                          <a:ln w="12700" cap="flat" cmpd="sng" algn="ctr">
                            <a:solidFill>
                              <a:schemeClr val="tx1"/>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07422EAC" w14:textId="77777777" w:rsidR="001C49CD" w:rsidRDefault="001C49CD" w:rsidP="00977E5B"/>
                          </w:txbxContent>
                        </wps:txbx>
                        <wps:bodyPr vert="horz" wrap="square" lIns="91440" tIns="45720" rIns="91440" bIns="45720" numCol="1" rtlCol="0" anchor="t" anchorCtr="0" compatLnSpc="1">
                          <a:prstTxWarp prst="textNoShape">
                            <a:avLst/>
                          </a:prstTxWarp>
                        </wps:bodyPr>
                      </wps:wsp>
                      <wps:wsp>
                        <wps:cNvPr id="610" name="ZoneTexte 26"/>
                        <wps:cNvSpPr txBox="1"/>
                        <wps:spPr>
                          <a:xfrm>
                            <a:off x="756821" y="0"/>
                            <a:ext cx="1513205" cy="266700"/>
                          </a:xfrm>
                          <a:prstGeom prst="rect">
                            <a:avLst/>
                          </a:prstGeom>
                          <a:noFill/>
                        </wps:spPr>
                        <wps:txbx>
                          <w:txbxContent>
                            <w:p w14:paraId="0F27A0E1" w14:textId="77777777" w:rsidR="001C49CD" w:rsidRDefault="001C49CD" w:rsidP="00977E5B">
                              <w:pPr>
                                <w:pStyle w:val="NormalWeb"/>
                                <w:kinsoku w:val="0"/>
                                <w:overflowPunct w:val="0"/>
                                <w:spacing w:before="0" w:beforeAutospacing="0" w:after="0" w:afterAutospacing="0"/>
                                <w:textAlignment w:val="baseline"/>
                              </w:pPr>
                              <w:r>
                                <w:rPr>
                                  <w:rFonts w:ascii="Arial" w:hAnsi="Arial" w:cstheme="minorBidi"/>
                                  <w:color w:val="000000" w:themeColor="text1"/>
                                  <w:kern w:val="24"/>
                                </w:rPr>
                                <w:t>Over Current: I-30A</w:t>
                              </w:r>
                            </w:p>
                          </w:txbxContent>
                        </wps:txbx>
                        <wps:bodyPr wrap="none" rtlCol="0">
                          <a:spAutoFit/>
                        </wps:bodyPr>
                      </wps:wsp>
                      <wps:wsp>
                        <wps:cNvPr id="612" name="Forme libre 27"/>
                        <wps:cNvSpPr/>
                        <wps:spPr bwMode="auto">
                          <a:xfrm>
                            <a:off x="34363" y="323218"/>
                            <a:ext cx="1966531" cy="244796"/>
                          </a:xfrm>
                          <a:custGeom>
                            <a:avLst/>
                            <a:gdLst>
                              <a:gd name="connsiteX0" fmla="*/ 0 w 2623457"/>
                              <a:gd name="connsiteY0" fmla="*/ 326571 h 326571"/>
                              <a:gd name="connsiteX1" fmla="*/ 511629 w 2623457"/>
                              <a:gd name="connsiteY1" fmla="*/ 326571 h 326571"/>
                              <a:gd name="connsiteX2" fmla="*/ 685800 w 2623457"/>
                              <a:gd name="connsiteY2" fmla="*/ 195943 h 326571"/>
                              <a:gd name="connsiteX3" fmla="*/ 1045029 w 2623457"/>
                              <a:gd name="connsiteY3" fmla="*/ 76200 h 326571"/>
                              <a:gd name="connsiteX4" fmla="*/ 1513115 w 2623457"/>
                              <a:gd name="connsiteY4" fmla="*/ 10885 h 326571"/>
                              <a:gd name="connsiteX5" fmla="*/ 2623457 w 2623457"/>
                              <a:gd name="connsiteY5" fmla="*/ 0 h 326571"/>
                              <a:gd name="connsiteX0" fmla="*/ 0 w 2623457"/>
                              <a:gd name="connsiteY0" fmla="*/ 326571 h 326571"/>
                              <a:gd name="connsiteX1" fmla="*/ 511629 w 2623457"/>
                              <a:gd name="connsiteY1" fmla="*/ 326571 h 326571"/>
                              <a:gd name="connsiteX2" fmla="*/ 685800 w 2623457"/>
                              <a:gd name="connsiteY2" fmla="*/ 195943 h 326571"/>
                              <a:gd name="connsiteX3" fmla="*/ 1045029 w 2623457"/>
                              <a:gd name="connsiteY3" fmla="*/ 76200 h 326571"/>
                              <a:gd name="connsiteX4" fmla="*/ 1926772 w 2623457"/>
                              <a:gd name="connsiteY4" fmla="*/ 10885 h 326571"/>
                              <a:gd name="connsiteX5" fmla="*/ 2623457 w 2623457"/>
                              <a:gd name="connsiteY5" fmla="*/ 0 h 326571"/>
                              <a:gd name="connsiteX0" fmla="*/ 0 w 2623457"/>
                              <a:gd name="connsiteY0" fmla="*/ 326571 h 326571"/>
                              <a:gd name="connsiteX1" fmla="*/ 511629 w 2623457"/>
                              <a:gd name="connsiteY1" fmla="*/ 326571 h 326571"/>
                              <a:gd name="connsiteX2" fmla="*/ 685800 w 2623457"/>
                              <a:gd name="connsiteY2" fmla="*/ 195943 h 326571"/>
                              <a:gd name="connsiteX3" fmla="*/ 1240972 w 2623457"/>
                              <a:gd name="connsiteY3" fmla="*/ 54428 h 326571"/>
                              <a:gd name="connsiteX4" fmla="*/ 1926772 w 2623457"/>
                              <a:gd name="connsiteY4" fmla="*/ 10885 h 326571"/>
                              <a:gd name="connsiteX5" fmla="*/ 2623457 w 2623457"/>
                              <a:gd name="connsiteY5" fmla="*/ 0 h 326571"/>
                              <a:gd name="connsiteX0" fmla="*/ 0 w 2623457"/>
                              <a:gd name="connsiteY0" fmla="*/ 326571 h 326571"/>
                              <a:gd name="connsiteX1" fmla="*/ 511629 w 2623457"/>
                              <a:gd name="connsiteY1" fmla="*/ 326571 h 326571"/>
                              <a:gd name="connsiteX2" fmla="*/ 729342 w 2623457"/>
                              <a:gd name="connsiteY2" fmla="*/ 195943 h 326571"/>
                              <a:gd name="connsiteX3" fmla="*/ 1240972 w 2623457"/>
                              <a:gd name="connsiteY3" fmla="*/ 54428 h 326571"/>
                              <a:gd name="connsiteX4" fmla="*/ 1926772 w 2623457"/>
                              <a:gd name="connsiteY4" fmla="*/ 10885 h 326571"/>
                              <a:gd name="connsiteX5" fmla="*/ 2623457 w 2623457"/>
                              <a:gd name="connsiteY5" fmla="*/ 0 h 326571"/>
                              <a:gd name="connsiteX0" fmla="*/ 0 w 2623457"/>
                              <a:gd name="connsiteY0" fmla="*/ 326571 h 326571"/>
                              <a:gd name="connsiteX1" fmla="*/ 511629 w 2623457"/>
                              <a:gd name="connsiteY1" fmla="*/ 326571 h 326571"/>
                              <a:gd name="connsiteX2" fmla="*/ 827314 w 2623457"/>
                              <a:gd name="connsiteY2" fmla="*/ 185057 h 326571"/>
                              <a:gd name="connsiteX3" fmla="*/ 1240972 w 2623457"/>
                              <a:gd name="connsiteY3" fmla="*/ 54428 h 326571"/>
                              <a:gd name="connsiteX4" fmla="*/ 1926772 w 2623457"/>
                              <a:gd name="connsiteY4" fmla="*/ 10885 h 326571"/>
                              <a:gd name="connsiteX5" fmla="*/ 2623457 w 2623457"/>
                              <a:gd name="connsiteY5" fmla="*/ 0 h 32657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623457" h="326571">
                                <a:moveTo>
                                  <a:pt x="0" y="326571"/>
                                </a:moveTo>
                                <a:lnTo>
                                  <a:pt x="511629" y="326571"/>
                                </a:lnTo>
                                <a:lnTo>
                                  <a:pt x="827314" y="185057"/>
                                </a:lnTo>
                                <a:lnTo>
                                  <a:pt x="1240972" y="54428"/>
                                </a:lnTo>
                                <a:lnTo>
                                  <a:pt x="1926772" y="10885"/>
                                </a:lnTo>
                                <a:lnTo>
                                  <a:pt x="2623457" y="0"/>
                                </a:lnTo>
                              </a:path>
                            </a:pathLst>
                          </a:custGeom>
                          <a:noFill/>
                          <a:ln w="12700" cap="flat" cmpd="sng" algn="ctr">
                            <a:solidFill>
                              <a:srgbClr val="FF0000"/>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66302D3A" w14:textId="77777777" w:rsidR="001C49CD" w:rsidRDefault="001C49CD" w:rsidP="00977E5B"/>
                          </w:txbxContent>
                        </wps:txbx>
                        <wps:bodyPr vert="horz" wrap="square" lIns="91440" tIns="45720" rIns="91440" bIns="45720" numCol="1" rtlCol="0" anchor="t" anchorCtr="0" compatLnSpc="1">
                          <a:prstTxWarp prst="textNoShape">
                            <a:avLst/>
                          </a:prstTxWarp>
                        </wps:bodyPr>
                      </wps:wsp>
                      <wps:wsp>
                        <wps:cNvPr id="613" name="Connecteur droit avec flèche 30"/>
                        <wps:cNvCnPr>
                          <a:endCxn id="612" idx="3"/>
                        </wps:cNvCnPr>
                        <wps:spPr bwMode="auto">
                          <a:xfrm flipH="1" flipV="1">
                            <a:off x="964590" y="364017"/>
                            <a:ext cx="600740" cy="201391"/>
                          </a:xfrm>
                          <a:prstGeom prst="straightConnector1">
                            <a:avLst/>
                          </a:prstGeom>
                          <a:solidFill>
                            <a:schemeClr val="accent1"/>
                          </a:solidFill>
                          <a:ln w="12700" cap="flat" cmpd="sng" algn="ctr">
                            <a:solidFill>
                              <a:srgbClr val="FF0000"/>
                            </a:solidFill>
                            <a:prstDash val="solid"/>
                            <a:round/>
                            <a:headEnd type="none" w="med" len="med"/>
                            <a:tailEnd type="arrow"/>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14" name="ZoneTexte 892927"/>
                        <wps:cNvSpPr txBox="1"/>
                        <wps:spPr>
                          <a:xfrm>
                            <a:off x="1565303" y="482600"/>
                            <a:ext cx="4319270" cy="237490"/>
                          </a:xfrm>
                          <a:prstGeom prst="rect">
                            <a:avLst/>
                          </a:prstGeom>
                          <a:noFill/>
                        </wps:spPr>
                        <wps:txbx>
                          <w:txbxContent>
                            <w:p w14:paraId="09313DC7" w14:textId="77777777" w:rsidR="001C49CD" w:rsidRPr="00977E5B" w:rsidRDefault="001C49CD" w:rsidP="00977E5B">
                              <w:pPr>
                                <w:pStyle w:val="NormalWeb"/>
                                <w:kinsoku w:val="0"/>
                                <w:overflowPunct w:val="0"/>
                                <w:spacing w:before="0" w:beforeAutospacing="0" w:after="0" w:afterAutospacing="0"/>
                                <w:textAlignment w:val="baseline"/>
                                <w:rPr>
                                  <w:sz w:val="20"/>
                                </w:rPr>
                              </w:pPr>
                              <w:r w:rsidRPr="00977E5B">
                                <w:rPr>
                                  <w:rFonts w:ascii="Arial" w:hAnsi="Arial" w:cstheme="minorBidi"/>
                                  <w:color w:val="FF0000"/>
                                  <w:kern w:val="24"/>
                                  <w:sz w:val="20"/>
                                </w:rPr>
                                <w:t xml:space="preserve">Filtered over current = (Filtered over current * 1023 + Over Current)/ 1024 </w:t>
                              </w:r>
                            </w:p>
                          </w:txbxContent>
                        </wps:txbx>
                        <wps:bodyPr wrap="none" rtlCol="0">
                          <a:spAutoFit/>
                        </wps:bodyPr>
                      </wps:wsp>
                      <wps:wsp>
                        <wps:cNvPr id="615" name="Connecteur droit 892931"/>
                        <wps:cNvCnPr>
                          <a:stCxn id="607" idx="1"/>
                        </wps:cNvCnPr>
                        <wps:spPr bwMode="auto">
                          <a:xfrm flipV="1">
                            <a:off x="417945" y="315616"/>
                            <a:ext cx="499661" cy="246952"/>
                          </a:xfrm>
                          <a:prstGeom prst="line">
                            <a:avLst/>
                          </a:prstGeom>
                          <a:solidFill>
                            <a:schemeClr val="accent1"/>
                          </a:solidFill>
                          <a:ln w="12700" cap="flat" cmpd="sng" algn="ctr">
                            <a:solidFill>
                              <a:schemeClr val="tx1"/>
                            </a:solidFill>
                            <a:prstDash val="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16" name="Connecteur droit avec flèche 892933"/>
                        <wps:cNvCnPr/>
                        <wps:spPr bwMode="auto">
                          <a:xfrm flipV="1">
                            <a:off x="417878" y="849938"/>
                            <a:ext cx="499728" cy="5446"/>
                          </a:xfrm>
                          <a:prstGeom prst="straightConnector1">
                            <a:avLst/>
                          </a:prstGeom>
                          <a:solidFill>
                            <a:schemeClr val="accent1"/>
                          </a:solidFill>
                          <a:ln w="12700" cap="flat" cmpd="sng" algn="ctr">
                            <a:solidFill>
                              <a:schemeClr val="tx1"/>
                            </a:solidFill>
                            <a:prstDash val="solid"/>
                            <a:round/>
                            <a:headEnd type="arrow" w="med" len="med"/>
                            <a:tailEnd type="arrow" w="med" len="me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17" name="Connecteur droit 892935"/>
                        <wps:cNvCnPr/>
                        <wps:spPr bwMode="auto">
                          <a:xfrm>
                            <a:off x="917606" y="327358"/>
                            <a:ext cx="0" cy="582003"/>
                          </a:xfrm>
                          <a:prstGeom prst="line">
                            <a:avLst/>
                          </a:prstGeom>
                          <a:solidFill>
                            <a:schemeClr val="accent1"/>
                          </a:solidFill>
                          <a:ln w="12700" cap="flat" cmpd="sng" algn="ctr">
                            <a:solidFill>
                              <a:schemeClr val="tx1"/>
                            </a:solidFill>
                            <a:prstDash val="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18" name="Connecteur droit 892937"/>
                        <wps:cNvCnPr>
                          <a:stCxn id="607" idx="1"/>
                        </wps:cNvCnPr>
                        <wps:spPr bwMode="auto">
                          <a:xfrm>
                            <a:off x="417945" y="562568"/>
                            <a:ext cx="0" cy="346793"/>
                          </a:xfrm>
                          <a:prstGeom prst="line">
                            <a:avLst/>
                          </a:prstGeom>
                          <a:solidFill>
                            <a:schemeClr val="accent1"/>
                          </a:solidFill>
                          <a:ln w="12700" cap="flat" cmpd="sng" algn="ctr">
                            <a:solidFill>
                              <a:schemeClr val="tx1"/>
                            </a:solidFill>
                            <a:prstDash val="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19" name="ZoneTexte 892938"/>
                        <wps:cNvSpPr txBox="1"/>
                        <wps:spPr>
                          <a:xfrm>
                            <a:off x="448171" y="632146"/>
                            <a:ext cx="838835" cy="278130"/>
                          </a:xfrm>
                          <a:prstGeom prst="rect">
                            <a:avLst/>
                          </a:prstGeom>
                          <a:noFill/>
                        </wps:spPr>
                        <wps:txbx>
                          <w:txbxContent>
                            <w:p w14:paraId="61036B18" w14:textId="77777777" w:rsidR="001C49CD" w:rsidRDefault="001C49CD" w:rsidP="00977E5B">
                              <w:pPr>
                                <w:pStyle w:val="NormalWeb"/>
                                <w:kinsoku w:val="0"/>
                                <w:overflowPunct w:val="0"/>
                                <w:spacing w:before="0" w:beforeAutospacing="0" w:after="0" w:afterAutospacing="0"/>
                                <w:textAlignment w:val="baseline"/>
                              </w:pPr>
                              <w:r>
                                <w:rPr>
                                  <w:rFonts w:ascii="Arial" w:hAnsi="Symbol" w:cstheme="minorBidi"/>
                                  <w:color w:val="000000" w:themeColor="text1"/>
                                  <w:kern w:val="24"/>
                                </w:rPr>
                                <w:sym w:font="Symbol" w:char="F074"/>
                              </w:r>
                              <w:r>
                                <w:rPr>
                                  <w:rFonts w:ascii="Arial" w:hAnsi="Arial" w:cstheme="minorBidi"/>
                                  <w:color w:val="000000" w:themeColor="text1"/>
                                  <w:kern w:val="24"/>
                                </w:rPr>
                                <w:t>= 400ms</w:t>
                              </w:r>
                            </w:p>
                          </w:txbxContent>
                        </wps:txbx>
                        <wps:bodyPr wrap="none" rtlCol="0">
                          <a:spAutoFit/>
                        </wps:bodyPr>
                      </wps:wsp>
                      <wps:wsp>
                        <wps:cNvPr id="620" name="Rectangle 620"/>
                        <wps:cNvSpPr/>
                        <wps:spPr>
                          <a:xfrm>
                            <a:off x="1390853" y="735599"/>
                            <a:ext cx="3963035" cy="237490"/>
                          </a:xfrm>
                          <a:prstGeom prst="rect">
                            <a:avLst/>
                          </a:prstGeom>
                        </wps:spPr>
                        <wps:txbx>
                          <w:txbxContent>
                            <w:p w14:paraId="6B5342FA" w14:textId="77777777" w:rsidR="001C49CD" w:rsidRPr="00977E5B" w:rsidRDefault="001C49CD" w:rsidP="00977E5B">
                              <w:pPr>
                                <w:pStyle w:val="NormalWeb"/>
                                <w:kinsoku w:val="0"/>
                                <w:overflowPunct w:val="0"/>
                                <w:spacing w:before="0" w:beforeAutospacing="0" w:after="0" w:afterAutospacing="0"/>
                                <w:textAlignment w:val="baseline"/>
                                <w:rPr>
                                  <w:sz w:val="20"/>
                                </w:rPr>
                              </w:pPr>
                              <w:r w:rsidRPr="00977E5B">
                                <w:rPr>
                                  <w:rFonts w:ascii="Arial" w:hAnsi="Arial" w:cstheme="minorBidi"/>
                                  <w:color w:val="FF0000"/>
                                  <w:kern w:val="24"/>
                                  <w:sz w:val="20"/>
                                </w:rPr>
                                <w:t xml:space="preserve">(Over Current is called </w:t>
                              </w:r>
                              <w:r w:rsidRPr="00EE32DA">
                                <w:rPr>
                                  <w:rFonts w:ascii="Arial" w:hAnsi="Arial" w:cstheme="minorBidi"/>
                                  <w:color w:val="FF0000"/>
                                  <w:kern w:val="24"/>
                                  <w:sz w:val="20"/>
                                </w:rPr>
                                <w:t xml:space="preserve">u16DriftCurrent </w:t>
                              </w:r>
                              <w:r w:rsidRPr="00977E5B">
                                <w:rPr>
                                  <w:rFonts w:ascii="Arial" w:hAnsi="Arial" w:cstheme="minorBidi"/>
                                  <w:color w:val="FF0000"/>
                                  <w:kern w:val="24"/>
                                  <w:sz w:val="20"/>
                                </w:rPr>
                                <w:t>in the program)</w:t>
                              </w:r>
                            </w:p>
                          </w:txbxContent>
                        </wps:txbx>
                        <wps:bodyPr wrap="square">
                          <a:spAutoFit/>
                        </wps:bodyPr>
                      </wps:wsp>
                    </wpc:wpc>
                  </a:graphicData>
                </a:graphic>
              </wp:inline>
            </w:drawing>
          </mc:Choice>
          <mc:Fallback>
            <w:pict>
              <v:group w14:anchorId="2C693BA2" id="Canvas 890880" o:spid="_x0000_s1627" editas="canvas" style="width:469.65pt;height:84.15pt;mso-position-horizontal-relative:char;mso-position-vertical-relative:line" coordsize="59645,10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">
                <v:shape id="_x0000_s1628" type="#_x0000_t75" style="position:absolute;width:59645;height:10687;visibility:visible;mso-wrap-style:square">
                  <v:fill o:detectmouseclick="t"/>
                  <v:path o:connecttype="none"/>
                </v:shape>
                <v:shape id="Forme libre 19" o:spid="_x0000_s1629" style="position:absolute;top:3156;width:20479;height:2498;visibility:visible;mso-wrap-style:square;v-text-anchor:top" coordsize="2732049,98130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aHNcQA&#10;AADcAAAADwAAAGRycy9kb3ducmV2LnhtbESPzWrDMBCE74W8g9hAb7WcFNLUtRJCoLSnQPNHj4u1&#10;tkytlZEUx3n7KlDocZiZb5hyPdpODORD61jBLMtBEFdOt9woOB7en5YgQkTW2DkmBTcKsF5NHkos&#10;tLvyFw372IgE4VCgAhNjX0gZKkMWQ+Z64uTVzluMSfpGao/XBLednOf5QlpsOS0Y7GlrqPrZX6wC&#10;vljy9fzbvH7c2uE0ayw/785KPU7HzRuISGP8D/+1P7WCRf4C9zPpCM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72hzXEAAAA3AAAAA8AAAAAAAAAAAAAAAAAmAIAAGRycy9k&#10;b3ducmV2LnhtbFBLBQYAAAAABAAEAPUAAACJAwAAAAA=&#10;" adj="-11796480,,5400" path="m,981307l557561,970156,557561,,2732049,e" filled="f" strokecolor="black [3213]" strokeweight="1pt">
                  <v:stroke joinstyle="round"/>
                  <v:shadow color="#eeece1 [3214]"/>
                  <v:formulas/>
                  <v:path arrowok="t" o:connecttype="custom" o:connectlocs="0,249791;417945,246953;417945,0;2047931,0" o:connectangles="0,0,0,0" textboxrect="0,0,2732049,981307"/>
                  <v:textbox>
                    <w:txbxContent>
                      <w:p w14:paraId="07422EAC" w14:textId="77777777" w:rsidR="001C49CD" w:rsidRDefault="001C49CD" w:rsidP="00977E5B"/>
                    </w:txbxContent>
                  </v:textbox>
                </v:shape>
                <v:shape id="ZoneTexte 26" o:spid="_x0000_s1630" type="#_x0000_t202" style="position:absolute;left:7568;width:15132;height:26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G8TcAA&#10;AADcAAAADwAAAGRycy9kb3ducmV2LnhtbERPy4rCMBTdC/MP4Q6407Si4nSMMjgK7nzMfMCluTa1&#10;zU1pola/3iwEl4fzni87W4srtb50rCAdJiCIc6dLLhT8/20GMxA+IGusHZOCO3lYLj56c8y0u/GB&#10;rsdQiBjCPkMFJoQmk9Lnhiz6oWuII3dyrcUQYVtI3eIthttajpJkKi2WHBsMNrQylFfHi1UwS+yu&#10;qr5Ge2/Hj3RiVr9u3ZyV6n92P98gAnXhLX65t1rBNI3z45l4BOTi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CG8TcAAAADcAAAADwAAAAAAAAAAAAAAAACYAgAAZHJzL2Rvd25y&#10;ZXYueG1sUEsFBgAAAAAEAAQA9QAAAIUDAAAAAA==&#10;" filled="f" stroked="f">
                  <v:textbox style="mso-fit-shape-to-text:t">
                    <w:txbxContent>
                      <w:p w14:paraId="0F27A0E1" w14:textId="77777777" w:rsidR="001C49CD" w:rsidRDefault="001C49CD" w:rsidP="00977E5B">
                        <w:pPr>
                          <w:pStyle w:val="NormalWeb"/>
                          <w:kinsoku w:val="0"/>
                          <w:overflowPunct w:val="0"/>
                          <w:spacing w:before="0" w:beforeAutospacing="0" w:after="0" w:afterAutospacing="0"/>
                          <w:textAlignment w:val="baseline"/>
                        </w:pPr>
                        <w:r>
                          <w:rPr>
                            <w:rFonts w:ascii="Arial" w:hAnsi="Arial" w:cstheme="minorBidi"/>
                            <w:color w:val="000000" w:themeColor="text1"/>
                            <w:kern w:val="24"/>
                          </w:rPr>
                          <w:t>Over Current: I-30A</w:t>
                        </w:r>
                      </w:p>
                    </w:txbxContent>
                  </v:textbox>
                </v:shape>
                <v:shape id="Forme libre 27" o:spid="_x0000_s1631" style="position:absolute;left:343;top:3232;width:19665;height:2448;visibility:visible;mso-wrap-style:square;v-text-anchor:top" coordsize="2623457,32657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H1WMQA&#10;AADcAAAADwAAAGRycy9kb3ducmV2LnhtbESP3YrCMBSE7wXfIRzBG9FUYUWqUVxlYX9AWFfvj82x&#10;LTYnpYlpffvNwoKXw8x8w6w2nalEoMaVlhVMJwkI4szqknMFp5+38QKE88gaK8uk4EEONut+b4Wp&#10;ti1/Uzj6XEQIuxQVFN7XqZQuK8igm9iaOHpX2xj0UTa51A22EW4qOUuSuTRYclwosKZdQdnteDeR&#10;sm/D6+fuLA/m8TFafL2Ey34UlBoOuu0ShKfOP8P/7XetYD6dwd+Ze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h9VjEAAAA3AAAAA8AAAAAAAAAAAAAAAAAmAIAAGRycy9k&#10;b3ducmV2LnhtbFBLBQYAAAAABAAEAPUAAACJAwAAAAA=&#10;" adj="-11796480,,5400" path="m,326571r511629,l827314,185057,1240972,54428,1926772,10885,2623457,e" filled="f" strokecolor="red" strokeweight="1pt">
                  <v:stroke joinstyle="round"/>
                  <v:shadow color="#eeece1 [3214]"/>
                  <v:formulas/>
                  <v:path arrowok="t" o:connecttype="custom" o:connectlocs="0,244796;383515,244796;620151,138718;930227,40799;1444299,8159;1966531,0" o:connectangles="0,0,0,0,0,0" textboxrect="0,0,2623457,326571"/>
                  <v:textbox>
                    <w:txbxContent>
                      <w:p w14:paraId="66302D3A" w14:textId="77777777" w:rsidR="001C49CD" w:rsidRDefault="001C49CD" w:rsidP="00977E5B"/>
                    </w:txbxContent>
                  </v:textbox>
                </v:shape>
                <v:shape id="Connecteur droit avec flèche 30" o:spid="_x0000_s1632" type="#_x0000_t32" style="position:absolute;left:9645;top:3640;width:6008;height:201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OX98UAAADcAAAADwAAAGRycy9kb3ducmV2LnhtbESPQWsCMRCF7wX/Qxiht5pVQWRrFFHU&#10;Xlp1bel13Iy7i5vJkkTd/ntTEDw+3rzvzZvMWlOLKzlfWVbQ7yUgiHOrKy4UfB9Wb2MQPiBrrC2T&#10;gj/yMJt2XiaYanvjPV2zUIgIYZ+igjKEJpXS5yUZ9D3bEEfvZJ3BEKUrpHZ4i3BTy0GSjKTBimND&#10;iQ0tSsrP2cXEN5bJZbzefW3DDo/y53Pwu8/cRqnXbjt/BxGoDc/jR/pDKxj1h/A/JhJAT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eOX98UAAADcAAAADwAAAAAAAAAA&#10;AAAAAAChAgAAZHJzL2Rvd25yZXYueG1sUEsFBgAAAAAEAAQA+QAAAJMDAAAAAA==&#10;" filled="t" fillcolor="#4f81bd [3204]" strokecolor="red" strokeweight="1pt">
                  <v:stroke endarrow="open"/>
                  <v:shadow color="#eeece1 [3214]"/>
                </v:shape>
                <v:shape id="ZoneTexte 892927" o:spid="_x0000_s1633" type="#_x0000_t202" style="position:absolute;left:15653;top:4826;width:43192;height:23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q6TsQA&#10;AADcAAAADwAAAGRycy9kb3ducmV2LnhtbESP3WrCQBSE7wu+w3IKvaubiIqmboLYFryrfw9wyJ5m&#10;02TPhuxWU5/eLQheDjPzDbMqBtuKM/W+dqwgHScgiEuna64UnI6frwsQPiBrbB2Tgj/yUOSjpxVm&#10;2l14T+dDqESEsM9QgQmhy6T0pSGLfuw64uh9u95iiLKvpO7xEuG2lZMkmUuLNccFgx1tDJXN4dcq&#10;WCT2q2mWk52302s6M5t399H9KPXyPKzfQAQawiN8b2+1gnk6hf8z8Qj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auk7EAAAA3AAAAA8AAAAAAAAAAAAAAAAAmAIAAGRycy9k&#10;b3ducmV2LnhtbFBLBQYAAAAABAAEAPUAAACJAwAAAAA=&#10;" filled="f" stroked="f">
                  <v:textbox style="mso-fit-shape-to-text:t">
                    <w:txbxContent>
                      <w:p w14:paraId="09313DC7" w14:textId="77777777" w:rsidR="001C49CD" w:rsidRPr="00977E5B" w:rsidRDefault="001C49CD" w:rsidP="00977E5B">
                        <w:pPr>
                          <w:pStyle w:val="NormalWeb"/>
                          <w:kinsoku w:val="0"/>
                          <w:overflowPunct w:val="0"/>
                          <w:spacing w:before="0" w:beforeAutospacing="0" w:after="0" w:afterAutospacing="0"/>
                          <w:textAlignment w:val="baseline"/>
                          <w:rPr>
                            <w:sz w:val="20"/>
                          </w:rPr>
                        </w:pPr>
                        <w:r w:rsidRPr="00977E5B">
                          <w:rPr>
                            <w:rFonts w:ascii="Arial" w:hAnsi="Arial" w:cstheme="minorBidi"/>
                            <w:color w:val="FF0000"/>
                            <w:kern w:val="24"/>
                            <w:sz w:val="20"/>
                          </w:rPr>
                          <w:t xml:space="preserve">Filtered over current = (Filtered over current * 1023 + Over Current)/ 1024 </w:t>
                        </w:r>
                      </w:p>
                    </w:txbxContent>
                  </v:textbox>
                </v:shape>
                <v:line id="Connecteur droit 892931" o:spid="_x0000_s1634" style="position:absolute;flip:y;visibility:visible;mso-wrap-style:square" from="4179,3156" to="9176,56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FrxMIAAADcAAAADwAAAGRycy9kb3ducmV2LnhtbESPX2vCQBDE3wt+h2MF35qLBcWmnpIW&#10;hLxqap+X3OYPze2F3Fbjt/cEoY/DzPyG2e4n16sLjaHzbGCZpKCIK287bgx8l4fXDaggyBZ7z2Tg&#10;RgH2u9nLFjPrr3yky0kaFSEcMjTQigyZ1qFqyWFI/EAcvdqPDiXKsdF2xGuEu16/pelaO+w4LrQ4&#10;0FdL1e/pzxn4zC1JWtw2P1OR14f3cxmkLo1ZzKf8A5TQJP/hZ7uwBtbLFTzOxCOgd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NFrxMIAAADcAAAADwAAAAAAAAAAAAAA&#10;AAChAgAAZHJzL2Rvd25yZXYueG1sUEsFBgAAAAAEAAQA+QAAAJADAAAAAA==&#10;" filled="t" fillcolor="#4f81bd [3204]" strokecolor="black [3213]" strokeweight="1pt">
                  <v:stroke dashstyle="dash"/>
                  <v:shadow color="#eeece1 [3214]"/>
                </v:line>
                <v:shape id="Connecteur droit avec flèche 892933" o:spid="_x0000_s1635" type="#_x0000_t32" style="position:absolute;left:4178;top:8499;width:4998;height:5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z8IMMAAADcAAAADwAAAGRycy9kb3ducmV2LnhtbESP3YrCMBSE7xd8h3AE79ZUkaLVKCoI&#10;6sWKPw9waI5NsTkpTbT17c3Cwl4OM/MNs1h1thIvanzpWMFomIAgzp0uuVBwu+6+pyB8QNZYOSYF&#10;b/KwWva+Fphp1/KZXpdQiAhhn6ECE0KdSelzQxb90NXE0bu7xmKIsimkbrCNcFvJcZKk0mLJccFg&#10;TVtD+ePytAomx+1hfJpNk/ZnY/i4NqfJfieVGvS79RxEoC78h//ae60gHaXweyYeAbn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JM/CDDAAAA3AAAAA8AAAAAAAAAAAAA&#10;AAAAoQIAAGRycy9kb3ducmV2LnhtbFBLBQYAAAAABAAEAPkAAACRAwAAAAA=&#10;" filled="t" fillcolor="#4f81bd [3204]" strokecolor="black [3213]" strokeweight="1pt">
                  <v:stroke startarrow="open" endarrow="open"/>
                  <v:shadow color="#eeece1 [3214]"/>
                </v:shape>
                <v:line id="Connecteur droit 892935" o:spid="_x0000_s1636" style="position:absolute;visibility:visible;mso-wrap-style:square" from="9176,3273" to="9176,90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3YjcYAAADcAAAADwAAAGRycy9kb3ducmV2LnhtbESPQWvCQBSE74X+h+UVeqsbPSSSZiOl&#10;tKC92EYP9fbIPpNg9m3Irkn017uFgsdhZr5hstVkWjFQ7xrLCuazCARxaXXDlYL97vNlCcJ5ZI2t&#10;ZVJwIQer/PEhw1TbkX9oKHwlAoRdigpq77tUSlfWZNDNbEccvKPtDfog+0rqHscAN61cRFEsDTYc&#10;Fmrs6L2m8lScjQK7XNvtdfFR/GL7bRJ/OLivcqPU89P09grC0+Tv4f/2WiuI5wn8nQlHQOY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qN2I3GAAAA3AAAAA8AAAAAAAAA&#10;AAAAAAAAoQIAAGRycy9kb3ducmV2LnhtbFBLBQYAAAAABAAEAPkAAACUAwAAAAA=&#10;" filled="t" fillcolor="#4f81bd [3204]" strokecolor="black [3213]" strokeweight="1pt">
                  <v:stroke dashstyle="dash"/>
                  <v:shadow color="#eeece1 [3214]"/>
                </v:line>
                <v:line id="Connecteur droit 892937" o:spid="_x0000_s1637" style="position:absolute;visibility:visible;mso-wrap-style:square" from="4179,5625" to="4179,90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JM/8EAAADcAAAADwAAAGRycy9kb3ducmV2LnhtbERPTYvCMBC9L/gfwgje1lQPKtW0iCio&#10;l3WrB70NzdgWm0lpotb99eYg7PHxvhdpZ2rxoNZVlhWMhhEI4tzqigsFp+PmewbCeWSNtWVS8CIH&#10;adL7WmCs7ZN/6ZH5QoQQdjEqKL1vYildXpJBN7QNceCutjXoA2wLqVt8hnBTy3EUTaTBikNDiQ2t&#10;Sspv2d0osLOt/fkbr7Mz1gcz9ZeL2+c7pQb9bjkH4anz/+KPe6sVTEZhbTgTjoBM3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rEkz/wQAAANwAAAAPAAAAAAAAAAAAAAAA&#10;AKECAABkcnMvZG93bnJldi54bWxQSwUGAAAAAAQABAD5AAAAjwMAAAAA&#10;" filled="t" fillcolor="#4f81bd [3204]" strokecolor="black [3213]" strokeweight="1pt">
                  <v:stroke dashstyle="dash"/>
                  <v:shadow color="#eeece1 [3214]"/>
                </v:line>
                <v:shape id="ZoneTexte 892938" o:spid="_x0000_s1638" type="#_x0000_t202" style="position:absolute;left:4481;top:6321;width:8389;height:27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sV0MQA&#10;AADcAAAADwAAAGRycy9kb3ducmV2LnhtbESP0WrCQBRE34X+w3ILvukmoqLRVYq10Dfb1A+4ZK/Z&#10;mOzdkF017de7QsHHYWbOMOttbxtxpc5XjhWk4wQEceF0xaWC48/HaAHCB2SNjWNS8EsetpuXwRoz&#10;7W78Tdc8lCJC2GeowITQZlL6wpBFP3YtcfROrrMYouxKqTu8Rbht5CRJ5tJixXHBYEs7Q0WdX6yC&#10;RWIPdb2cfHk7/UtnZvfu9u1ZqeFr/7YCEagPz/B/+1MrmKdLeJyJR0B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bFdDEAAAA3AAAAA8AAAAAAAAAAAAAAAAAmAIAAGRycy9k&#10;b3ducmV2LnhtbFBLBQYAAAAABAAEAPUAAACJAwAAAAA=&#10;" filled="f" stroked="f">
                  <v:textbox style="mso-fit-shape-to-text:t">
                    <w:txbxContent>
                      <w:p w14:paraId="61036B18" w14:textId="77777777" w:rsidR="001C49CD" w:rsidRDefault="001C49CD" w:rsidP="00977E5B">
                        <w:pPr>
                          <w:pStyle w:val="NormalWeb"/>
                          <w:kinsoku w:val="0"/>
                          <w:overflowPunct w:val="0"/>
                          <w:spacing w:before="0" w:beforeAutospacing="0" w:after="0" w:afterAutospacing="0"/>
                          <w:textAlignment w:val="baseline"/>
                        </w:pPr>
                        <w:r>
                          <w:rPr>
                            <w:rFonts w:ascii="Arial" w:hAnsi="Symbol" w:cstheme="minorBidi"/>
                            <w:color w:val="000000" w:themeColor="text1"/>
                            <w:kern w:val="24"/>
                          </w:rPr>
                          <w:sym w:font="Symbol" w:char="F074"/>
                        </w:r>
                        <w:r>
                          <w:rPr>
                            <w:rFonts w:ascii="Arial" w:hAnsi="Arial" w:cstheme="minorBidi"/>
                            <w:color w:val="000000" w:themeColor="text1"/>
                            <w:kern w:val="24"/>
                          </w:rPr>
                          <w:t>= 400ms</w:t>
                        </w:r>
                      </w:p>
                    </w:txbxContent>
                  </v:textbox>
                </v:shape>
                <v:rect id="Rectangle 620" o:spid="_x0000_s1639" style="position:absolute;left:13908;top:7355;width:39630;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ck/8EA&#10;AADcAAAADwAAAGRycy9kb3ducmV2LnhtbERPzYrCMBC+L/gOYQQvi6bKUrUaRdSFrjerDzA2Y1tt&#10;JqWJ2n37zWHB48f3v1x3phZPal1lWcF4FIEgzq2uuFBwPn0PZyCcR9ZYWyYFv+Rgvep9LDHR9sVH&#10;ema+ECGEXYIKSu+bREqXl2TQjWxDHLirbQ36ANtC6hZfIdzUchJFsTRYcWgosaFtSfk9exgFP4ev&#10;w3mbytt9Xu0+02kWyUu8V2rQ7zYLEJ46/xb/u1OtIJ6E+eFMOAJy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3JP/BAAAA3AAAAA8AAAAAAAAAAAAAAAAAmAIAAGRycy9kb3du&#10;cmV2LnhtbFBLBQYAAAAABAAEAPUAAACGAwAAAAA=&#10;" filled="f" stroked="f">
                  <v:textbox style="mso-fit-shape-to-text:t">
                    <w:txbxContent>
                      <w:p w14:paraId="6B5342FA" w14:textId="77777777" w:rsidR="001C49CD" w:rsidRPr="00977E5B" w:rsidRDefault="001C49CD" w:rsidP="00977E5B">
                        <w:pPr>
                          <w:pStyle w:val="NormalWeb"/>
                          <w:kinsoku w:val="0"/>
                          <w:overflowPunct w:val="0"/>
                          <w:spacing w:before="0" w:beforeAutospacing="0" w:after="0" w:afterAutospacing="0"/>
                          <w:textAlignment w:val="baseline"/>
                          <w:rPr>
                            <w:sz w:val="20"/>
                          </w:rPr>
                        </w:pPr>
                        <w:r w:rsidRPr="00977E5B">
                          <w:rPr>
                            <w:rFonts w:ascii="Arial" w:hAnsi="Arial" w:cstheme="minorBidi"/>
                            <w:color w:val="FF0000"/>
                            <w:kern w:val="24"/>
                            <w:sz w:val="20"/>
                          </w:rPr>
                          <w:t xml:space="preserve">(Over Current is called </w:t>
                        </w:r>
                        <w:r w:rsidRPr="00EE32DA">
                          <w:rPr>
                            <w:rFonts w:ascii="Arial" w:hAnsi="Arial" w:cstheme="minorBidi"/>
                            <w:color w:val="FF0000"/>
                            <w:kern w:val="24"/>
                            <w:sz w:val="20"/>
                          </w:rPr>
                          <w:t xml:space="preserve">u16DriftCurrent </w:t>
                        </w:r>
                        <w:r w:rsidRPr="00977E5B">
                          <w:rPr>
                            <w:rFonts w:ascii="Arial" w:hAnsi="Arial" w:cstheme="minorBidi"/>
                            <w:color w:val="FF0000"/>
                            <w:kern w:val="24"/>
                            <w:sz w:val="20"/>
                          </w:rPr>
                          <w:t>in the program)</w:t>
                        </w:r>
                      </w:p>
                    </w:txbxContent>
                  </v:textbox>
                </v:rect>
                <w10:anchorlock/>
              </v:group>
            </w:pict>
          </mc:Fallback>
        </mc:AlternateContent>
      </w:r>
    </w:p>
    <w:p w14:paraId="18F3B28F" w14:textId="77777777" w:rsidR="00977E5B" w:rsidRDefault="00977E5B" w:rsidP="002D2ED8">
      <w:pPr>
        <w:rPr>
          <w:lang w:val="en-US"/>
        </w:rPr>
      </w:pPr>
    </w:p>
    <w:p w14:paraId="5815CBB9" w14:textId="77777777" w:rsidR="00977E5B" w:rsidRDefault="00977E5B" w:rsidP="00977E5B">
      <w:pPr>
        <w:rPr>
          <w:lang w:val="en-US"/>
        </w:rPr>
      </w:pPr>
      <w:r w:rsidRPr="00977E5B">
        <w:rPr>
          <w:lang w:val="en-US"/>
        </w:rPr>
        <w:t>if (</w:t>
      </w:r>
      <w:r>
        <w:rPr>
          <w:lang w:val="en-US"/>
        </w:rPr>
        <w:t>s16MotorCurrent</w:t>
      </w:r>
      <w:r w:rsidRPr="00977E5B">
        <w:rPr>
          <w:lang w:val="en-US"/>
        </w:rPr>
        <w:t xml:space="preserve"> &gt; </w:t>
      </w:r>
      <w:r w:rsidRPr="00765F23">
        <w:rPr>
          <w:lang w:val="en-US"/>
        </w:rPr>
        <w:t>KS16_DRIFT_THRESHOLD</w:t>
      </w:r>
      <w:r w:rsidRPr="00977E5B">
        <w:rPr>
          <w:lang w:val="en-US"/>
        </w:rPr>
        <w:t xml:space="preserve">) </w:t>
      </w:r>
    </w:p>
    <w:p w14:paraId="573565C0" w14:textId="77777777" w:rsidR="00977E5B" w:rsidRPr="00977E5B" w:rsidRDefault="00977E5B" w:rsidP="00977E5B">
      <w:pPr>
        <w:ind w:firstLine="708"/>
        <w:rPr>
          <w:lang w:val="en-US"/>
        </w:rPr>
      </w:pPr>
      <w:r w:rsidRPr="00977E5B">
        <w:rPr>
          <w:lang w:val="en-US"/>
        </w:rPr>
        <w:t xml:space="preserve">u16DriftCurrent = </w:t>
      </w:r>
      <w:r>
        <w:rPr>
          <w:lang w:val="en-US"/>
        </w:rPr>
        <w:t>s16MotorCurrent</w:t>
      </w:r>
      <w:r w:rsidRPr="00977E5B">
        <w:rPr>
          <w:lang w:val="en-US"/>
        </w:rPr>
        <w:t xml:space="preserve"> </w:t>
      </w:r>
      <w:r>
        <w:rPr>
          <w:lang w:val="en-US"/>
        </w:rPr>
        <w:t xml:space="preserve"> </w:t>
      </w:r>
      <w:r w:rsidRPr="00977E5B">
        <w:rPr>
          <w:lang w:val="en-US"/>
        </w:rPr>
        <w:t xml:space="preserve">- </w:t>
      </w:r>
      <w:r w:rsidRPr="00765F23">
        <w:rPr>
          <w:lang w:val="en-US"/>
        </w:rPr>
        <w:t>KS16_DRIFT_THRESHOLD</w:t>
      </w:r>
      <w:r w:rsidRPr="00977E5B">
        <w:rPr>
          <w:lang w:val="en-US"/>
        </w:rPr>
        <w:t>;</w:t>
      </w:r>
    </w:p>
    <w:p w14:paraId="368D6605" w14:textId="77777777" w:rsidR="00977E5B" w:rsidRPr="00B7625F" w:rsidRDefault="00977E5B" w:rsidP="00977E5B">
      <w:pPr>
        <w:rPr>
          <w:lang w:val="es-ES"/>
        </w:rPr>
      </w:pPr>
      <w:r w:rsidRPr="00B7625F">
        <w:rPr>
          <w:lang w:val="es-ES"/>
        </w:rPr>
        <w:t xml:space="preserve">else </w:t>
      </w:r>
    </w:p>
    <w:p w14:paraId="698F9D8A" w14:textId="77777777" w:rsidR="00977E5B" w:rsidRPr="00B7625F" w:rsidRDefault="00977E5B" w:rsidP="00977E5B">
      <w:pPr>
        <w:ind w:firstLine="708"/>
        <w:rPr>
          <w:lang w:val="es-ES"/>
        </w:rPr>
      </w:pPr>
      <w:r w:rsidRPr="00B7625F">
        <w:rPr>
          <w:lang w:val="es-ES"/>
        </w:rPr>
        <w:t>u16DriftCurrent = 0;</w:t>
      </w:r>
    </w:p>
    <w:p w14:paraId="459B9B29" w14:textId="77777777" w:rsidR="00977E5B" w:rsidRPr="00B7625F" w:rsidRDefault="00977E5B" w:rsidP="00977E5B">
      <w:pPr>
        <w:rPr>
          <w:lang w:val="es-ES"/>
        </w:rPr>
      </w:pPr>
      <w:r w:rsidRPr="00B7625F">
        <w:rPr>
          <w:lang w:val="es-ES"/>
        </w:rPr>
        <w:tab/>
      </w:r>
    </w:p>
    <w:p w14:paraId="7D9C608A" w14:textId="77777777" w:rsidR="00977E5B" w:rsidRPr="00B7625F" w:rsidRDefault="00951F2C" w:rsidP="00977E5B">
      <w:pPr>
        <w:rPr>
          <w:lang w:val="es-ES"/>
        </w:rPr>
      </w:pPr>
      <w:r w:rsidRPr="00B7625F">
        <w:rPr>
          <w:lang w:val="es-ES"/>
        </w:rPr>
        <w:t xml:space="preserve">u32IntegerCurrent </w:t>
      </w:r>
      <w:r w:rsidR="00977E5B" w:rsidRPr="00B7625F">
        <w:rPr>
          <w:lang w:val="es-ES"/>
        </w:rPr>
        <w:t xml:space="preserve">= </w:t>
      </w:r>
      <w:r w:rsidRPr="00B7625F">
        <w:rPr>
          <w:lang w:val="es-ES"/>
        </w:rPr>
        <w:t xml:space="preserve">u32SwitchPrevInteger </w:t>
      </w:r>
      <w:r w:rsidR="00977E5B" w:rsidRPr="00B7625F">
        <w:rPr>
          <w:lang w:val="es-ES"/>
        </w:rPr>
        <w:t>- (</w:t>
      </w:r>
      <w:r w:rsidRPr="00B7625F">
        <w:rPr>
          <w:lang w:val="es-ES"/>
        </w:rPr>
        <w:t xml:space="preserve">u32SwitchPrevInteger </w:t>
      </w:r>
      <w:r w:rsidR="00977E5B" w:rsidRPr="00B7625F">
        <w:rPr>
          <w:lang w:val="es-ES"/>
        </w:rPr>
        <w:t xml:space="preserve">&gt;&gt;10) + </w:t>
      </w:r>
      <w:r w:rsidR="00EE32DA" w:rsidRPr="00B7625F">
        <w:rPr>
          <w:lang w:val="es-ES"/>
        </w:rPr>
        <w:t>u16DriftCurrent</w:t>
      </w:r>
      <w:r w:rsidR="00977E5B" w:rsidRPr="00B7625F">
        <w:rPr>
          <w:lang w:val="es-ES"/>
        </w:rPr>
        <w:t>;</w:t>
      </w:r>
    </w:p>
    <w:p w14:paraId="73307681" w14:textId="77777777" w:rsidR="00951F2C" w:rsidRPr="00B7625F" w:rsidRDefault="00951F2C" w:rsidP="00977E5B">
      <w:pPr>
        <w:rPr>
          <w:lang w:val="es-ES"/>
        </w:rPr>
      </w:pPr>
    </w:p>
    <w:p w14:paraId="253F341E" w14:textId="77777777" w:rsidR="00951F2C" w:rsidRDefault="00951F2C" w:rsidP="00977E5B">
      <w:pPr>
        <w:rPr>
          <w:lang w:val="en-US"/>
        </w:rPr>
      </w:pPr>
      <w:r>
        <w:rPr>
          <w:lang w:val="en-US"/>
        </w:rPr>
        <w:t>Note</w:t>
      </w:r>
      <w:r w:rsidR="00871F8F">
        <w:rPr>
          <w:lang w:val="en-US"/>
        </w:rPr>
        <w:t>:</w:t>
      </w:r>
      <w:r>
        <w:rPr>
          <w:lang w:val="en-US"/>
        </w:rPr>
        <w:t xml:space="preserve"> </w:t>
      </w:r>
      <w:r w:rsidRPr="00951F2C">
        <w:rPr>
          <w:lang w:val="en-US"/>
        </w:rPr>
        <w:t>u32SwitchPrevInteger</w:t>
      </w:r>
      <w:r>
        <w:rPr>
          <w:lang w:val="en-US"/>
        </w:rPr>
        <w:t xml:space="preserve"> contains the previous integer of the current value computed at the previous function call or is equal to 0 if it’s the first function call when starting a new step.</w:t>
      </w:r>
    </w:p>
    <w:p w14:paraId="04BF231E" w14:textId="77777777" w:rsidR="00951F2C" w:rsidRDefault="00951F2C" w:rsidP="00977E5B">
      <w:pPr>
        <w:rPr>
          <w:lang w:val="en-US"/>
        </w:rPr>
      </w:pPr>
    </w:p>
    <w:p w14:paraId="33B2DC90" w14:textId="77777777" w:rsidR="00977E5B" w:rsidRDefault="00951F2C" w:rsidP="00977E5B">
      <w:pPr>
        <w:rPr>
          <w:lang w:val="en-US"/>
        </w:rPr>
      </w:pPr>
      <w:r w:rsidRPr="00951F2C">
        <w:rPr>
          <w:lang w:val="en-US"/>
        </w:rPr>
        <w:t xml:space="preserve">s16FilteredOverCurrent </w:t>
      </w:r>
      <w:r w:rsidR="00977E5B" w:rsidRPr="00977E5B">
        <w:rPr>
          <w:lang w:val="en-US"/>
        </w:rPr>
        <w:t xml:space="preserve">= </w:t>
      </w:r>
      <w:r w:rsidRPr="00951F2C">
        <w:rPr>
          <w:lang w:val="en-US"/>
        </w:rPr>
        <w:t xml:space="preserve">u32IntegerCurrent </w:t>
      </w:r>
      <w:r w:rsidR="00977E5B" w:rsidRPr="00977E5B">
        <w:rPr>
          <w:lang w:val="en-US"/>
        </w:rPr>
        <w:t xml:space="preserve">&gt;&gt;10 ; </w:t>
      </w:r>
    </w:p>
    <w:p w14:paraId="6FC44FA9" w14:textId="77777777" w:rsidR="00951F2C" w:rsidRDefault="00951F2C" w:rsidP="00977E5B">
      <w:pPr>
        <w:rPr>
          <w:lang w:val="en-US"/>
        </w:rPr>
      </w:pPr>
    </w:p>
    <w:p w14:paraId="5930EDF2" w14:textId="77777777" w:rsidR="00977E5B" w:rsidRPr="00977E5B" w:rsidRDefault="00977E5B" w:rsidP="00977E5B">
      <w:pPr>
        <w:rPr>
          <w:lang w:val="en-US"/>
        </w:rPr>
      </w:pPr>
      <w:r w:rsidRPr="00977E5B">
        <w:rPr>
          <w:lang w:val="en-US"/>
        </w:rPr>
        <w:t>This filtered over current is multiplied by an empiric factor (Current/ 2</w:t>
      </w:r>
      <w:r w:rsidRPr="00977E5B">
        <w:rPr>
          <w:vertAlign w:val="superscript"/>
          <w:lang w:val="en-US"/>
        </w:rPr>
        <w:t>14</w:t>
      </w:r>
      <w:r w:rsidRPr="00977E5B">
        <w:rPr>
          <w:lang w:val="en-US"/>
        </w:rPr>
        <w:t>) to get the right value of current without drift</w:t>
      </w:r>
    </w:p>
    <w:p w14:paraId="452537F4" w14:textId="77777777" w:rsidR="00977E5B" w:rsidRDefault="00977E5B" w:rsidP="00977E5B">
      <w:pPr>
        <w:rPr>
          <w:lang w:val="en-US"/>
        </w:rPr>
      </w:pPr>
    </w:p>
    <w:p w14:paraId="3FE059B7" w14:textId="77777777" w:rsidR="00977E5B" w:rsidRPr="00977E5B" w:rsidRDefault="00951F2C" w:rsidP="00977E5B">
      <w:pPr>
        <w:rPr>
          <w:lang w:val="en-US"/>
        </w:rPr>
      </w:pPr>
      <w:r w:rsidRPr="00951F2C">
        <w:rPr>
          <w:lang w:val="en-US"/>
        </w:rPr>
        <w:t xml:space="preserve">s16Correction </w:t>
      </w:r>
      <w:r w:rsidR="00977E5B" w:rsidRPr="00977E5B">
        <w:rPr>
          <w:lang w:val="en-US"/>
        </w:rPr>
        <w:t xml:space="preserve">= ((long) </w:t>
      </w:r>
      <w:r w:rsidR="00EE32DA">
        <w:rPr>
          <w:lang w:val="en-US"/>
        </w:rPr>
        <w:t>s16MotorCurrent</w:t>
      </w:r>
      <w:r w:rsidR="00EE32DA" w:rsidRPr="00977E5B">
        <w:rPr>
          <w:lang w:val="en-US"/>
        </w:rPr>
        <w:t xml:space="preserve"> </w:t>
      </w:r>
      <w:r w:rsidR="00977E5B" w:rsidRPr="00977E5B">
        <w:rPr>
          <w:lang w:val="en-US"/>
        </w:rPr>
        <w:t xml:space="preserve">* </w:t>
      </w:r>
      <w:r w:rsidRPr="00951F2C">
        <w:rPr>
          <w:lang w:val="en-US"/>
        </w:rPr>
        <w:t>s16FilteredOverCurrent</w:t>
      </w:r>
      <w:r w:rsidR="00977E5B" w:rsidRPr="00977E5B">
        <w:rPr>
          <w:lang w:val="en-US"/>
        </w:rPr>
        <w:t xml:space="preserve">)&gt;&gt;14; </w:t>
      </w:r>
    </w:p>
    <w:p w14:paraId="1CDEA5A9" w14:textId="77777777" w:rsidR="00977E5B" w:rsidRPr="00977E5B" w:rsidRDefault="00EE32DA" w:rsidP="00977E5B">
      <w:pPr>
        <w:rPr>
          <w:lang w:val="en-US"/>
        </w:rPr>
      </w:pPr>
      <w:r w:rsidRPr="00EE32DA">
        <w:rPr>
          <w:lang w:val="en-US"/>
        </w:rPr>
        <w:t>s16Corrected</w:t>
      </w:r>
      <w:r>
        <w:rPr>
          <w:lang w:val="en-US"/>
        </w:rPr>
        <w:t>Motor</w:t>
      </w:r>
      <w:r w:rsidRPr="00EE32DA">
        <w:rPr>
          <w:lang w:val="en-US"/>
        </w:rPr>
        <w:t xml:space="preserve">Current </w:t>
      </w:r>
      <w:r w:rsidR="00977E5B" w:rsidRPr="00977E5B">
        <w:rPr>
          <w:lang w:val="en-US"/>
        </w:rPr>
        <w:t xml:space="preserve">= </w:t>
      </w:r>
      <w:r>
        <w:rPr>
          <w:lang w:val="en-US"/>
        </w:rPr>
        <w:t>s16MotorCurrent</w:t>
      </w:r>
      <w:r w:rsidRPr="00977E5B">
        <w:rPr>
          <w:lang w:val="en-US"/>
        </w:rPr>
        <w:t xml:space="preserve"> </w:t>
      </w:r>
      <w:r w:rsidR="00977E5B" w:rsidRPr="00977E5B">
        <w:rPr>
          <w:lang w:val="en-US"/>
        </w:rPr>
        <w:t xml:space="preserve">- </w:t>
      </w:r>
      <w:r w:rsidR="00951F2C" w:rsidRPr="00951F2C">
        <w:rPr>
          <w:lang w:val="en-US"/>
        </w:rPr>
        <w:t>s16Correction</w:t>
      </w:r>
      <w:r w:rsidR="00977E5B" w:rsidRPr="00977E5B">
        <w:rPr>
          <w:lang w:val="en-US"/>
        </w:rPr>
        <w:t>;</w:t>
      </w:r>
    </w:p>
    <w:p w14:paraId="2486189E" w14:textId="77777777" w:rsidR="00977E5B" w:rsidRPr="00977E5B" w:rsidRDefault="00977E5B" w:rsidP="00977E5B">
      <w:pPr>
        <w:rPr>
          <w:lang w:val="en-US"/>
        </w:rPr>
      </w:pPr>
    </w:p>
    <w:p w14:paraId="476B1F2B" w14:textId="77777777" w:rsidR="00977E5B" w:rsidRPr="002D2ED8" w:rsidRDefault="00977E5B" w:rsidP="002D2ED8">
      <w:pPr>
        <w:rPr>
          <w:lang w:val="en-US"/>
        </w:rPr>
      </w:pPr>
    </w:p>
    <w:p w14:paraId="7397902E" w14:textId="77777777" w:rsidR="00312F38" w:rsidRPr="006B59B2" w:rsidRDefault="00312F38">
      <w:pPr>
        <w:rPr>
          <w:i/>
          <w:vanish/>
          <w:color w:val="008000"/>
        </w:rPr>
      </w:pPr>
    </w:p>
    <w:sectPr w:rsidR="00312F38" w:rsidRPr="006B59B2" w:rsidSect="00182322">
      <w:headerReference w:type="default" r:id="rId27"/>
      <w:footerReference w:type="default" r:id="rId28"/>
      <w:headerReference w:type="first" r:id="rId29"/>
      <w:footerReference w:type="first" r:id="rId30"/>
      <w:pgSz w:w="11906" w:h="16838" w:code="9"/>
      <w:pgMar w:top="1134" w:right="1134" w:bottom="1134" w:left="1134" w:header="720" w:footer="45" w:gutter="0"/>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 w:author="Nils Laumaillé" w:date="2009-07-16T16:44:00Z" w:initials="NLA">
    <w:p w14:paraId="13CB4B9F" w14:textId="77777777" w:rsidR="001C49CD" w:rsidRDefault="001C49CD" w:rsidP="006B59B2">
      <w:pPr>
        <w:pStyle w:val="CommentText"/>
        <w:rPr>
          <w:sz w:val="28"/>
        </w:rPr>
      </w:pPr>
      <w:r>
        <w:rPr>
          <w:sz w:val="28"/>
        </w:rPr>
        <w:fldChar w:fldCharType="begin"/>
      </w:r>
      <w:r>
        <w:rPr>
          <w:sz w:val="28"/>
        </w:rPr>
        <w:instrText>PAGE \# "'PAGE: '#'</w:instrText>
      </w:r>
      <w:r>
        <w:rPr>
          <w:sz w:val="28"/>
        </w:rPr>
        <w:br/>
        <w:instrText>'"</w:instrText>
      </w:r>
      <w:r>
        <w:rPr>
          <w:rStyle w:val="CommentReference"/>
          <w:sz w:val="28"/>
        </w:rPr>
        <w:instrText xml:space="preserve">  </w:instrText>
      </w:r>
      <w:r>
        <w:rPr>
          <w:sz w:val="28"/>
        </w:rPr>
        <w:fldChar w:fldCharType="end"/>
      </w:r>
      <w:r>
        <w:rPr>
          <w:sz w:val="28"/>
        </w:rPr>
        <w:t>ATTENTION : Suppress this line from the final document.</w:t>
      </w:r>
    </w:p>
    <w:p w14:paraId="7920DBBD" w14:textId="77777777" w:rsidR="001C49CD" w:rsidRDefault="001C49CD" w:rsidP="006B59B2">
      <w:pPr>
        <w:pStyle w:val="CommentText"/>
        <w:rPr>
          <w:sz w:val="28"/>
        </w:rPr>
      </w:pPr>
    </w:p>
    <w:p w14:paraId="7C9ADEB6" w14:textId="77777777" w:rsidR="001C49CD" w:rsidRDefault="001C49CD" w:rsidP="006B59B2">
      <w:pPr>
        <w:pStyle w:val="CommentText"/>
        <w:rPr>
          <w:sz w:val="28"/>
        </w:rPr>
      </w:pPr>
      <w:r>
        <w:rPr>
          <w:sz w:val="28"/>
        </w:rPr>
        <w:t>To make the hidden text visible, click on the TEXTE MASQUE button in the MenuBar.</w:t>
      </w:r>
    </w:p>
    <w:p w14:paraId="5C5EF276" w14:textId="77777777" w:rsidR="001C49CD" w:rsidRDefault="001C49CD" w:rsidP="006B59B2">
      <w:pPr>
        <w:pStyle w:val="CommentText"/>
        <w:rPr>
          <w:sz w:val="28"/>
        </w:rPr>
      </w:pPr>
    </w:p>
    <w:p w14:paraId="41888CEE" w14:textId="77777777" w:rsidR="001C49CD" w:rsidRDefault="001C49CD" w:rsidP="006B59B2">
      <w:pPr>
        <w:pStyle w:val="CommentText"/>
        <w:rPr>
          <w:sz w:val="28"/>
        </w:rPr>
      </w:pPr>
      <w:r>
        <w:rPr>
          <w:sz w:val="28"/>
        </w:rPr>
        <w:t>If you want to print this template with the hidden text, do Outils/Options and check the box “Texte masqué”.</w:t>
      </w:r>
    </w:p>
    <w:p w14:paraId="2E936E2A" w14:textId="77777777" w:rsidR="001C49CD" w:rsidRDefault="001C49CD" w:rsidP="006B59B2">
      <w:pPr>
        <w:pStyle w:val="CommentText"/>
      </w:pPr>
    </w:p>
    <w:p w14:paraId="68F603B8" w14:textId="77777777" w:rsidR="001C49CD" w:rsidRDefault="001C49CD" w:rsidP="006B59B2">
      <w:pPr>
        <w:pStyle w:val="CommentText"/>
      </w:pPr>
      <w:r>
        <w:t xml:space="preserve">After a page jump, hidden text may appear </w:t>
      </w:r>
      <w:r>
        <w:rPr>
          <w:noProof/>
        </w:rPr>
        <w:sym w:font="Wingdings" w:char="F0E0"/>
      </w:r>
      <w:r>
        <w:t xml:space="preserve"> solution : remask and every thing will be OK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8F603B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827602" w14:textId="77777777" w:rsidR="00286ADA" w:rsidRDefault="00286ADA">
      <w:r>
        <w:separator/>
      </w:r>
    </w:p>
  </w:endnote>
  <w:endnote w:type="continuationSeparator" w:id="0">
    <w:p w14:paraId="0D234E01" w14:textId="77777777" w:rsidR="00286ADA" w:rsidRDefault="00286A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W1)">
    <w:altName w:val="Arial"/>
    <w:charset w:val="00"/>
    <w:family w:val="swiss"/>
    <w:pitch w:val="variable"/>
    <w:sig w:usb0="00000000" w:usb1="80000000" w:usb2="00000008"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Univers">
    <w:altName w:val="Arial"/>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3B4E66" w14:textId="77777777" w:rsidR="001C49CD" w:rsidRPr="00AF6367" w:rsidRDefault="001C49CD">
    <w:pPr>
      <w:pBdr>
        <w:top w:val="single" w:sz="4" w:space="1" w:color="auto"/>
      </w:pBdr>
      <w:rPr>
        <w:lang w:val="fr-FR"/>
      </w:rPr>
    </w:pPr>
    <w:r w:rsidRPr="00AF6367">
      <w:rPr>
        <w:lang w:val="fr-FR"/>
      </w:rPr>
      <w:t xml:space="preserve">This document </w:t>
    </w:r>
    <w:r w:rsidRPr="00B7625F">
      <w:rPr>
        <w:lang w:val="fr-FR"/>
      </w:rPr>
      <w:t>contains</w:t>
    </w:r>
    <w:r w:rsidRPr="00AF6367">
      <w:rPr>
        <w:lang w:val="fr-FR"/>
      </w:rPr>
      <w:t xml:space="preserve">: </w:t>
    </w:r>
    <w:r>
      <w:rPr>
        <w:rStyle w:val="PageNumber"/>
      </w:rPr>
      <w:fldChar w:fldCharType="begin"/>
    </w:r>
    <w:r w:rsidRPr="00AF6367">
      <w:rPr>
        <w:rStyle w:val="PageNumber"/>
        <w:lang w:val="fr-FR"/>
      </w:rPr>
      <w:instrText xml:space="preserve"> NUMPAGES </w:instrText>
    </w:r>
    <w:r>
      <w:rPr>
        <w:rStyle w:val="PageNumber"/>
      </w:rPr>
      <w:fldChar w:fldCharType="separate"/>
    </w:r>
    <w:r>
      <w:rPr>
        <w:rStyle w:val="PageNumber"/>
        <w:noProof/>
        <w:lang w:val="fr-FR"/>
      </w:rPr>
      <w:t>80</w:t>
    </w:r>
    <w:r>
      <w:rPr>
        <w:rStyle w:val="PageNumber"/>
      </w:rPr>
      <w:fldChar w:fldCharType="end"/>
    </w:r>
    <w:r w:rsidRPr="00AF6367">
      <w:rPr>
        <w:rStyle w:val="PageNumber"/>
        <w:lang w:val="fr-FR"/>
      </w:rPr>
      <w:t xml:space="preserve"> </w:t>
    </w:r>
    <w:r w:rsidRPr="00AF6367">
      <w:rPr>
        <w:lang w:val="fr-FR"/>
      </w:rPr>
      <w:t>pages.</w:t>
    </w:r>
  </w:p>
  <w:p w14:paraId="1D3B67BD" w14:textId="77777777" w:rsidR="001C49CD" w:rsidRPr="00AF6367" w:rsidRDefault="001C49CD">
    <w:pPr>
      <w:pStyle w:val="Footer"/>
      <w:rPr>
        <w:sz w:val="15"/>
        <w:lang w:val="fr-FR"/>
      </w:rPr>
    </w:pPr>
  </w:p>
  <w:p w14:paraId="0B07787C" w14:textId="77777777" w:rsidR="001C49CD" w:rsidRPr="00AF6367" w:rsidRDefault="001C49CD">
    <w:pPr>
      <w:pStyle w:val="Footer"/>
      <w:rPr>
        <w:sz w:val="15"/>
        <w:lang w:val="fr-FR"/>
      </w:rPr>
    </w:pPr>
  </w:p>
  <w:p w14:paraId="38A5D0B7" w14:textId="77777777" w:rsidR="001C49CD" w:rsidRPr="00AF6367" w:rsidRDefault="001C49CD">
    <w:pPr>
      <w:pStyle w:val="Footer"/>
      <w:rPr>
        <w:sz w:val="15"/>
        <w:lang w:val="fr-FR"/>
      </w:rPr>
    </w:pPr>
  </w:p>
  <w:p w14:paraId="4C44C1A4" w14:textId="77777777" w:rsidR="001C49CD" w:rsidRPr="00AF6367" w:rsidRDefault="001C49CD">
    <w:pPr>
      <w:pStyle w:val="Footer"/>
      <w:rPr>
        <w:sz w:val="15"/>
        <w:lang w:val="fr-FR"/>
      </w:rPr>
    </w:pPr>
    <w:r w:rsidRPr="00AF6367">
      <w:rPr>
        <w:sz w:val="15"/>
        <w:lang w:val="fr-FR"/>
      </w:rPr>
      <w:tab/>
    </w:r>
  </w:p>
  <w:p w14:paraId="04C57D29" w14:textId="77777777" w:rsidR="001C49CD" w:rsidRDefault="001C49CD">
    <w:pPr>
      <w:pStyle w:val="Footer"/>
      <w:pBdr>
        <w:top w:val="single" w:sz="4" w:space="1" w:color="auto"/>
      </w:pBdr>
      <w:jc w:val="center"/>
      <w:rPr>
        <w:sz w:val="15"/>
      </w:rPr>
    </w:pPr>
    <w:r w:rsidRPr="00AF6367">
      <w:rPr>
        <w:sz w:val="15"/>
        <w:lang w:val="fr-FR"/>
      </w:rPr>
      <w:t xml:space="preserve">AUTOLIV ELECTRONIC document. </w:t>
    </w:r>
    <w:r>
      <w:rPr>
        <w:sz w:val="15"/>
      </w:rPr>
      <w:t>DUPLICATION or DISCLOSURE PROHIBITED without prior written consent.</w:t>
    </w:r>
  </w:p>
  <w:p w14:paraId="275F336F" w14:textId="77777777" w:rsidR="001C49CD" w:rsidRDefault="001C49CD">
    <w:pPr>
      <w:pStyle w:val="Footer"/>
    </w:pPr>
  </w:p>
  <w:p w14:paraId="0A45033E" w14:textId="77777777" w:rsidR="001C49CD" w:rsidRDefault="001C49CD">
    <w:pPr>
      <w:pStyle w:val="Footer"/>
      <w:tabs>
        <w:tab w:val="clear" w:pos="4536"/>
        <w:tab w:val="center" w:pos="9072"/>
      </w:tabs>
    </w:pPr>
    <w:r>
      <w:t>S/W 010</w:t>
    </w:r>
    <w:r>
      <w:tab/>
      <w:t>AEF 551 A</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4105"/>
      <w:gridCol w:w="3124"/>
    </w:tblGrid>
    <w:tr w:rsidR="001C49CD" w14:paraId="06DF992F" w14:textId="77777777">
      <w:trPr>
        <w:trHeight w:val="270"/>
      </w:trPr>
      <w:tc>
        <w:tcPr>
          <w:tcW w:w="2622" w:type="dxa"/>
          <w:tcBorders>
            <w:bottom w:val="nil"/>
          </w:tcBorders>
          <w:vAlign w:val="center"/>
        </w:tcPr>
        <w:p w14:paraId="2C858CF2" w14:textId="77777777" w:rsidR="001C49CD" w:rsidRDefault="001C49CD">
          <w:pPr>
            <w:pStyle w:val="Footer"/>
            <w:jc w:val="center"/>
            <w:rPr>
              <w:b/>
            </w:rPr>
          </w:pPr>
          <w:r>
            <w:rPr>
              <w:b/>
            </w:rPr>
            <w:t>Author(s)</w:t>
          </w:r>
        </w:p>
      </w:tc>
      <w:tc>
        <w:tcPr>
          <w:tcW w:w="4105" w:type="dxa"/>
          <w:tcBorders>
            <w:bottom w:val="nil"/>
          </w:tcBorders>
          <w:vAlign w:val="center"/>
        </w:tcPr>
        <w:p w14:paraId="1A7CE1EE" w14:textId="77777777" w:rsidR="001C49CD" w:rsidRDefault="001C49CD">
          <w:pPr>
            <w:pStyle w:val="Footer"/>
            <w:jc w:val="center"/>
            <w:rPr>
              <w:b/>
            </w:rPr>
          </w:pPr>
          <w:r>
            <w:rPr>
              <w:b/>
            </w:rPr>
            <w:t>Checked by</w:t>
          </w:r>
        </w:p>
      </w:tc>
      <w:tc>
        <w:tcPr>
          <w:tcW w:w="3124" w:type="dxa"/>
          <w:tcBorders>
            <w:bottom w:val="nil"/>
          </w:tcBorders>
        </w:tcPr>
        <w:p w14:paraId="43F41BE9" w14:textId="77777777" w:rsidR="001C49CD" w:rsidRDefault="001C49CD">
          <w:pPr>
            <w:pStyle w:val="Footer"/>
            <w:jc w:val="center"/>
            <w:rPr>
              <w:b/>
            </w:rPr>
          </w:pPr>
          <w:r>
            <w:rPr>
              <w:b/>
            </w:rPr>
            <w:t>Approved by</w:t>
          </w:r>
        </w:p>
      </w:tc>
    </w:tr>
    <w:tr w:rsidR="001C49CD" w14:paraId="76728AF9" w14:textId="77777777">
      <w:trPr>
        <w:trHeight w:val="273"/>
      </w:trPr>
      <w:tc>
        <w:tcPr>
          <w:tcW w:w="2622" w:type="dxa"/>
          <w:tcBorders>
            <w:bottom w:val="nil"/>
          </w:tcBorders>
          <w:vAlign w:val="center"/>
        </w:tcPr>
        <w:p w14:paraId="4B0443E4" w14:textId="77777777" w:rsidR="001C49CD" w:rsidRDefault="001C49CD" w:rsidP="001A02A5">
          <w:pPr>
            <w:pStyle w:val="Footer"/>
          </w:pPr>
          <w:r>
            <w:t>Name: C. Sauvage</w:t>
          </w:r>
        </w:p>
      </w:tc>
      <w:tc>
        <w:tcPr>
          <w:tcW w:w="4105" w:type="dxa"/>
          <w:tcBorders>
            <w:bottom w:val="nil"/>
          </w:tcBorders>
          <w:vAlign w:val="center"/>
        </w:tcPr>
        <w:p w14:paraId="7DAD54EC" w14:textId="77777777" w:rsidR="001C49CD" w:rsidRDefault="001C49CD" w:rsidP="001A02A5">
          <w:pPr>
            <w:pStyle w:val="Footer"/>
            <w:jc w:val="left"/>
          </w:pPr>
          <w:r>
            <w:t>Name: S. Leroy / C.Redon</w:t>
          </w:r>
        </w:p>
      </w:tc>
      <w:tc>
        <w:tcPr>
          <w:tcW w:w="3124" w:type="dxa"/>
          <w:tcBorders>
            <w:bottom w:val="nil"/>
          </w:tcBorders>
        </w:tcPr>
        <w:p w14:paraId="7D9FCC6E" w14:textId="77777777" w:rsidR="001C49CD" w:rsidRDefault="001C49CD" w:rsidP="001A02A5">
          <w:pPr>
            <w:pStyle w:val="Footer"/>
          </w:pPr>
          <w:r>
            <w:t>Name: P. Merrien</w:t>
          </w:r>
        </w:p>
      </w:tc>
    </w:tr>
    <w:tr w:rsidR="001C49CD" w14:paraId="5C5A1849" w14:textId="77777777">
      <w:trPr>
        <w:trHeight w:val="277"/>
      </w:trPr>
      <w:tc>
        <w:tcPr>
          <w:tcW w:w="2622" w:type="dxa"/>
          <w:tcBorders>
            <w:top w:val="nil"/>
            <w:bottom w:val="nil"/>
          </w:tcBorders>
          <w:vAlign w:val="center"/>
        </w:tcPr>
        <w:p w14:paraId="234A6BC5" w14:textId="77777777" w:rsidR="001C49CD" w:rsidRDefault="001C49CD">
          <w:pPr>
            <w:pStyle w:val="Footer"/>
          </w:pPr>
          <w:r>
            <w:t>Date:</w:t>
          </w:r>
        </w:p>
      </w:tc>
      <w:tc>
        <w:tcPr>
          <w:tcW w:w="4105" w:type="dxa"/>
          <w:tcBorders>
            <w:top w:val="nil"/>
            <w:bottom w:val="nil"/>
          </w:tcBorders>
          <w:vAlign w:val="center"/>
        </w:tcPr>
        <w:p w14:paraId="79151B09" w14:textId="77777777" w:rsidR="001C49CD" w:rsidRDefault="001C49CD">
          <w:pPr>
            <w:pStyle w:val="Footer"/>
          </w:pPr>
          <w:r>
            <w:t>Date:</w:t>
          </w:r>
        </w:p>
      </w:tc>
      <w:tc>
        <w:tcPr>
          <w:tcW w:w="3124" w:type="dxa"/>
          <w:tcBorders>
            <w:top w:val="nil"/>
            <w:bottom w:val="nil"/>
          </w:tcBorders>
        </w:tcPr>
        <w:p w14:paraId="39BB2A7F" w14:textId="77777777" w:rsidR="001C49CD" w:rsidRDefault="001C49CD">
          <w:pPr>
            <w:pStyle w:val="Footer"/>
          </w:pPr>
          <w:r>
            <w:t>Date:</w:t>
          </w:r>
        </w:p>
      </w:tc>
    </w:tr>
    <w:tr w:rsidR="001C49CD" w14:paraId="2CA2063D" w14:textId="77777777">
      <w:trPr>
        <w:trHeight w:val="665"/>
      </w:trPr>
      <w:tc>
        <w:tcPr>
          <w:tcW w:w="2622" w:type="dxa"/>
          <w:tcBorders>
            <w:top w:val="nil"/>
          </w:tcBorders>
        </w:tcPr>
        <w:p w14:paraId="076293AC" w14:textId="77777777" w:rsidR="001C49CD" w:rsidRDefault="001C49CD">
          <w:pPr>
            <w:pStyle w:val="Footer"/>
          </w:pPr>
          <w:r>
            <w:t>Visa:</w:t>
          </w:r>
        </w:p>
      </w:tc>
      <w:tc>
        <w:tcPr>
          <w:tcW w:w="4105" w:type="dxa"/>
          <w:tcBorders>
            <w:top w:val="nil"/>
          </w:tcBorders>
        </w:tcPr>
        <w:p w14:paraId="6BC7D738" w14:textId="77777777" w:rsidR="001C49CD" w:rsidRDefault="001C49CD">
          <w:pPr>
            <w:pStyle w:val="Footer"/>
          </w:pPr>
          <w:r>
            <w:t>Visa:</w:t>
          </w:r>
        </w:p>
      </w:tc>
      <w:tc>
        <w:tcPr>
          <w:tcW w:w="3124" w:type="dxa"/>
          <w:tcBorders>
            <w:top w:val="nil"/>
          </w:tcBorders>
        </w:tcPr>
        <w:p w14:paraId="6C985FD9" w14:textId="77777777" w:rsidR="001C49CD" w:rsidRDefault="001C49CD">
          <w:pPr>
            <w:pStyle w:val="Footer"/>
          </w:pPr>
          <w:r>
            <w:t>Visa:</w:t>
          </w:r>
        </w:p>
      </w:tc>
    </w:tr>
  </w:tbl>
  <w:p w14:paraId="5ED6161E" w14:textId="77777777" w:rsidR="001C49CD" w:rsidRDefault="001C49CD">
    <w:pPr>
      <w:pStyle w:val="Footer"/>
      <w:rPr>
        <w:sz w:val="16"/>
      </w:rPr>
    </w:pPr>
  </w:p>
  <w:p w14:paraId="561B736F" w14:textId="77777777" w:rsidR="001C49CD" w:rsidRDefault="001C49CD">
    <w:pPr>
      <w:pStyle w:val="Footer"/>
      <w:rPr>
        <w:sz w:val="16"/>
      </w:rPr>
    </w:pPr>
  </w:p>
  <w:p w14:paraId="762850CC" w14:textId="77777777" w:rsidR="001C49CD" w:rsidRDefault="001C49CD">
    <w:pPr>
      <w:pStyle w:val="Footer"/>
      <w:pBdr>
        <w:top w:val="single" w:sz="4" w:space="1" w:color="auto"/>
      </w:pBdr>
      <w:jc w:val="center"/>
      <w:rPr>
        <w:sz w:val="12"/>
      </w:rPr>
    </w:pPr>
    <w:r>
      <w:rPr>
        <w:sz w:val="12"/>
      </w:rPr>
      <w:t>AUTOLIV ELECTRONIC document. DUPLICATION or DISCLOSURE PROHIBITED without prior written consent.</w:t>
    </w:r>
  </w:p>
  <w:p w14:paraId="03B09C65" w14:textId="77777777" w:rsidR="001C49CD" w:rsidRPr="00AF6367" w:rsidRDefault="001C49CD">
    <w:pPr>
      <w:pStyle w:val="Footer"/>
      <w:tabs>
        <w:tab w:val="clear" w:pos="9072"/>
        <w:tab w:val="left" w:pos="7513"/>
      </w:tabs>
      <w:jc w:val="center"/>
      <w:rPr>
        <w:i/>
        <w:sz w:val="12"/>
        <w:lang w:val="fr-FR"/>
      </w:rPr>
    </w:pPr>
    <w:r w:rsidRPr="00AF6367">
      <w:rPr>
        <w:i/>
        <w:sz w:val="12"/>
        <w:lang w:val="fr-FR"/>
      </w:rPr>
      <w:t>Document AUTOLIV ELECTRONIC SAS / Reproduction et divulgation interdites</w:t>
    </w:r>
  </w:p>
  <w:p w14:paraId="296C92F4" w14:textId="77777777" w:rsidR="001C49CD" w:rsidRPr="00AF6367" w:rsidRDefault="001C49CD">
    <w:pPr>
      <w:pStyle w:val="Footer"/>
      <w:tabs>
        <w:tab w:val="clear" w:pos="9072"/>
        <w:tab w:val="left" w:pos="7513"/>
      </w:tabs>
      <w:jc w:val="center"/>
      <w:rPr>
        <w:i/>
        <w:sz w:val="12"/>
        <w:lang w:val="fr-FR"/>
      </w:rPr>
    </w:pPr>
  </w:p>
  <w:p w14:paraId="454E6053" w14:textId="77777777" w:rsidR="001C49CD" w:rsidRPr="00AF6367" w:rsidRDefault="001C49CD">
    <w:pPr>
      <w:pStyle w:val="Footer"/>
      <w:tabs>
        <w:tab w:val="clear" w:pos="9072"/>
        <w:tab w:val="left" w:pos="6237"/>
      </w:tabs>
      <w:rPr>
        <w:lang w:val="fr-FR"/>
      </w:rPr>
    </w:pPr>
    <w:r w:rsidRPr="00AF6367">
      <w:rPr>
        <w:sz w:val="16"/>
        <w:lang w:val="fr-FR"/>
      </w:rPr>
      <w:t xml:space="preserve">Rattachement / </w:t>
    </w:r>
    <w:r w:rsidRPr="00AF6367">
      <w:rPr>
        <w:i/>
        <w:sz w:val="12"/>
        <w:lang w:val="fr-FR"/>
      </w:rPr>
      <w:t>Documentary tie</w:t>
    </w:r>
    <w:r w:rsidRPr="00AF6367">
      <w:rPr>
        <w:sz w:val="16"/>
        <w:lang w:val="fr-FR"/>
      </w:rPr>
      <w:t xml:space="preserve"> </w:t>
    </w:r>
    <w:r w:rsidRPr="00AF6367">
      <w:rPr>
        <w:color w:val="0000FF"/>
        <w:sz w:val="16"/>
        <w:lang w:val="fr-FR"/>
      </w:rPr>
      <w:t>: SW 0</w:t>
    </w:r>
    <w:r>
      <w:rPr>
        <w:color w:val="0000FF"/>
        <w:sz w:val="16"/>
        <w:lang w:val="fr-FR"/>
      </w:rPr>
      <w:t>4</w:t>
    </w:r>
    <w:r w:rsidRPr="00AF6367">
      <w:rPr>
        <w:color w:val="0000FF"/>
        <w:sz w:val="16"/>
        <w:lang w:val="fr-FR"/>
      </w:rPr>
      <w:t>1</w:t>
    </w:r>
    <w:r w:rsidRPr="00AF6367">
      <w:rPr>
        <w:sz w:val="16"/>
        <w:lang w:val="fr-FR"/>
      </w:rPr>
      <w:tab/>
    </w:r>
    <w:r w:rsidRPr="00AF6367">
      <w:rPr>
        <w:sz w:val="16"/>
        <w:lang w:val="fr-FR"/>
      </w:rPr>
      <w:tab/>
      <w:t xml:space="preserve">AEF </w:t>
    </w:r>
    <w:r w:rsidRPr="00AF6367">
      <w:rPr>
        <w:color w:val="0000FF"/>
        <w:sz w:val="16"/>
        <w:lang w:val="fr-FR"/>
      </w:rPr>
      <w:t xml:space="preserve">551 </w:t>
    </w:r>
    <w:r>
      <w:rPr>
        <w:color w:val="0000FF"/>
        <w:sz w:val="16"/>
        <w:lang w:val="fr-FR"/>
      </w:rPr>
      <w:t>N</w:t>
    </w:r>
    <w:r w:rsidRPr="00AF6367">
      <w:rPr>
        <w:sz w:val="16"/>
        <w:lang w:val="fr-FR"/>
      </w:rPr>
      <w:t xml:space="preserve"> t / A  R / V– Folio / </w:t>
    </w:r>
    <w:r w:rsidRPr="00AF6367">
      <w:rPr>
        <w:i/>
        <w:sz w:val="12"/>
        <w:lang w:val="fr-FR"/>
      </w:rPr>
      <w:t>Page</w:t>
    </w:r>
    <w:r w:rsidRPr="00AF6367">
      <w:rPr>
        <w:sz w:val="16"/>
        <w:lang w:val="fr-FR"/>
      </w:rPr>
      <w:t xml:space="preserve"> – </w:t>
    </w:r>
    <w:r>
      <w:rPr>
        <w:sz w:val="16"/>
      </w:rPr>
      <w:fldChar w:fldCharType="begin"/>
    </w:r>
    <w:r w:rsidRPr="00AF6367">
      <w:rPr>
        <w:sz w:val="16"/>
        <w:lang w:val="fr-FR"/>
      </w:rPr>
      <w:instrText xml:space="preserve"> PAGE </w:instrText>
    </w:r>
    <w:r>
      <w:rPr>
        <w:sz w:val="16"/>
      </w:rPr>
      <w:fldChar w:fldCharType="separate"/>
    </w:r>
    <w:r w:rsidR="00FA6C1E">
      <w:rPr>
        <w:noProof/>
        <w:sz w:val="16"/>
        <w:lang w:val="fr-FR"/>
      </w:rPr>
      <w:t>1</w:t>
    </w:r>
    <w:r>
      <w:rPr>
        <w:sz w:val="16"/>
      </w:rPr>
      <w:fldChar w:fldCharType="end"/>
    </w:r>
    <w:r w:rsidRPr="00AF6367">
      <w:rPr>
        <w:color w:val="0000FF"/>
        <w:sz w:val="16"/>
        <w:lang w:val="fr-FR"/>
      </w:rPr>
      <w:t xml:space="preserve"> / </w:t>
    </w:r>
    <w:r>
      <w:rPr>
        <w:sz w:val="16"/>
      </w:rPr>
      <w:fldChar w:fldCharType="begin"/>
    </w:r>
    <w:r w:rsidRPr="00AF6367">
      <w:rPr>
        <w:sz w:val="16"/>
        <w:lang w:val="fr-FR"/>
      </w:rPr>
      <w:instrText xml:space="preserve"> NUMPAGES </w:instrText>
    </w:r>
    <w:r>
      <w:rPr>
        <w:sz w:val="16"/>
      </w:rPr>
      <w:fldChar w:fldCharType="separate"/>
    </w:r>
    <w:r w:rsidR="00FA6C1E">
      <w:rPr>
        <w:noProof/>
        <w:sz w:val="16"/>
        <w:lang w:val="fr-FR"/>
      </w:rPr>
      <w:t>95</w:t>
    </w:r>
    <w:r>
      <w:rPr>
        <w:sz w:val="16"/>
      </w:rPr>
      <w:fldChar w:fldCharType="end"/>
    </w:r>
  </w:p>
  <w:p w14:paraId="6AD22724" w14:textId="77777777" w:rsidR="001C49CD" w:rsidRDefault="001C49CD">
    <w:pPr>
      <w:pStyle w:val="Footer"/>
      <w:tabs>
        <w:tab w:val="clear" w:pos="9072"/>
        <w:tab w:val="right" w:pos="9498"/>
      </w:tabs>
    </w:pPr>
    <w:r>
      <w:rPr>
        <w:sz w:val="16"/>
      </w:rPr>
      <w:t xml:space="preserve">Gestion - Archivage / </w:t>
    </w:r>
    <w:r>
      <w:rPr>
        <w:i/>
        <w:sz w:val="12"/>
      </w:rPr>
      <w:t>Management</w:t>
    </w:r>
    <w:r>
      <w:rPr>
        <w:sz w:val="16"/>
      </w:rPr>
      <w:t xml:space="preserve"> </w:t>
    </w:r>
    <w:r>
      <w:rPr>
        <w:i/>
        <w:sz w:val="12"/>
      </w:rPr>
      <w:t>/ Archival storage</w:t>
    </w:r>
    <w:r>
      <w:rPr>
        <w:sz w:val="16"/>
      </w:rPr>
      <w:t xml:space="preserve"> : </w:t>
    </w:r>
    <w:r>
      <w:rPr>
        <w:color w:val="0000FF"/>
        <w:sz w:val="16"/>
      </w:rPr>
      <w:t>R&amp;D</w:t>
    </w:r>
    <w:r>
      <w:rPr>
        <w:color w:val="0000FF"/>
        <w:sz w:val="16"/>
      </w:rPr>
      <w:tab/>
    </w:r>
    <w:r>
      <w:rPr>
        <w:sz w:val="16"/>
      </w:rPr>
      <w:tab/>
      <w:t xml:space="preserve">Date d’impression / </w:t>
    </w:r>
    <w:r>
      <w:rPr>
        <w:i/>
        <w:sz w:val="12"/>
      </w:rPr>
      <w:t>Date of impression</w:t>
    </w:r>
    <w:r>
      <w:rPr>
        <w:sz w:val="16"/>
      </w:rPr>
      <w:t xml:space="preserve"> : </w:t>
    </w:r>
    <w:r>
      <w:rPr>
        <w:color w:val="0000FF"/>
        <w:sz w:val="16"/>
      </w:rPr>
      <w:fldChar w:fldCharType="begin"/>
    </w:r>
    <w:r>
      <w:rPr>
        <w:color w:val="0000FF"/>
        <w:sz w:val="16"/>
      </w:rPr>
      <w:instrText xml:space="preserve"> DATE \@ "dd/MM/yy" \* MERGEFORMAT </w:instrText>
    </w:r>
    <w:r>
      <w:rPr>
        <w:color w:val="0000FF"/>
        <w:sz w:val="16"/>
      </w:rPr>
      <w:fldChar w:fldCharType="separate"/>
    </w:r>
    <w:ins w:id="9" w:author="Sabine Flechelle" w:date="2015-09-28T13:32:00Z">
      <w:r w:rsidR="00FA6C1E">
        <w:rPr>
          <w:noProof/>
          <w:color w:val="0000FF"/>
          <w:sz w:val="16"/>
        </w:rPr>
        <w:t>28/09/15</w:t>
      </w:r>
    </w:ins>
    <w:del w:id="10" w:author="Sabine Flechelle" w:date="2015-08-21T10:57:00Z">
      <w:r w:rsidDel="00FD73BB">
        <w:rPr>
          <w:noProof/>
          <w:color w:val="0000FF"/>
          <w:sz w:val="16"/>
        </w:rPr>
        <w:delText>09/12/14</w:delText>
      </w:r>
    </w:del>
    <w:r>
      <w:rPr>
        <w:color w:val="0000FF"/>
        <w:sz w:val="16"/>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CA8928" w14:textId="77777777" w:rsidR="001C49CD" w:rsidRDefault="001C49CD">
    <w:pPr>
      <w:pStyle w:val="Footer"/>
      <w:pBdr>
        <w:top w:val="single" w:sz="4" w:space="1" w:color="auto"/>
      </w:pBdr>
      <w:jc w:val="center"/>
      <w:rPr>
        <w:sz w:val="12"/>
      </w:rPr>
    </w:pPr>
    <w:r>
      <w:rPr>
        <w:sz w:val="12"/>
      </w:rPr>
      <w:t>AUTOLIV ELECTRONIC document. DUPLICATION or DISCLOSURE PROHIBITED without prior written consent.</w:t>
    </w:r>
  </w:p>
  <w:p w14:paraId="45FC8638" w14:textId="77777777" w:rsidR="001C49CD" w:rsidRPr="00AF6367" w:rsidRDefault="001C49CD">
    <w:pPr>
      <w:pStyle w:val="Footer"/>
      <w:tabs>
        <w:tab w:val="clear" w:pos="9072"/>
        <w:tab w:val="left" w:pos="7513"/>
      </w:tabs>
      <w:jc w:val="center"/>
      <w:rPr>
        <w:i/>
        <w:sz w:val="12"/>
        <w:lang w:val="fr-FR"/>
      </w:rPr>
    </w:pPr>
    <w:r w:rsidRPr="00AF6367">
      <w:rPr>
        <w:i/>
        <w:sz w:val="12"/>
        <w:lang w:val="fr-FR"/>
      </w:rPr>
      <w:t>Document AUTOLIV ELECTRONIC SAS / Reproduction et divulgation interdites</w:t>
    </w:r>
  </w:p>
  <w:p w14:paraId="03B5DF26" w14:textId="77777777" w:rsidR="001C49CD" w:rsidRPr="00AF6367" w:rsidRDefault="001C49CD">
    <w:pPr>
      <w:pStyle w:val="Footer"/>
      <w:tabs>
        <w:tab w:val="clear" w:pos="9072"/>
        <w:tab w:val="left" w:pos="7513"/>
      </w:tabs>
      <w:jc w:val="center"/>
      <w:rPr>
        <w:i/>
        <w:sz w:val="12"/>
        <w:lang w:val="fr-FR"/>
      </w:rPr>
    </w:pPr>
  </w:p>
  <w:p w14:paraId="733E6F3F" w14:textId="77777777" w:rsidR="001C49CD" w:rsidRPr="00AF6367" w:rsidRDefault="001C49CD">
    <w:pPr>
      <w:pStyle w:val="Footer"/>
      <w:tabs>
        <w:tab w:val="clear" w:pos="9072"/>
        <w:tab w:val="left" w:pos="6237"/>
      </w:tabs>
      <w:rPr>
        <w:lang w:val="fr-FR"/>
      </w:rPr>
    </w:pPr>
    <w:r w:rsidRPr="00AF6367">
      <w:rPr>
        <w:sz w:val="16"/>
        <w:lang w:val="fr-FR"/>
      </w:rPr>
      <w:t xml:space="preserve">Rattachement / </w:t>
    </w:r>
    <w:r w:rsidRPr="00AF6367">
      <w:rPr>
        <w:i/>
        <w:sz w:val="12"/>
        <w:lang w:val="fr-FR"/>
      </w:rPr>
      <w:t>Documentary tie</w:t>
    </w:r>
    <w:r w:rsidRPr="00AF6367">
      <w:rPr>
        <w:sz w:val="16"/>
        <w:lang w:val="fr-FR"/>
      </w:rPr>
      <w:t xml:space="preserve"> </w:t>
    </w:r>
    <w:r w:rsidRPr="00AF6367">
      <w:rPr>
        <w:color w:val="0000FF"/>
        <w:sz w:val="16"/>
        <w:lang w:val="fr-FR"/>
      </w:rPr>
      <w:t>: SW 0</w:t>
    </w:r>
    <w:r>
      <w:rPr>
        <w:color w:val="0000FF"/>
        <w:sz w:val="16"/>
        <w:lang w:val="fr-FR"/>
      </w:rPr>
      <w:t>4</w:t>
    </w:r>
    <w:r w:rsidRPr="00AF6367">
      <w:rPr>
        <w:color w:val="0000FF"/>
        <w:sz w:val="16"/>
        <w:lang w:val="fr-FR"/>
      </w:rPr>
      <w:t>1</w:t>
    </w:r>
    <w:r w:rsidRPr="00AF6367">
      <w:rPr>
        <w:sz w:val="16"/>
        <w:lang w:val="fr-FR"/>
      </w:rPr>
      <w:tab/>
    </w:r>
    <w:r w:rsidRPr="00AF6367">
      <w:rPr>
        <w:sz w:val="16"/>
        <w:lang w:val="fr-FR"/>
      </w:rPr>
      <w:tab/>
      <w:t xml:space="preserve">AEF </w:t>
    </w:r>
    <w:r w:rsidRPr="00AF6367">
      <w:rPr>
        <w:color w:val="0000FF"/>
        <w:sz w:val="16"/>
        <w:lang w:val="fr-FR"/>
      </w:rPr>
      <w:t xml:space="preserve">551 </w:t>
    </w:r>
    <w:r>
      <w:rPr>
        <w:color w:val="0000FF"/>
        <w:sz w:val="16"/>
        <w:lang w:val="fr-FR"/>
      </w:rPr>
      <w:t>N</w:t>
    </w:r>
    <w:r w:rsidRPr="00AF6367">
      <w:rPr>
        <w:sz w:val="16"/>
        <w:lang w:val="fr-FR"/>
      </w:rPr>
      <w:t xml:space="preserve"> t / A  R / V– Folio / </w:t>
    </w:r>
    <w:r w:rsidRPr="00AF6367">
      <w:rPr>
        <w:i/>
        <w:sz w:val="12"/>
        <w:lang w:val="fr-FR"/>
      </w:rPr>
      <w:t>Page</w:t>
    </w:r>
    <w:r w:rsidRPr="00AF6367">
      <w:rPr>
        <w:sz w:val="16"/>
        <w:lang w:val="fr-FR"/>
      </w:rPr>
      <w:t xml:space="preserve"> – </w:t>
    </w:r>
    <w:r>
      <w:rPr>
        <w:sz w:val="16"/>
      </w:rPr>
      <w:fldChar w:fldCharType="begin"/>
    </w:r>
    <w:r w:rsidRPr="00AF6367">
      <w:rPr>
        <w:sz w:val="16"/>
        <w:lang w:val="fr-FR"/>
      </w:rPr>
      <w:instrText xml:space="preserve"> PAGE </w:instrText>
    </w:r>
    <w:r>
      <w:rPr>
        <w:sz w:val="16"/>
      </w:rPr>
      <w:fldChar w:fldCharType="separate"/>
    </w:r>
    <w:r w:rsidR="00FA6C1E">
      <w:rPr>
        <w:noProof/>
        <w:sz w:val="16"/>
        <w:lang w:val="fr-FR"/>
      </w:rPr>
      <w:t>4</w:t>
    </w:r>
    <w:r>
      <w:rPr>
        <w:sz w:val="16"/>
      </w:rPr>
      <w:fldChar w:fldCharType="end"/>
    </w:r>
    <w:r w:rsidRPr="00AF6367">
      <w:rPr>
        <w:color w:val="0000FF"/>
        <w:sz w:val="16"/>
        <w:lang w:val="fr-FR"/>
      </w:rPr>
      <w:t xml:space="preserve"> / </w:t>
    </w:r>
    <w:r>
      <w:rPr>
        <w:sz w:val="16"/>
      </w:rPr>
      <w:fldChar w:fldCharType="begin"/>
    </w:r>
    <w:r w:rsidRPr="00AF6367">
      <w:rPr>
        <w:sz w:val="16"/>
        <w:lang w:val="fr-FR"/>
      </w:rPr>
      <w:instrText xml:space="preserve"> NUMPAGES </w:instrText>
    </w:r>
    <w:r>
      <w:rPr>
        <w:sz w:val="16"/>
      </w:rPr>
      <w:fldChar w:fldCharType="separate"/>
    </w:r>
    <w:r w:rsidR="00FA6C1E">
      <w:rPr>
        <w:noProof/>
        <w:sz w:val="16"/>
        <w:lang w:val="fr-FR"/>
      </w:rPr>
      <w:t>95</w:t>
    </w:r>
    <w:r>
      <w:rPr>
        <w:sz w:val="16"/>
      </w:rPr>
      <w:fldChar w:fldCharType="end"/>
    </w:r>
  </w:p>
  <w:p w14:paraId="3D3EB7CD" w14:textId="77777777" w:rsidR="001C49CD" w:rsidRDefault="001C49CD">
    <w:pPr>
      <w:pStyle w:val="Footer"/>
      <w:tabs>
        <w:tab w:val="clear" w:pos="9072"/>
        <w:tab w:val="right" w:pos="9498"/>
      </w:tabs>
    </w:pPr>
    <w:r>
      <w:rPr>
        <w:sz w:val="16"/>
      </w:rPr>
      <w:t xml:space="preserve">Gestion - Archivage / </w:t>
    </w:r>
    <w:r>
      <w:rPr>
        <w:i/>
        <w:sz w:val="12"/>
      </w:rPr>
      <w:t>Management</w:t>
    </w:r>
    <w:r>
      <w:rPr>
        <w:sz w:val="16"/>
      </w:rPr>
      <w:t xml:space="preserve"> </w:t>
    </w:r>
    <w:r>
      <w:rPr>
        <w:i/>
        <w:sz w:val="12"/>
      </w:rPr>
      <w:t>/ Archival storage</w:t>
    </w:r>
    <w:r>
      <w:rPr>
        <w:sz w:val="16"/>
      </w:rPr>
      <w:t xml:space="preserve"> : </w:t>
    </w:r>
    <w:r>
      <w:rPr>
        <w:color w:val="0000FF"/>
        <w:sz w:val="16"/>
      </w:rPr>
      <w:t>R&amp;D</w:t>
    </w:r>
    <w:r>
      <w:rPr>
        <w:color w:val="0000FF"/>
        <w:sz w:val="16"/>
      </w:rPr>
      <w:tab/>
    </w:r>
    <w:r>
      <w:rPr>
        <w:sz w:val="16"/>
      </w:rPr>
      <w:tab/>
      <w:t xml:space="preserve">Date d’impression / </w:t>
    </w:r>
    <w:r>
      <w:rPr>
        <w:i/>
        <w:sz w:val="12"/>
      </w:rPr>
      <w:t>Date of impression</w:t>
    </w:r>
    <w:r>
      <w:rPr>
        <w:sz w:val="16"/>
      </w:rPr>
      <w:t xml:space="preserve"> : </w:t>
    </w:r>
    <w:r>
      <w:rPr>
        <w:color w:val="0000FF"/>
        <w:sz w:val="16"/>
      </w:rPr>
      <w:fldChar w:fldCharType="begin"/>
    </w:r>
    <w:r>
      <w:rPr>
        <w:color w:val="0000FF"/>
        <w:sz w:val="16"/>
      </w:rPr>
      <w:instrText xml:space="preserve"> DATE \@ "dd/MM/yy" \* MERGEFORMAT </w:instrText>
    </w:r>
    <w:r>
      <w:rPr>
        <w:color w:val="0000FF"/>
        <w:sz w:val="16"/>
      </w:rPr>
      <w:fldChar w:fldCharType="separate"/>
    </w:r>
    <w:ins w:id="299" w:author="Sabine Flechelle" w:date="2015-09-28T13:32:00Z">
      <w:r w:rsidR="00FA6C1E">
        <w:rPr>
          <w:noProof/>
          <w:color w:val="0000FF"/>
          <w:sz w:val="16"/>
        </w:rPr>
        <w:t>28/09/15</w:t>
      </w:r>
    </w:ins>
    <w:del w:id="300" w:author="Sabine Flechelle" w:date="2015-08-21T10:57:00Z">
      <w:r w:rsidDel="00FD73BB">
        <w:rPr>
          <w:noProof/>
          <w:color w:val="0000FF"/>
          <w:sz w:val="16"/>
        </w:rPr>
        <w:delText>09/12/14</w:delText>
      </w:r>
    </w:del>
    <w:r>
      <w:rPr>
        <w:color w:val="0000FF"/>
        <w:sz w:val="16"/>
      </w:rPr>
      <w:fldChar w:fldCharType="end"/>
    </w:r>
  </w:p>
  <w:p w14:paraId="2A1E0D50" w14:textId="77777777" w:rsidR="001C49CD" w:rsidRDefault="001C49CD">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5B5F63" w14:textId="77777777" w:rsidR="001C49CD" w:rsidRDefault="001C49CD">
    <w:pPr>
      <w:pStyle w:val="Footer"/>
      <w:pBdr>
        <w:top w:val="single" w:sz="4" w:space="1" w:color="auto"/>
      </w:pBdr>
      <w:jc w:val="center"/>
      <w:rPr>
        <w:sz w:val="12"/>
      </w:rPr>
    </w:pPr>
    <w:r>
      <w:rPr>
        <w:sz w:val="12"/>
      </w:rPr>
      <w:t>AUTOLIV ELECTRONIC document. DUPLICATION or DISCLOSURE PROHIBITED without prior written consent.</w:t>
    </w:r>
  </w:p>
  <w:p w14:paraId="226735CE" w14:textId="77777777" w:rsidR="001C49CD" w:rsidRPr="00AF6367" w:rsidRDefault="001C49CD">
    <w:pPr>
      <w:pStyle w:val="Footer"/>
      <w:tabs>
        <w:tab w:val="clear" w:pos="9072"/>
        <w:tab w:val="left" w:pos="7513"/>
      </w:tabs>
      <w:jc w:val="center"/>
      <w:rPr>
        <w:i/>
        <w:sz w:val="12"/>
        <w:lang w:val="fr-FR"/>
      </w:rPr>
    </w:pPr>
    <w:r w:rsidRPr="00AF6367">
      <w:rPr>
        <w:i/>
        <w:sz w:val="12"/>
        <w:lang w:val="fr-FR"/>
      </w:rPr>
      <w:t>Document AUTOLIV ELECTRONIC SAS / Reproduction et divulgation interdites</w:t>
    </w:r>
  </w:p>
  <w:p w14:paraId="6C87D555" w14:textId="77777777" w:rsidR="001C49CD" w:rsidRPr="00AF6367" w:rsidRDefault="001C49CD">
    <w:pPr>
      <w:pStyle w:val="Footer"/>
      <w:tabs>
        <w:tab w:val="clear" w:pos="9072"/>
        <w:tab w:val="left" w:pos="7513"/>
      </w:tabs>
      <w:jc w:val="center"/>
      <w:rPr>
        <w:i/>
        <w:sz w:val="12"/>
        <w:lang w:val="fr-FR"/>
      </w:rPr>
    </w:pPr>
  </w:p>
  <w:p w14:paraId="3210123E" w14:textId="77777777" w:rsidR="001C49CD" w:rsidRPr="00AF6367" w:rsidRDefault="001C49CD">
    <w:pPr>
      <w:pStyle w:val="Footer"/>
      <w:tabs>
        <w:tab w:val="clear" w:pos="9072"/>
        <w:tab w:val="left" w:pos="6237"/>
      </w:tabs>
      <w:rPr>
        <w:lang w:val="fr-FR"/>
      </w:rPr>
    </w:pPr>
    <w:r w:rsidRPr="00AF6367">
      <w:rPr>
        <w:sz w:val="16"/>
        <w:lang w:val="fr-FR"/>
      </w:rPr>
      <w:t xml:space="preserve">Rattachement / </w:t>
    </w:r>
    <w:r w:rsidRPr="00AF6367">
      <w:rPr>
        <w:i/>
        <w:sz w:val="12"/>
        <w:lang w:val="fr-FR"/>
      </w:rPr>
      <w:t>Documentary tie</w:t>
    </w:r>
    <w:r w:rsidRPr="00AF6367">
      <w:rPr>
        <w:sz w:val="16"/>
        <w:lang w:val="fr-FR"/>
      </w:rPr>
      <w:t xml:space="preserve"> </w:t>
    </w:r>
    <w:r w:rsidRPr="00AF6367">
      <w:rPr>
        <w:color w:val="0000FF"/>
        <w:sz w:val="16"/>
        <w:lang w:val="fr-FR"/>
      </w:rPr>
      <w:t>: SW 0</w:t>
    </w:r>
    <w:r>
      <w:rPr>
        <w:color w:val="0000FF"/>
        <w:sz w:val="16"/>
        <w:lang w:val="fr-FR"/>
      </w:rPr>
      <w:t>4</w:t>
    </w:r>
    <w:r w:rsidRPr="00AF6367">
      <w:rPr>
        <w:color w:val="0000FF"/>
        <w:sz w:val="16"/>
        <w:lang w:val="fr-FR"/>
      </w:rPr>
      <w:t>1</w:t>
    </w:r>
    <w:r w:rsidRPr="00AF6367">
      <w:rPr>
        <w:sz w:val="16"/>
        <w:lang w:val="fr-FR"/>
      </w:rPr>
      <w:tab/>
    </w:r>
    <w:r w:rsidRPr="00AF6367">
      <w:rPr>
        <w:sz w:val="16"/>
        <w:lang w:val="fr-FR"/>
      </w:rPr>
      <w:tab/>
      <w:t xml:space="preserve">AEF </w:t>
    </w:r>
    <w:r>
      <w:rPr>
        <w:color w:val="0000FF"/>
        <w:sz w:val="16"/>
        <w:lang w:val="fr-FR"/>
      </w:rPr>
      <w:t>551 N</w:t>
    </w:r>
    <w:r w:rsidRPr="00AF6367">
      <w:rPr>
        <w:sz w:val="16"/>
        <w:lang w:val="fr-FR"/>
      </w:rPr>
      <w:t xml:space="preserve"> t / A  R / V– Folio / </w:t>
    </w:r>
    <w:r w:rsidRPr="00AF6367">
      <w:rPr>
        <w:i/>
        <w:sz w:val="12"/>
        <w:lang w:val="fr-FR"/>
      </w:rPr>
      <w:t>Page</w:t>
    </w:r>
    <w:r w:rsidRPr="00AF6367">
      <w:rPr>
        <w:sz w:val="16"/>
        <w:lang w:val="fr-FR"/>
      </w:rPr>
      <w:t xml:space="preserve"> – </w:t>
    </w:r>
    <w:r>
      <w:rPr>
        <w:sz w:val="16"/>
      </w:rPr>
      <w:fldChar w:fldCharType="begin"/>
    </w:r>
    <w:r w:rsidRPr="00AF6367">
      <w:rPr>
        <w:sz w:val="16"/>
        <w:lang w:val="fr-FR"/>
      </w:rPr>
      <w:instrText xml:space="preserve"> PAGE </w:instrText>
    </w:r>
    <w:r>
      <w:rPr>
        <w:sz w:val="16"/>
      </w:rPr>
      <w:fldChar w:fldCharType="separate"/>
    </w:r>
    <w:r w:rsidR="00FA6C1E">
      <w:rPr>
        <w:noProof/>
        <w:sz w:val="16"/>
        <w:lang w:val="fr-FR"/>
      </w:rPr>
      <w:t>2</w:t>
    </w:r>
    <w:r>
      <w:rPr>
        <w:sz w:val="16"/>
      </w:rPr>
      <w:fldChar w:fldCharType="end"/>
    </w:r>
    <w:r w:rsidRPr="00AF6367">
      <w:rPr>
        <w:color w:val="0000FF"/>
        <w:sz w:val="16"/>
        <w:lang w:val="fr-FR"/>
      </w:rPr>
      <w:t xml:space="preserve"> / </w:t>
    </w:r>
    <w:r>
      <w:rPr>
        <w:sz w:val="16"/>
      </w:rPr>
      <w:fldChar w:fldCharType="begin"/>
    </w:r>
    <w:r w:rsidRPr="00AF6367">
      <w:rPr>
        <w:sz w:val="16"/>
        <w:lang w:val="fr-FR"/>
      </w:rPr>
      <w:instrText xml:space="preserve"> NUMPAGES </w:instrText>
    </w:r>
    <w:r>
      <w:rPr>
        <w:sz w:val="16"/>
      </w:rPr>
      <w:fldChar w:fldCharType="separate"/>
    </w:r>
    <w:r w:rsidR="00FA6C1E">
      <w:rPr>
        <w:noProof/>
        <w:sz w:val="16"/>
        <w:lang w:val="fr-FR"/>
      </w:rPr>
      <w:t>95</w:t>
    </w:r>
    <w:r>
      <w:rPr>
        <w:sz w:val="16"/>
      </w:rPr>
      <w:fldChar w:fldCharType="end"/>
    </w:r>
  </w:p>
  <w:p w14:paraId="2D98B1D0" w14:textId="77777777" w:rsidR="001C49CD" w:rsidRDefault="001C49CD">
    <w:pPr>
      <w:pStyle w:val="Footer"/>
      <w:tabs>
        <w:tab w:val="clear" w:pos="9072"/>
        <w:tab w:val="right" w:pos="9498"/>
      </w:tabs>
    </w:pPr>
    <w:r>
      <w:rPr>
        <w:sz w:val="16"/>
      </w:rPr>
      <w:t xml:space="preserve">Gestion - Archivage / </w:t>
    </w:r>
    <w:r>
      <w:rPr>
        <w:i/>
        <w:sz w:val="12"/>
      </w:rPr>
      <w:t>Management</w:t>
    </w:r>
    <w:r>
      <w:rPr>
        <w:sz w:val="16"/>
      </w:rPr>
      <w:t xml:space="preserve"> </w:t>
    </w:r>
    <w:r>
      <w:rPr>
        <w:i/>
        <w:sz w:val="12"/>
      </w:rPr>
      <w:t>/ Archival storage</w:t>
    </w:r>
    <w:r>
      <w:rPr>
        <w:sz w:val="16"/>
      </w:rPr>
      <w:t xml:space="preserve"> : </w:t>
    </w:r>
    <w:r>
      <w:rPr>
        <w:color w:val="0000FF"/>
        <w:sz w:val="16"/>
      </w:rPr>
      <w:t>R&amp;D</w:t>
    </w:r>
    <w:r>
      <w:rPr>
        <w:color w:val="0000FF"/>
        <w:sz w:val="16"/>
      </w:rPr>
      <w:tab/>
    </w:r>
    <w:r>
      <w:rPr>
        <w:sz w:val="16"/>
      </w:rPr>
      <w:tab/>
      <w:t xml:space="preserve">Date d’impression / </w:t>
    </w:r>
    <w:r>
      <w:rPr>
        <w:i/>
        <w:sz w:val="12"/>
      </w:rPr>
      <w:t>Date of impression</w:t>
    </w:r>
    <w:r>
      <w:rPr>
        <w:sz w:val="16"/>
      </w:rPr>
      <w:t xml:space="preserve"> : </w:t>
    </w:r>
    <w:r>
      <w:rPr>
        <w:color w:val="0000FF"/>
        <w:sz w:val="16"/>
      </w:rPr>
      <w:fldChar w:fldCharType="begin"/>
    </w:r>
    <w:r>
      <w:rPr>
        <w:color w:val="0000FF"/>
        <w:sz w:val="16"/>
      </w:rPr>
      <w:instrText xml:space="preserve"> DATE \@ "dd/MM/yy" \* MERGEFORMAT </w:instrText>
    </w:r>
    <w:r>
      <w:rPr>
        <w:color w:val="0000FF"/>
        <w:sz w:val="16"/>
      </w:rPr>
      <w:fldChar w:fldCharType="separate"/>
    </w:r>
    <w:ins w:id="301" w:author="Sabine Flechelle" w:date="2015-09-28T13:32:00Z">
      <w:r w:rsidR="00FA6C1E">
        <w:rPr>
          <w:noProof/>
          <w:color w:val="0000FF"/>
          <w:sz w:val="16"/>
        </w:rPr>
        <w:t>28/09/15</w:t>
      </w:r>
    </w:ins>
    <w:del w:id="302" w:author="Sabine Flechelle" w:date="2015-08-21T10:57:00Z">
      <w:r w:rsidDel="00FD73BB">
        <w:rPr>
          <w:noProof/>
          <w:color w:val="0000FF"/>
          <w:sz w:val="16"/>
        </w:rPr>
        <w:delText>09/12/14</w:delText>
      </w:r>
    </w:del>
    <w:r>
      <w:rPr>
        <w:color w:val="0000FF"/>
        <w:sz w:val="16"/>
      </w:rPr>
      <w:fldChar w:fldCharType="end"/>
    </w:r>
  </w:p>
  <w:p w14:paraId="55EA3182" w14:textId="77777777" w:rsidR="001C49CD" w:rsidRDefault="001C49C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EF4D99" w14:textId="77777777" w:rsidR="00286ADA" w:rsidRDefault="00286ADA">
      <w:r>
        <w:separator/>
      </w:r>
    </w:p>
  </w:footnote>
  <w:footnote w:type="continuationSeparator" w:id="0">
    <w:p w14:paraId="77692EAF" w14:textId="77777777" w:rsidR="00286ADA" w:rsidRDefault="00286AD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bottom w:val="single" w:sz="4" w:space="0" w:color="auto"/>
      </w:tblBorders>
      <w:tblLayout w:type="fixed"/>
      <w:tblCellMar>
        <w:left w:w="70" w:type="dxa"/>
        <w:right w:w="70" w:type="dxa"/>
      </w:tblCellMar>
      <w:tblLook w:val="0000" w:firstRow="0" w:lastRow="0" w:firstColumn="0" w:lastColumn="0" w:noHBand="0" w:noVBand="0"/>
    </w:tblPr>
    <w:tblGrid>
      <w:gridCol w:w="3259"/>
      <w:gridCol w:w="3259"/>
      <w:gridCol w:w="3259"/>
    </w:tblGrid>
    <w:tr w:rsidR="001C49CD" w14:paraId="7608A71F" w14:textId="77777777">
      <w:tc>
        <w:tcPr>
          <w:tcW w:w="3259" w:type="dxa"/>
        </w:tcPr>
        <w:p w14:paraId="3493890C" w14:textId="77777777" w:rsidR="001C49CD" w:rsidRDefault="001C49CD">
          <w:pPr>
            <w:pStyle w:val="Header"/>
            <w:jc w:val="center"/>
          </w:pPr>
          <w:r>
            <w:t>AUTOLIV ELECTRONIC</w:t>
          </w:r>
        </w:p>
      </w:tc>
      <w:tc>
        <w:tcPr>
          <w:tcW w:w="3259" w:type="dxa"/>
        </w:tcPr>
        <w:p w14:paraId="1AFD57DF" w14:textId="77777777" w:rsidR="001C49CD" w:rsidRDefault="001C49CD">
          <w:pPr>
            <w:pStyle w:val="Header"/>
            <w:jc w:val="center"/>
          </w:pPr>
          <w:r>
            <w:t xml:space="preserve">- </w:t>
          </w:r>
          <w:r>
            <w:fldChar w:fldCharType="begin"/>
          </w:r>
          <w:r>
            <w:instrText>PAGE</w:instrText>
          </w:r>
          <w:r>
            <w:fldChar w:fldCharType="separate"/>
          </w:r>
          <w:r>
            <w:rPr>
              <w:noProof/>
            </w:rPr>
            <w:t>2</w:t>
          </w:r>
          <w:r>
            <w:fldChar w:fldCharType="end"/>
          </w:r>
          <w:r>
            <w:t xml:space="preserve"> -</w:t>
          </w:r>
        </w:p>
      </w:tc>
      <w:tc>
        <w:tcPr>
          <w:tcW w:w="3259" w:type="dxa"/>
        </w:tcPr>
        <w:p w14:paraId="0420B692" w14:textId="77777777" w:rsidR="001C49CD" w:rsidRDefault="00286ADA">
          <w:pPr>
            <w:pStyle w:val="Header"/>
            <w:jc w:val="center"/>
          </w:pPr>
          <w:r>
            <w:fldChar w:fldCharType="begin"/>
          </w:r>
          <w:r>
            <w:instrText xml:space="preserve"> FILENAME  \* MERGEFORMAT </w:instrText>
          </w:r>
          <w:r>
            <w:fldChar w:fldCharType="separate"/>
          </w:r>
          <w:r w:rsidR="001C49CD">
            <w:rPr>
              <w:noProof/>
            </w:rPr>
            <w:t>BFE - SW Module Design Document.docx</w:t>
          </w:r>
          <w:r>
            <w:rPr>
              <w:noProof/>
            </w:rPr>
            <w:fldChar w:fldCharType="end"/>
          </w:r>
        </w:p>
      </w:tc>
    </w:tr>
    <w:tr w:rsidR="001C49CD" w14:paraId="39214B49" w14:textId="77777777">
      <w:trPr>
        <w:cantSplit/>
        <w:trHeight w:val="370"/>
      </w:trPr>
      <w:tc>
        <w:tcPr>
          <w:tcW w:w="9777" w:type="dxa"/>
          <w:gridSpan w:val="3"/>
          <w:vAlign w:val="center"/>
        </w:tcPr>
        <w:p w14:paraId="45005748" w14:textId="77777777" w:rsidR="001C49CD" w:rsidRDefault="00286ADA">
          <w:pPr>
            <w:pStyle w:val="Header"/>
            <w:jc w:val="center"/>
          </w:pPr>
          <w:r>
            <w:fldChar w:fldCharType="begin"/>
          </w:r>
          <w:r>
            <w:instrText xml:space="preserve"> SUBJECT  \* MERGEFORMAT </w:instrText>
          </w:r>
          <w:r>
            <w:fldChar w:fldCharType="separate"/>
          </w:r>
          <w:r w:rsidR="001C49CD">
            <w:t>BFE</w:t>
          </w:r>
          <w:r>
            <w:fldChar w:fldCharType="end"/>
          </w:r>
        </w:p>
      </w:tc>
    </w:tr>
  </w:tbl>
  <w:p w14:paraId="4D51F919" w14:textId="77777777" w:rsidR="001C49CD" w:rsidRDefault="001C49CD">
    <w:pPr>
      <w:pStyle w:val="Header"/>
      <w:jc w:val="center"/>
    </w:pPr>
  </w:p>
  <w:p w14:paraId="5CCE1C28" w14:textId="77777777" w:rsidR="001C49CD" w:rsidRDefault="001C49C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903"/>
      <w:gridCol w:w="4394"/>
      <w:gridCol w:w="2342"/>
    </w:tblGrid>
    <w:tr w:rsidR="001C49CD" w:rsidRPr="00804D63" w14:paraId="2687DDAB" w14:textId="77777777">
      <w:trPr>
        <w:cantSplit/>
        <w:trHeight w:hRule="exact" w:val="700"/>
      </w:trPr>
      <w:tc>
        <w:tcPr>
          <w:tcW w:w="2903" w:type="dxa"/>
          <w:vMerge w:val="restart"/>
          <w:vAlign w:val="center"/>
        </w:tcPr>
        <w:p w14:paraId="75F674BD" w14:textId="77777777" w:rsidR="001C49CD" w:rsidRDefault="001C49CD">
          <w:pPr>
            <w:pStyle w:val="Header"/>
            <w:ind w:left="-70"/>
            <w:jc w:val="center"/>
          </w:pPr>
          <w:r>
            <w:rPr>
              <w:rFonts w:ascii="Univers" w:hAnsi="Univers"/>
              <w:smallCaps/>
              <w:noProof/>
              <w:lang w:val="fr-FR" w:eastAsia="fr-FR"/>
            </w:rPr>
            <w:drawing>
              <wp:inline distT="0" distB="0" distL="0" distR="0" wp14:anchorId="2B28C699" wp14:editId="5657B2CC">
                <wp:extent cx="724535" cy="795655"/>
                <wp:effectExtent l="0" t="0" r="0" b="4445"/>
                <wp:docPr id="890889" name="Image 1" descr="Autoliv-SymbolLogotype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utoliv-SymbolLogotypeColo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4535" cy="795655"/>
                        </a:xfrm>
                        <a:prstGeom prst="rect">
                          <a:avLst/>
                        </a:prstGeom>
                        <a:noFill/>
                        <a:ln>
                          <a:noFill/>
                        </a:ln>
                      </pic:spPr>
                    </pic:pic>
                  </a:graphicData>
                </a:graphic>
              </wp:inline>
            </w:drawing>
          </w:r>
        </w:p>
      </w:tc>
      <w:tc>
        <w:tcPr>
          <w:tcW w:w="4394" w:type="dxa"/>
          <w:tcBorders>
            <w:top w:val="single" w:sz="12" w:space="0" w:color="auto"/>
            <w:bottom w:val="nil"/>
          </w:tcBorders>
          <w:vAlign w:val="center"/>
        </w:tcPr>
        <w:p w14:paraId="0AE96BA0" w14:textId="77777777" w:rsidR="001C49CD" w:rsidRDefault="001C49CD">
          <w:pPr>
            <w:pStyle w:val="Header"/>
            <w:jc w:val="center"/>
          </w:pPr>
          <w:r>
            <w:rPr>
              <w:b/>
              <w:sz w:val="32"/>
            </w:rPr>
            <w:t>MODULE DESIGN</w:t>
          </w:r>
        </w:p>
      </w:tc>
      <w:tc>
        <w:tcPr>
          <w:tcW w:w="2342" w:type="dxa"/>
          <w:vMerge w:val="restart"/>
          <w:tcBorders>
            <w:bottom w:val="nil"/>
          </w:tcBorders>
          <w:vAlign w:val="center"/>
        </w:tcPr>
        <w:p w14:paraId="37D2A16E" w14:textId="77777777" w:rsidR="001C49CD" w:rsidRPr="00804D63" w:rsidRDefault="001C49CD">
          <w:pPr>
            <w:pStyle w:val="Header"/>
            <w:rPr>
              <w:b/>
              <w:sz w:val="22"/>
              <w:lang w:val="it-IT"/>
            </w:rPr>
          </w:pPr>
          <w:r>
            <w:rPr>
              <w:b/>
              <w:sz w:val="22"/>
            </w:rPr>
            <w:fldChar w:fldCharType="begin"/>
          </w:r>
          <w:r w:rsidRPr="00804D63">
            <w:rPr>
              <w:b/>
              <w:sz w:val="22"/>
              <w:lang w:val="it-IT"/>
            </w:rPr>
            <w:instrText xml:space="preserve"> FILENAME  \* MERGEFORMAT </w:instrText>
          </w:r>
          <w:r>
            <w:rPr>
              <w:b/>
              <w:sz w:val="22"/>
            </w:rPr>
            <w:fldChar w:fldCharType="separate"/>
          </w:r>
          <w:r>
            <w:rPr>
              <w:b/>
              <w:noProof/>
              <w:sz w:val="22"/>
              <w:lang w:val="it-IT"/>
            </w:rPr>
            <w:t>BFE - SW Module Design Document.docx</w:t>
          </w:r>
          <w:r>
            <w:rPr>
              <w:b/>
              <w:sz w:val="22"/>
            </w:rPr>
            <w:fldChar w:fldCharType="end"/>
          </w:r>
        </w:p>
      </w:tc>
    </w:tr>
    <w:tr w:rsidR="001C49CD" w14:paraId="7441DF90" w14:textId="77777777">
      <w:trPr>
        <w:cantSplit/>
        <w:trHeight w:hRule="exact" w:val="700"/>
      </w:trPr>
      <w:tc>
        <w:tcPr>
          <w:tcW w:w="2903" w:type="dxa"/>
          <w:vMerge/>
          <w:vAlign w:val="center"/>
        </w:tcPr>
        <w:p w14:paraId="454FA164" w14:textId="77777777" w:rsidR="001C49CD" w:rsidRPr="00804D63" w:rsidRDefault="001C49CD">
          <w:pPr>
            <w:pStyle w:val="Header"/>
            <w:rPr>
              <w:lang w:val="it-IT"/>
            </w:rPr>
          </w:pPr>
        </w:p>
      </w:tc>
      <w:tc>
        <w:tcPr>
          <w:tcW w:w="4394" w:type="dxa"/>
          <w:tcBorders>
            <w:top w:val="nil"/>
          </w:tcBorders>
          <w:vAlign w:val="center"/>
        </w:tcPr>
        <w:p w14:paraId="1AEF62FB" w14:textId="77777777" w:rsidR="001C49CD" w:rsidRDefault="001C49CD">
          <w:pPr>
            <w:pStyle w:val="Header"/>
            <w:jc w:val="center"/>
            <w:rPr>
              <w:sz w:val="26"/>
            </w:rPr>
          </w:pPr>
          <w:r>
            <w:rPr>
              <w:b/>
              <w:sz w:val="26"/>
            </w:rPr>
            <w:t>Document</w:t>
          </w:r>
        </w:p>
      </w:tc>
      <w:tc>
        <w:tcPr>
          <w:tcW w:w="2342" w:type="dxa"/>
          <w:vMerge/>
          <w:tcBorders>
            <w:top w:val="nil"/>
            <w:bottom w:val="single" w:sz="12" w:space="0" w:color="auto"/>
          </w:tcBorders>
          <w:vAlign w:val="center"/>
        </w:tcPr>
        <w:p w14:paraId="6CB4EF01" w14:textId="77777777" w:rsidR="001C49CD" w:rsidRDefault="001C49CD">
          <w:pPr>
            <w:pStyle w:val="Header"/>
            <w:spacing w:before="240"/>
          </w:pPr>
        </w:p>
      </w:tc>
    </w:tr>
  </w:tbl>
  <w:p w14:paraId="1E2A8E3A" w14:textId="77777777" w:rsidR="001C49CD" w:rsidRDefault="001C49CD">
    <w:pPr>
      <w:pStyle w:val="Header"/>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bottom w:val="single" w:sz="4" w:space="0" w:color="auto"/>
      </w:tblBorders>
      <w:tblLayout w:type="fixed"/>
      <w:tblCellMar>
        <w:left w:w="70" w:type="dxa"/>
        <w:right w:w="70" w:type="dxa"/>
      </w:tblCellMar>
      <w:tblLook w:val="0000" w:firstRow="0" w:lastRow="0" w:firstColumn="0" w:lastColumn="0" w:noHBand="0" w:noVBand="0"/>
    </w:tblPr>
    <w:tblGrid>
      <w:gridCol w:w="3259"/>
      <w:gridCol w:w="3259"/>
      <w:gridCol w:w="3259"/>
    </w:tblGrid>
    <w:tr w:rsidR="001C49CD" w:rsidRPr="00446A39" w14:paraId="62396EB5" w14:textId="77777777">
      <w:tc>
        <w:tcPr>
          <w:tcW w:w="3259" w:type="dxa"/>
          <w:vAlign w:val="center"/>
        </w:tcPr>
        <w:p w14:paraId="49E65375" w14:textId="77777777" w:rsidR="001C49CD" w:rsidRDefault="001C49CD">
          <w:pPr>
            <w:pStyle w:val="Header"/>
            <w:jc w:val="center"/>
          </w:pPr>
          <w:r>
            <w:rPr>
              <w:noProof/>
              <w:lang w:val="fr-FR" w:eastAsia="fr-FR"/>
            </w:rPr>
            <w:drawing>
              <wp:inline distT="0" distB="0" distL="0" distR="0" wp14:anchorId="7D73266E" wp14:editId="4596407F">
                <wp:extent cx="1365885" cy="439420"/>
                <wp:effectExtent l="0" t="0" r="5715" b="0"/>
                <wp:docPr id="2" name="Image 2" descr="LOGO-A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AE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65885" cy="439420"/>
                        </a:xfrm>
                        <a:prstGeom prst="rect">
                          <a:avLst/>
                        </a:prstGeom>
                        <a:noFill/>
                        <a:ln>
                          <a:noFill/>
                        </a:ln>
                      </pic:spPr>
                    </pic:pic>
                  </a:graphicData>
                </a:graphic>
              </wp:inline>
            </w:drawing>
          </w:r>
        </w:p>
      </w:tc>
      <w:tc>
        <w:tcPr>
          <w:tcW w:w="3259" w:type="dxa"/>
          <w:vAlign w:val="center"/>
        </w:tcPr>
        <w:p w14:paraId="241C95DC" w14:textId="77777777" w:rsidR="001C49CD" w:rsidRDefault="001C49CD">
          <w:pPr>
            <w:pStyle w:val="Header"/>
            <w:jc w:val="center"/>
          </w:pPr>
          <w:r>
            <w:t xml:space="preserve">- </w:t>
          </w:r>
          <w:r>
            <w:fldChar w:fldCharType="begin"/>
          </w:r>
          <w:r>
            <w:instrText>PAGE</w:instrText>
          </w:r>
          <w:r>
            <w:fldChar w:fldCharType="separate"/>
          </w:r>
          <w:r w:rsidR="00FA6C1E">
            <w:rPr>
              <w:noProof/>
            </w:rPr>
            <w:t>4</w:t>
          </w:r>
          <w:r>
            <w:fldChar w:fldCharType="end"/>
          </w:r>
          <w:r>
            <w:t xml:space="preserve"> -</w:t>
          </w:r>
        </w:p>
      </w:tc>
      <w:tc>
        <w:tcPr>
          <w:tcW w:w="3259" w:type="dxa"/>
          <w:vAlign w:val="center"/>
        </w:tcPr>
        <w:p w14:paraId="77ADD10A" w14:textId="77777777" w:rsidR="001C49CD" w:rsidRPr="00446A39" w:rsidRDefault="001C49CD">
          <w:pPr>
            <w:pStyle w:val="Header"/>
            <w:jc w:val="center"/>
            <w:rPr>
              <w:lang w:val="it-IT"/>
            </w:rPr>
          </w:pPr>
          <w:r>
            <w:fldChar w:fldCharType="begin"/>
          </w:r>
          <w:r w:rsidRPr="00446A39">
            <w:rPr>
              <w:lang w:val="it-IT"/>
            </w:rPr>
            <w:instrText xml:space="preserve"> FILENAME  \* MERGEFORMAT </w:instrText>
          </w:r>
          <w:r>
            <w:fldChar w:fldCharType="separate"/>
          </w:r>
          <w:r>
            <w:rPr>
              <w:noProof/>
              <w:lang w:val="it-IT"/>
            </w:rPr>
            <w:t>BFE - SW Module Design Document.docx</w:t>
          </w:r>
          <w:r>
            <w:fldChar w:fldCharType="end"/>
          </w:r>
        </w:p>
      </w:tc>
    </w:tr>
    <w:tr w:rsidR="001C49CD" w14:paraId="00CF562B" w14:textId="77777777">
      <w:trPr>
        <w:cantSplit/>
        <w:trHeight w:val="370"/>
      </w:trPr>
      <w:tc>
        <w:tcPr>
          <w:tcW w:w="9777" w:type="dxa"/>
          <w:gridSpan w:val="3"/>
          <w:vAlign w:val="center"/>
        </w:tcPr>
        <w:p w14:paraId="5058FC2E" w14:textId="77777777" w:rsidR="001C49CD" w:rsidRDefault="001C49CD">
          <w:pPr>
            <w:pStyle w:val="Header"/>
            <w:jc w:val="center"/>
          </w:pPr>
          <w:r>
            <w:rPr>
              <w:smallCaps/>
            </w:rPr>
            <w:t>ECU software : design of</w:t>
          </w:r>
          <w:r>
            <w:t xml:space="preserve"> </w:t>
          </w:r>
          <w:r w:rsidR="00286ADA">
            <w:fldChar w:fldCharType="begin"/>
          </w:r>
          <w:r w:rsidR="00286ADA">
            <w:instrText xml:space="preserve"> SUBJECT  \* MERGEFORMAT </w:instrText>
          </w:r>
          <w:r w:rsidR="00286ADA">
            <w:fldChar w:fldCharType="separate"/>
          </w:r>
          <w:r>
            <w:t>BFE</w:t>
          </w:r>
          <w:r w:rsidR="00286ADA">
            <w:fldChar w:fldCharType="end"/>
          </w:r>
          <w:r>
            <w:t xml:space="preserve"> </w:t>
          </w:r>
          <w:r>
            <w:rPr>
              <w:smallCaps/>
            </w:rPr>
            <w:t>component</w:t>
          </w:r>
        </w:p>
      </w:tc>
    </w:tr>
  </w:tbl>
  <w:p w14:paraId="2D2960DA" w14:textId="77777777" w:rsidR="001C49CD" w:rsidRDefault="001C49CD">
    <w:pPr>
      <w:pStyle w:val="Header"/>
      <w:jc w:val="center"/>
    </w:pPr>
  </w:p>
  <w:p w14:paraId="27754BA3" w14:textId="77777777" w:rsidR="001C49CD" w:rsidRDefault="001C49CD">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bottom w:val="single" w:sz="4" w:space="0" w:color="auto"/>
      </w:tblBorders>
      <w:tblLayout w:type="fixed"/>
      <w:tblCellMar>
        <w:left w:w="70" w:type="dxa"/>
        <w:right w:w="70" w:type="dxa"/>
      </w:tblCellMar>
      <w:tblLook w:val="0000" w:firstRow="0" w:lastRow="0" w:firstColumn="0" w:lastColumn="0" w:noHBand="0" w:noVBand="0"/>
    </w:tblPr>
    <w:tblGrid>
      <w:gridCol w:w="3259"/>
      <w:gridCol w:w="3259"/>
      <w:gridCol w:w="3259"/>
    </w:tblGrid>
    <w:tr w:rsidR="001C49CD" w:rsidRPr="00446A39" w14:paraId="49550811" w14:textId="77777777">
      <w:tc>
        <w:tcPr>
          <w:tcW w:w="3259" w:type="dxa"/>
          <w:vAlign w:val="center"/>
        </w:tcPr>
        <w:p w14:paraId="15F110B0" w14:textId="77777777" w:rsidR="001C49CD" w:rsidRDefault="001C49CD">
          <w:pPr>
            <w:pStyle w:val="Header"/>
            <w:jc w:val="center"/>
          </w:pPr>
          <w:r>
            <w:rPr>
              <w:noProof/>
              <w:lang w:val="fr-FR" w:eastAsia="fr-FR"/>
            </w:rPr>
            <w:drawing>
              <wp:inline distT="0" distB="0" distL="0" distR="0" wp14:anchorId="30352FC4" wp14:editId="03762DB3">
                <wp:extent cx="1365885" cy="439420"/>
                <wp:effectExtent l="0" t="0" r="5715" b="0"/>
                <wp:docPr id="3" name="Image 3" descr="LOGO-A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AE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65885" cy="439420"/>
                        </a:xfrm>
                        <a:prstGeom prst="rect">
                          <a:avLst/>
                        </a:prstGeom>
                        <a:noFill/>
                        <a:ln>
                          <a:noFill/>
                        </a:ln>
                      </pic:spPr>
                    </pic:pic>
                  </a:graphicData>
                </a:graphic>
              </wp:inline>
            </w:drawing>
          </w:r>
        </w:p>
      </w:tc>
      <w:tc>
        <w:tcPr>
          <w:tcW w:w="3259" w:type="dxa"/>
          <w:vAlign w:val="center"/>
        </w:tcPr>
        <w:p w14:paraId="5C19FE29" w14:textId="77777777" w:rsidR="001C49CD" w:rsidRDefault="001C49CD">
          <w:pPr>
            <w:pStyle w:val="Header"/>
            <w:jc w:val="center"/>
          </w:pPr>
          <w:r>
            <w:t xml:space="preserve">- </w:t>
          </w:r>
          <w:r>
            <w:fldChar w:fldCharType="begin"/>
          </w:r>
          <w:r>
            <w:instrText>PAGE</w:instrText>
          </w:r>
          <w:r>
            <w:fldChar w:fldCharType="separate"/>
          </w:r>
          <w:r w:rsidR="00FA6C1E">
            <w:rPr>
              <w:noProof/>
            </w:rPr>
            <w:t>2</w:t>
          </w:r>
          <w:r>
            <w:fldChar w:fldCharType="end"/>
          </w:r>
          <w:r>
            <w:t xml:space="preserve"> -</w:t>
          </w:r>
        </w:p>
      </w:tc>
      <w:tc>
        <w:tcPr>
          <w:tcW w:w="3259" w:type="dxa"/>
          <w:vAlign w:val="center"/>
        </w:tcPr>
        <w:p w14:paraId="6C385D02" w14:textId="77777777" w:rsidR="001C49CD" w:rsidRPr="00446A39" w:rsidRDefault="001C49CD">
          <w:pPr>
            <w:pStyle w:val="Header"/>
            <w:jc w:val="center"/>
            <w:rPr>
              <w:lang w:val="it-IT"/>
            </w:rPr>
          </w:pPr>
          <w:r>
            <w:fldChar w:fldCharType="begin"/>
          </w:r>
          <w:r w:rsidRPr="00446A39">
            <w:rPr>
              <w:lang w:val="it-IT"/>
            </w:rPr>
            <w:instrText xml:space="preserve"> FILENAME  \* MERGEFORMAT </w:instrText>
          </w:r>
          <w:r>
            <w:fldChar w:fldCharType="separate"/>
          </w:r>
          <w:r>
            <w:rPr>
              <w:noProof/>
              <w:lang w:val="it-IT"/>
            </w:rPr>
            <w:t>BFE - SW Module Design Document.docx</w:t>
          </w:r>
          <w:r>
            <w:fldChar w:fldCharType="end"/>
          </w:r>
        </w:p>
      </w:tc>
    </w:tr>
    <w:tr w:rsidR="001C49CD" w14:paraId="0C88B4B7" w14:textId="77777777">
      <w:trPr>
        <w:cantSplit/>
        <w:trHeight w:val="370"/>
      </w:trPr>
      <w:tc>
        <w:tcPr>
          <w:tcW w:w="9777" w:type="dxa"/>
          <w:gridSpan w:val="3"/>
          <w:vAlign w:val="center"/>
        </w:tcPr>
        <w:p w14:paraId="5E235535" w14:textId="77777777" w:rsidR="001C49CD" w:rsidRDefault="001C49CD">
          <w:pPr>
            <w:pStyle w:val="Header"/>
            <w:jc w:val="center"/>
          </w:pPr>
          <w:r>
            <w:rPr>
              <w:smallCaps/>
            </w:rPr>
            <w:t>ECU software : design of</w:t>
          </w:r>
          <w:r>
            <w:t xml:space="preserve"> </w:t>
          </w:r>
          <w:r w:rsidR="00286ADA">
            <w:fldChar w:fldCharType="begin"/>
          </w:r>
          <w:r w:rsidR="00286ADA">
            <w:instrText xml:space="preserve"> SUBJECT  \* MERGEFORMAT </w:instrText>
          </w:r>
          <w:r w:rsidR="00286ADA">
            <w:fldChar w:fldCharType="separate"/>
          </w:r>
          <w:r>
            <w:t>BFE</w:t>
          </w:r>
          <w:r w:rsidR="00286ADA">
            <w:fldChar w:fldCharType="end"/>
          </w:r>
          <w:r>
            <w:t xml:space="preserve"> </w:t>
          </w:r>
          <w:r>
            <w:rPr>
              <w:smallCaps/>
            </w:rPr>
            <w:t>component</w:t>
          </w:r>
        </w:p>
      </w:tc>
    </w:tr>
  </w:tbl>
  <w:p w14:paraId="73897784" w14:textId="77777777" w:rsidR="001C49CD" w:rsidRDefault="001C49CD">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290076"/>
    <w:multiLevelType w:val="hybridMultilevel"/>
    <w:tmpl w:val="D54EBC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7B1532"/>
    <w:multiLevelType w:val="multilevel"/>
    <w:tmpl w:val="DE32CD94"/>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792"/>
        </w:tabs>
        <w:ind w:left="792" w:hanging="432"/>
      </w:pPr>
      <w:rPr>
        <w:rFonts w:hint="default"/>
      </w:rPr>
    </w:lvl>
    <w:lvl w:ilvl="2">
      <w:start w:val="1"/>
      <w:numFmt w:val="decimal"/>
      <w:pStyle w:val="Heading3"/>
      <w:lvlText w:val="%1.%2.%3."/>
      <w:lvlJc w:val="left"/>
      <w:pPr>
        <w:tabs>
          <w:tab w:val="num" w:pos="1440"/>
        </w:tabs>
        <w:ind w:left="1224" w:hanging="504"/>
      </w:pPr>
      <w:rPr>
        <w:rFonts w:hint="default"/>
      </w:rPr>
    </w:lvl>
    <w:lvl w:ilvl="3">
      <w:start w:val="1"/>
      <w:numFmt w:val="decimal"/>
      <w:pStyle w:val="Heading4"/>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15:restartNumberingAfterBreak="0">
    <w:nsid w:val="0A62755F"/>
    <w:multiLevelType w:val="hybridMultilevel"/>
    <w:tmpl w:val="5AAE18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925A7D"/>
    <w:multiLevelType w:val="singleLevel"/>
    <w:tmpl w:val="040C0003"/>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FA42744"/>
    <w:multiLevelType w:val="singleLevel"/>
    <w:tmpl w:val="040C000F"/>
    <w:lvl w:ilvl="0">
      <w:start w:val="1"/>
      <w:numFmt w:val="decimal"/>
      <w:lvlText w:val="%1."/>
      <w:lvlJc w:val="left"/>
      <w:pPr>
        <w:tabs>
          <w:tab w:val="num" w:pos="360"/>
        </w:tabs>
        <w:ind w:left="360" w:hanging="360"/>
      </w:pPr>
    </w:lvl>
  </w:abstractNum>
  <w:abstractNum w:abstractNumId="5" w15:restartNumberingAfterBreak="0">
    <w:nsid w:val="11063957"/>
    <w:multiLevelType w:val="hybridMultilevel"/>
    <w:tmpl w:val="173A5FAC"/>
    <w:lvl w:ilvl="0" w:tplc="040C000F">
      <w:start w:val="1"/>
      <w:numFmt w:val="decimal"/>
      <w:lvlText w:val="%1."/>
      <w:lvlJc w:val="left"/>
      <w:pPr>
        <w:tabs>
          <w:tab w:val="num" w:pos="780"/>
        </w:tabs>
        <w:ind w:left="780" w:hanging="360"/>
      </w:pPr>
      <w:rPr>
        <w:rFonts w:hint="default"/>
      </w:rPr>
    </w:lvl>
    <w:lvl w:ilvl="1" w:tplc="040C0003">
      <w:start w:val="1"/>
      <w:numFmt w:val="bullet"/>
      <w:lvlText w:val="o"/>
      <w:lvlJc w:val="left"/>
      <w:pPr>
        <w:tabs>
          <w:tab w:val="num" w:pos="1500"/>
        </w:tabs>
        <w:ind w:left="1500" w:hanging="360"/>
      </w:pPr>
      <w:rPr>
        <w:rFonts w:ascii="Courier New" w:hAnsi="Courier New" w:cs="Courier New" w:hint="default"/>
      </w:rPr>
    </w:lvl>
    <w:lvl w:ilvl="2" w:tplc="040C0005" w:tentative="1">
      <w:start w:val="1"/>
      <w:numFmt w:val="bullet"/>
      <w:lvlText w:val=""/>
      <w:lvlJc w:val="left"/>
      <w:pPr>
        <w:tabs>
          <w:tab w:val="num" w:pos="2220"/>
        </w:tabs>
        <w:ind w:left="2220" w:hanging="360"/>
      </w:pPr>
      <w:rPr>
        <w:rFonts w:ascii="Wingdings" w:hAnsi="Wingdings" w:hint="default"/>
      </w:rPr>
    </w:lvl>
    <w:lvl w:ilvl="3" w:tplc="040C0001" w:tentative="1">
      <w:start w:val="1"/>
      <w:numFmt w:val="bullet"/>
      <w:lvlText w:val=""/>
      <w:lvlJc w:val="left"/>
      <w:pPr>
        <w:tabs>
          <w:tab w:val="num" w:pos="2940"/>
        </w:tabs>
        <w:ind w:left="2940" w:hanging="360"/>
      </w:pPr>
      <w:rPr>
        <w:rFonts w:ascii="Symbol" w:hAnsi="Symbol" w:hint="default"/>
      </w:rPr>
    </w:lvl>
    <w:lvl w:ilvl="4" w:tplc="040C0003" w:tentative="1">
      <w:start w:val="1"/>
      <w:numFmt w:val="bullet"/>
      <w:lvlText w:val="o"/>
      <w:lvlJc w:val="left"/>
      <w:pPr>
        <w:tabs>
          <w:tab w:val="num" w:pos="3660"/>
        </w:tabs>
        <w:ind w:left="3660" w:hanging="360"/>
      </w:pPr>
      <w:rPr>
        <w:rFonts w:ascii="Courier New" w:hAnsi="Courier New" w:cs="Courier New" w:hint="default"/>
      </w:rPr>
    </w:lvl>
    <w:lvl w:ilvl="5" w:tplc="040C0005" w:tentative="1">
      <w:start w:val="1"/>
      <w:numFmt w:val="bullet"/>
      <w:lvlText w:val=""/>
      <w:lvlJc w:val="left"/>
      <w:pPr>
        <w:tabs>
          <w:tab w:val="num" w:pos="4380"/>
        </w:tabs>
        <w:ind w:left="4380" w:hanging="360"/>
      </w:pPr>
      <w:rPr>
        <w:rFonts w:ascii="Wingdings" w:hAnsi="Wingdings" w:hint="default"/>
      </w:rPr>
    </w:lvl>
    <w:lvl w:ilvl="6" w:tplc="040C0001" w:tentative="1">
      <w:start w:val="1"/>
      <w:numFmt w:val="bullet"/>
      <w:lvlText w:val=""/>
      <w:lvlJc w:val="left"/>
      <w:pPr>
        <w:tabs>
          <w:tab w:val="num" w:pos="5100"/>
        </w:tabs>
        <w:ind w:left="5100" w:hanging="360"/>
      </w:pPr>
      <w:rPr>
        <w:rFonts w:ascii="Symbol" w:hAnsi="Symbol" w:hint="default"/>
      </w:rPr>
    </w:lvl>
    <w:lvl w:ilvl="7" w:tplc="040C0003" w:tentative="1">
      <w:start w:val="1"/>
      <w:numFmt w:val="bullet"/>
      <w:lvlText w:val="o"/>
      <w:lvlJc w:val="left"/>
      <w:pPr>
        <w:tabs>
          <w:tab w:val="num" w:pos="5820"/>
        </w:tabs>
        <w:ind w:left="5820" w:hanging="360"/>
      </w:pPr>
      <w:rPr>
        <w:rFonts w:ascii="Courier New" w:hAnsi="Courier New" w:cs="Courier New" w:hint="default"/>
      </w:rPr>
    </w:lvl>
    <w:lvl w:ilvl="8" w:tplc="040C0005" w:tentative="1">
      <w:start w:val="1"/>
      <w:numFmt w:val="bullet"/>
      <w:lvlText w:val=""/>
      <w:lvlJc w:val="left"/>
      <w:pPr>
        <w:tabs>
          <w:tab w:val="num" w:pos="6540"/>
        </w:tabs>
        <w:ind w:left="6540" w:hanging="360"/>
      </w:pPr>
      <w:rPr>
        <w:rFonts w:ascii="Wingdings" w:hAnsi="Wingdings" w:hint="default"/>
      </w:rPr>
    </w:lvl>
  </w:abstractNum>
  <w:abstractNum w:abstractNumId="6" w15:restartNumberingAfterBreak="0">
    <w:nsid w:val="113B3EAB"/>
    <w:multiLevelType w:val="singleLevel"/>
    <w:tmpl w:val="136685D8"/>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1A920E75"/>
    <w:multiLevelType w:val="hybridMultilevel"/>
    <w:tmpl w:val="91C831B8"/>
    <w:lvl w:ilvl="0" w:tplc="040C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8" w15:restartNumberingAfterBreak="0">
    <w:nsid w:val="20423922"/>
    <w:multiLevelType w:val="multilevel"/>
    <w:tmpl w:val="70C8380C"/>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9" w15:restartNumberingAfterBreak="0">
    <w:nsid w:val="20771D47"/>
    <w:multiLevelType w:val="hybridMultilevel"/>
    <w:tmpl w:val="46FC9B14"/>
    <w:lvl w:ilvl="0" w:tplc="046AA9EC">
      <w:start w:val="1"/>
      <w:numFmt w:val="bullet"/>
      <w:lvlText w:val=""/>
      <w:lvlJc w:val="left"/>
      <w:pPr>
        <w:ind w:left="1140" w:hanging="360"/>
      </w:pPr>
      <w:rPr>
        <w:rFonts w:ascii="Wingdings" w:eastAsia="Times New Roman" w:hAnsi="Wingdings"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0" w15:restartNumberingAfterBreak="0">
    <w:nsid w:val="21073938"/>
    <w:multiLevelType w:val="singleLevel"/>
    <w:tmpl w:val="B3DA2ECC"/>
    <w:lvl w:ilvl="0">
      <w:numFmt w:val="bullet"/>
      <w:lvlText w:val="-"/>
      <w:lvlJc w:val="left"/>
      <w:pPr>
        <w:tabs>
          <w:tab w:val="num" w:pos="1068"/>
        </w:tabs>
        <w:ind w:left="1068" w:hanging="360"/>
      </w:pPr>
      <w:rPr>
        <w:rFonts w:ascii="Times New Roman" w:hAnsi="Times New Roman" w:hint="default"/>
      </w:rPr>
    </w:lvl>
  </w:abstractNum>
  <w:abstractNum w:abstractNumId="11" w15:restartNumberingAfterBreak="0">
    <w:nsid w:val="24405E86"/>
    <w:multiLevelType w:val="multilevel"/>
    <w:tmpl w:val="62665EF4"/>
    <w:numStyleLink w:val="StyleAvecpuces"/>
  </w:abstractNum>
  <w:abstractNum w:abstractNumId="12" w15:restartNumberingAfterBreak="0">
    <w:nsid w:val="2D7348CA"/>
    <w:multiLevelType w:val="hybridMultilevel"/>
    <w:tmpl w:val="0E2E3CB0"/>
    <w:lvl w:ilvl="0" w:tplc="04090001">
      <w:start w:val="1"/>
      <w:numFmt w:val="bullet"/>
      <w:lvlText w:val=""/>
      <w:lvlJc w:val="left"/>
      <w:pPr>
        <w:ind w:left="502"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2F7433D7"/>
    <w:multiLevelType w:val="singleLevel"/>
    <w:tmpl w:val="040C0003"/>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32F50B9E"/>
    <w:multiLevelType w:val="singleLevel"/>
    <w:tmpl w:val="040C0003"/>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33AB5D50"/>
    <w:multiLevelType w:val="hybridMultilevel"/>
    <w:tmpl w:val="3DFE9E6A"/>
    <w:lvl w:ilvl="0" w:tplc="87CE5062">
      <w:numFmt w:val="bullet"/>
      <w:lvlText w:val="-"/>
      <w:lvlJc w:val="left"/>
      <w:pPr>
        <w:ind w:left="1848" w:hanging="360"/>
      </w:pPr>
      <w:rPr>
        <w:rFonts w:ascii="Arial" w:eastAsia="Times New Roman" w:hAnsi="Arial" w:cs="Aria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6" w15:restartNumberingAfterBreak="0">
    <w:nsid w:val="3A4F34F2"/>
    <w:multiLevelType w:val="hybridMultilevel"/>
    <w:tmpl w:val="E27C4C62"/>
    <w:lvl w:ilvl="0" w:tplc="040C000F">
      <w:start w:val="1"/>
      <w:numFmt w:val="decimal"/>
      <w:lvlText w:val="%1."/>
      <w:lvlJc w:val="left"/>
      <w:pPr>
        <w:tabs>
          <w:tab w:val="num" w:pos="780"/>
        </w:tabs>
        <w:ind w:left="780" w:hanging="360"/>
      </w:pPr>
      <w:rPr>
        <w:rFonts w:hint="default"/>
      </w:rPr>
    </w:lvl>
    <w:lvl w:ilvl="1" w:tplc="040C0003">
      <w:start w:val="1"/>
      <w:numFmt w:val="bullet"/>
      <w:lvlText w:val="o"/>
      <w:lvlJc w:val="left"/>
      <w:pPr>
        <w:tabs>
          <w:tab w:val="num" w:pos="1500"/>
        </w:tabs>
        <w:ind w:left="1500" w:hanging="360"/>
      </w:pPr>
      <w:rPr>
        <w:rFonts w:ascii="Courier New" w:hAnsi="Courier New" w:cs="Courier New" w:hint="default"/>
      </w:rPr>
    </w:lvl>
    <w:lvl w:ilvl="2" w:tplc="040C0005" w:tentative="1">
      <w:start w:val="1"/>
      <w:numFmt w:val="bullet"/>
      <w:lvlText w:val=""/>
      <w:lvlJc w:val="left"/>
      <w:pPr>
        <w:tabs>
          <w:tab w:val="num" w:pos="2220"/>
        </w:tabs>
        <w:ind w:left="2220" w:hanging="360"/>
      </w:pPr>
      <w:rPr>
        <w:rFonts w:ascii="Wingdings" w:hAnsi="Wingdings" w:hint="default"/>
      </w:rPr>
    </w:lvl>
    <w:lvl w:ilvl="3" w:tplc="040C0001" w:tentative="1">
      <w:start w:val="1"/>
      <w:numFmt w:val="bullet"/>
      <w:lvlText w:val=""/>
      <w:lvlJc w:val="left"/>
      <w:pPr>
        <w:tabs>
          <w:tab w:val="num" w:pos="2940"/>
        </w:tabs>
        <w:ind w:left="2940" w:hanging="360"/>
      </w:pPr>
      <w:rPr>
        <w:rFonts w:ascii="Symbol" w:hAnsi="Symbol" w:hint="default"/>
      </w:rPr>
    </w:lvl>
    <w:lvl w:ilvl="4" w:tplc="040C0003" w:tentative="1">
      <w:start w:val="1"/>
      <w:numFmt w:val="bullet"/>
      <w:lvlText w:val="o"/>
      <w:lvlJc w:val="left"/>
      <w:pPr>
        <w:tabs>
          <w:tab w:val="num" w:pos="3660"/>
        </w:tabs>
        <w:ind w:left="3660" w:hanging="360"/>
      </w:pPr>
      <w:rPr>
        <w:rFonts w:ascii="Courier New" w:hAnsi="Courier New" w:cs="Courier New" w:hint="default"/>
      </w:rPr>
    </w:lvl>
    <w:lvl w:ilvl="5" w:tplc="040C0005" w:tentative="1">
      <w:start w:val="1"/>
      <w:numFmt w:val="bullet"/>
      <w:lvlText w:val=""/>
      <w:lvlJc w:val="left"/>
      <w:pPr>
        <w:tabs>
          <w:tab w:val="num" w:pos="4380"/>
        </w:tabs>
        <w:ind w:left="4380" w:hanging="360"/>
      </w:pPr>
      <w:rPr>
        <w:rFonts w:ascii="Wingdings" w:hAnsi="Wingdings" w:hint="default"/>
      </w:rPr>
    </w:lvl>
    <w:lvl w:ilvl="6" w:tplc="040C0001" w:tentative="1">
      <w:start w:val="1"/>
      <w:numFmt w:val="bullet"/>
      <w:lvlText w:val=""/>
      <w:lvlJc w:val="left"/>
      <w:pPr>
        <w:tabs>
          <w:tab w:val="num" w:pos="5100"/>
        </w:tabs>
        <w:ind w:left="5100" w:hanging="360"/>
      </w:pPr>
      <w:rPr>
        <w:rFonts w:ascii="Symbol" w:hAnsi="Symbol" w:hint="default"/>
      </w:rPr>
    </w:lvl>
    <w:lvl w:ilvl="7" w:tplc="040C0003" w:tentative="1">
      <w:start w:val="1"/>
      <w:numFmt w:val="bullet"/>
      <w:lvlText w:val="o"/>
      <w:lvlJc w:val="left"/>
      <w:pPr>
        <w:tabs>
          <w:tab w:val="num" w:pos="5820"/>
        </w:tabs>
        <w:ind w:left="5820" w:hanging="360"/>
      </w:pPr>
      <w:rPr>
        <w:rFonts w:ascii="Courier New" w:hAnsi="Courier New" w:cs="Courier New" w:hint="default"/>
      </w:rPr>
    </w:lvl>
    <w:lvl w:ilvl="8" w:tplc="040C0005" w:tentative="1">
      <w:start w:val="1"/>
      <w:numFmt w:val="bullet"/>
      <w:lvlText w:val=""/>
      <w:lvlJc w:val="left"/>
      <w:pPr>
        <w:tabs>
          <w:tab w:val="num" w:pos="6540"/>
        </w:tabs>
        <w:ind w:left="6540" w:hanging="360"/>
      </w:pPr>
      <w:rPr>
        <w:rFonts w:ascii="Wingdings" w:hAnsi="Wingdings" w:hint="default"/>
      </w:rPr>
    </w:lvl>
  </w:abstractNum>
  <w:abstractNum w:abstractNumId="17" w15:restartNumberingAfterBreak="0">
    <w:nsid w:val="3A687091"/>
    <w:multiLevelType w:val="singleLevel"/>
    <w:tmpl w:val="040C000B"/>
    <w:lvl w:ilvl="0">
      <w:start w:val="1"/>
      <w:numFmt w:val="bullet"/>
      <w:lvlText w:val=""/>
      <w:lvlJc w:val="left"/>
      <w:pPr>
        <w:tabs>
          <w:tab w:val="num" w:pos="360"/>
        </w:tabs>
        <w:ind w:left="360" w:hanging="360"/>
      </w:pPr>
      <w:rPr>
        <w:rFonts w:ascii="Wingdings" w:hAnsi="Wingdings" w:hint="default"/>
      </w:rPr>
    </w:lvl>
  </w:abstractNum>
  <w:abstractNum w:abstractNumId="18" w15:restartNumberingAfterBreak="0">
    <w:nsid w:val="3C6D6939"/>
    <w:multiLevelType w:val="hybridMultilevel"/>
    <w:tmpl w:val="19621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F84022"/>
    <w:multiLevelType w:val="singleLevel"/>
    <w:tmpl w:val="040C000B"/>
    <w:lvl w:ilvl="0">
      <w:start w:val="1"/>
      <w:numFmt w:val="bullet"/>
      <w:lvlText w:val=""/>
      <w:lvlJc w:val="left"/>
      <w:pPr>
        <w:tabs>
          <w:tab w:val="num" w:pos="360"/>
        </w:tabs>
        <w:ind w:left="360" w:hanging="360"/>
      </w:pPr>
      <w:rPr>
        <w:rFonts w:ascii="Wingdings" w:hAnsi="Wingdings" w:hint="default"/>
      </w:rPr>
    </w:lvl>
  </w:abstractNum>
  <w:abstractNum w:abstractNumId="20" w15:restartNumberingAfterBreak="0">
    <w:nsid w:val="4B7F7C4A"/>
    <w:multiLevelType w:val="hybridMultilevel"/>
    <w:tmpl w:val="A9281292"/>
    <w:lvl w:ilvl="0" w:tplc="312A89E6">
      <w:start w:val="1"/>
      <w:numFmt w:val="bullet"/>
      <w:lvlText w:val=""/>
      <w:lvlJc w:val="left"/>
      <w:pPr>
        <w:ind w:left="1500" w:hanging="360"/>
      </w:pPr>
      <w:rPr>
        <w:rFonts w:ascii="Wingdings" w:eastAsia="Times New Roman" w:hAnsi="Wingdings" w:cs="Times New Roman"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1" w15:restartNumberingAfterBreak="0">
    <w:nsid w:val="4F205285"/>
    <w:multiLevelType w:val="hybridMultilevel"/>
    <w:tmpl w:val="F5B02904"/>
    <w:lvl w:ilvl="0" w:tplc="040C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2" w15:restartNumberingAfterBreak="0">
    <w:nsid w:val="52415E55"/>
    <w:multiLevelType w:val="hybridMultilevel"/>
    <w:tmpl w:val="84008C72"/>
    <w:lvl w:ilvl="0" w:tplc="040C0003">
      <w:start w:val="1"/>
      <w:numFmt w:val="bullet"/>
      <w:lvlText w:val=""/>
      <w:lvlJc w:val="left"/>
      <w:pPr>
        <w:tabs>
          <w:tab w:val="num" w:pos="780"/>
        </w:tabs>
        <w:ind w:left="780" w:hanging="360"/>
      </w:pPr>
      <w:rPr>
        <w:rFonts w:ascii="Symbol" w:hAnsi="Symbol" w:hint="default"/>
      </w:rPr>
    </w:lvl>
    <w:lvl w:ilvl="1" w:tplc="040C0003">
      <w:start w:val="1"/>
      <w:numFmt w:val="bullet"/>
      <w:lvlText w:val="o"/>
      <w:lvlJc w:val="left"/>
      <w:pPr>
        <w:tabs>
          <w:tab w:val="num" w:pos="1500"/>
        </w:tabs>
        <w:ind w:left="1500" w:hanging="360"/>
      </w:pPr>
      <w:rPr>
        <w:rFonts w:ascii="Courier New" w:hAnsi="Courier New" w:cs="Courier New" w:hint="default"/>
      </w:rPr>
    </w:lvl>
    <w:lvl w:ilvl="2" w:tplc="040C0005">
      <w:start w:val="1"/>
      <w:numFmt w:val="bullet"/>
      <w:lvlText w:val=""/>
      <w:lvlJc w:val="left"/>
      <w:pPr>
        <w:tabs>
          <w:tab w:val="num" w:pos="2220"/>
        </w:tabs>
        <w:ind w:left="2220" w:hanging="360"/>
      </w:pPr>
      <w:rPr>
        <w:rFonts w:ascii="Wingdings" w:hAnsi="Wingdings" w:hint="default"/>
      </w:rPr>
    </w:lvl>
    <w:lvl w:ilvl="3" w:tplc="040C0001" w:tentative="1">
      <w:start w:val="1"/>
      <w:numFmt w:val="bullet"/>
      <w:lvlText w:val=""/>
      <w:lvlJc w:val="left"/>
      <w:pPr>
        <w:tabs>
          <w:tab w:val="num" w:pos="2940"/>
        </w:tabs>
        <w:ind w:left="2940" w:hanging="360"/>
      </w:pPr>
      <w:rPr>
        <w:rFonts w:ascii="Symbol" w:hAnsi="Symbol" w:hint="default"/>
      </w:rPr>
    </w:lvl>
    <w:lvl w:ilvl="4" w:tplc="040C0003" w:tentative="1">
      <w:start w:val="1"/>
      <w:numFmt w:val="bullet"/>
      <w:lvlText w:val="o"/>
      <w:lvlJc w:val="left"/>
      <w:pPr>
        <w:tabs>
          <w:tab w:val="num" w:pos="3660"/>
        </w:tabs>
        <w:ind w:left="3660" w:hanging="360"/>
      </w:pPr>
      <w:rPr>
        <w:rFonts w:ascii="Courier New" w:hAnsi="Courier New" w:cs="Courier New" w:hint="default"/>
      </w:rPr>
    </w:lvl>
    <w:lvl w:ilvl="5" w:tplc="040C0005" w:tentative="1">
      <w:start w:val="1"/>
      <w:numFmt w:val="bullet"/>
      <w:lvlText w:val=""/>
      <w:lvlJc w:val="left"/>
      <w:pPr>
        <w:tabs>
          <w:tab w:val="num" w:pos="4380"/>
        </w:tabs>
        <w:ind w:left="4380" w:hanging="360"/>
      </w:pPr>
      <w:rPr>
        <w:rFonts w:ascii="Wingdings" w:hAnsi="Wingdings" w:hint="default"/>
      </w:rPr>
    </w:lvl>
    <w:lvl w:ilvl="6" w:tplc="040C0001" w:tentative="1">
      <w:start w:val="1"/>
      <w:numFmt w:val="bullet"/>
      <w:lvlText w:val=""/>
      <w:lvlJc w:val="left"/>
      <w:pPr>
        <w:tabs>
          <w:tab w:val="num" w:pos="5100"/>
        </w:tabs>
        <w:ind w:left="5100" w:hanging="360"/>
      </w:pPr>
      <w:rPr>
        <w:rFonts w:ascii="Symbol" w:hAnsi="Symbol" w:hint="default"/>
      </w:rPr>
    </w:lvl>
    <w:lvl w:ilvl="7" w:tplc="040C0003" w:tentative="1">
      <w:start w:val="1"/>
      <w:numFmt w:val="bullet"/>
      <w:lvlText w:val="o"/>
      <w:lvlJc w:val="left"/>
      <w:pPr>
        <w:tabs>
          <w:tab w:val="num" w:pos="5820"/>
        </w:tabs>
        <w:ind w:left="5820" w:hanging="360"/>
      </w:pPr>
      <w:rPr>
        <w:rFonts w:ascii="Courier New" w:hAnsi="Courier New" w:cs="Courier New" w:hint="default"/>
      </w:rPr>
    </w:lvl>
    <w:lvl w:ilvl="8" w:tplc="040C0005" w:tentative="1">
      <w:start w:val="1"/>
      <w:numFmt w:val="bullet"/>
      <w:lvlText w:val=""/>
      <w:lvlJc w:val="left"/>
      <w:pPr>
        <w:tabs>
          <w:tab w:val="num" w:pos="6540"/>
        </w:tabs>
        <w:ind w:left="6540" w:hanging="360"/>
      </w:pPr>
      <w:rPr>
        <w:rFonts w:ascii="Wingdings" w:hAnsi="Wingdings" w:hint="default"/>
      </w:rPr>
    </w:lvl>
  </w:abstractNum>
  <w:abstractNum w:abstractNumId="23" w15:restartNumberingAfterBreak="0">
    <w:nsid w:val="54BB4EC6"/>
    <w:multiLevelType w:val="hybridMultilevel"/>
    <w:tmpl w:val="83F83784"/>
    <w:lvl w:ilvl="0" w:tplc="0BC86DD2">
      <w:start w:val="10"/>
      <w:numFmt w:val="bullet"/>
      <w:lvlText w:val=""/>
      <w:lvlJc w:val="left"/>
      <w:pPr>
        <w:ind w:left="1065" w:hanging="360"/>
      </w:pPr>
      <w:rPr>
        <w:rFonts w:ascii="Wingdings" w:eastAsia="Times New Roman" w:hAnsi="Wingdings" w:cs="Times New Roman" w:hint="default"/>
      </w:rPr>
    </w:lvl>
    <w:lvl w:ilvl="1" w:tplc="04090003">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24" w15:restartNumberingAfterBreak="0">
    <w:nsid w:val="62342712"/>
    <w:multiLevelType w:val="hybridMultilevel"/>
    <w:tmpl w:val="23D2772A"/>
    <w:lvl w:ilvl="0" w:tplc="8C2ACDD6">
      <w:numFmt w:val="bullet"/>
      <w:lvlText w:val="-"/>
      <w:lvlJc w:val="left"/>
      <w:pPr>
        <w:ind w:left="720" w:hanging="360"/>
      </w:pPr>
      <w:rPr>
        <w:rFonts w:ascii="Arial" w:eastAsia="Times New Roman"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6D83DB5"/>
    <w:multiLevelType w:val="hybridMultilevel"/>
    <w:tmpl w:val="2A72D2E4"/>
    <w:lvl w:ilvl="0" w:tplc="87CE5062">
      <w:numFmt w:val="bullet"/>
      <w:lvlText w:val="-"/>
      <w:lvlJc w:val="left"/>
      <w:pPr>
        <w:ind w:left="1140" w:hanging="360"/>
      </w:pPr>
      <w:rPr>
        <w:rFonts w:ascii="Arial" w:eastAsia="Times New Roman" w:hAnsi="Arial" w:cs="Aria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6" w15:restartNumberingAfterBreak="0">
    <w:nsid w:val="69163C05"/>
    <w:multiLevelType w:val="hybridMultilevel"/>
    <w:tmpl w:val="96CEECA8"/>
    <w:lvl w:ilvl="0" w:tplc="040C000F">
      <w:start w:val="1"/>
      <w:numFmt w:val="decimal"/>
      <w:lvlText w:val="%1."/>
      <w:lvlJc w:val="left"/>
      <w:pPr>
        <w:tabs>
          <w:tab w:val="num" w:pos="780"/>
        </w:tabs>
        <w:ind w:left="780" w:hanging="360"/>
      </w:pPr>
      <w:rPr>
        <w:rFonts w:hint="default"/>
      </w:rPr>
    </w:lvl>
    <w:lvl w:ilvl="1" w:tplc="040C0003">
      <w:start w:val="1"/>
      <w:numFmt w:val="bullet"/>
      <w:lvlText w:val="o"/>
      <w:lvlJc w:val="left"/>
      <w:pPr>
        <w:tabs>
          <w:tab w:val="num" w:pos="1500"/>
        </w:tabs>
        <w:ind w:left="1500" w:hanging="360"/>
      </w:pPr>
      <w:rPr>
        <w:rFonts w:ascii="Courier New" w:hAnsi="Courier New" w:cs="Courier New" w:hint="default"/>
      </w:rPr>
    </w:lvl>
    <w:lvl w:ilvl="2" w:tplc="040C0005" w:tentative="1">
      <w:start w:val="1"/>
      <w:numFmt w:val="bullet"/>
      <w:lvlText w:val=""/>
      <w:lvlJc w:val="left"/>
      <w:pPr>
        <w:tabs>
          <w:tab w:val="num" w:pos="2220"/>
        </w:tabs>
        <w:ind w:left="2220" w:hanging="360"/>
      </w:pPr>
      <w:rPr>
        <w:rFonts w:ascii="Wingdings" w:hAnsi="Wingdings" w:hint="default"/>
      </w:rPr>
    </w:lvl>
    <w:lvl w:ilvl="3" w:tplc="040C0001" w:tentative="1">
      <w:start w:val="1"/>
      <w:numFmt w:val="bullet"/>
      <w:lvlText w:val=""/>
      <w:lvlJc w:val="left"/>
      <w:pPr>
        <w:tabs>
          <w:tab w:val="num" w:pos="2940"/>
        </w:tabs>
        <w:ind w:left="2940" w:hanging="360"/>
      </w:pPr>
      <w:rPr>
        <w:rFonts w:ascii="Symbol" w:hAnsi="Symbol" w:hint="default"/>
      </w:rPr>
    </w:lvl>
    <w:lvl w:ilvl="4" w:tplc="040C0003" w:tentative="1">
      <w:start w:val="1"/>
      <w:numFmt w:val="bullet"/>
      <w:lvlText w:val="o"/>
      <w:lvlJc w:val="left"/>
      <w:pPr>
        <w:tabs>
          <w:tab w:val="num" w:pos="3660"/>
        </w:tabs>
        <w:ind w:left="3660" w:hanging="360"/>
      </w:pPr>
      <w:rPr>
        <w:rFonts w:ascii="Courier New" w:hAnsi="Courier New" w:cs="Courier New" w:hint="default"/>
      </w:rPr>
    </w:lvl>
    <w:lvl w:ilvl="5" w:tplc="040C0005" w:tentative="1">
      <w:start w:val="1"/>
      <w:numFmt w:val="bullet"/>
      <w:lvlText w:val=""/>
      <w:lvlJc w:val="left"/>
      <w:pPr>
        <w:tabs>
          <w:tab w:val="num" w:pos="4380"/>
        </w:tabs>
        <w:ind w:left="4380" w:hanging="360"/>
      </w:pPr>
      <w:rPr>
        <w:rFonts w:ascii="Wingdings" w:hAnsi="Wingdings" w:hint="default"/>
      </w:rPr>
    </w:lvl>
    <w:lvl w:ilvl="6" w:tplc="040C0001" w:tentative="1">
      <w:start w:val="1"/>
      <w:numFmt w:val="bullet"/>
      <w:lvlText w:val=""/>
      <w:lvlJc w:val="left"/>
      <w:pPr>
        <w:tabs>
          <w:tab w:val="num" w:pos="5100"/>
        </w:tabs>
        <w:ind w:left="5100" w:hanging="360"/>
      </w:pPr>
      <w:rPr>
        <w:rFonts w:ascii="Symbol" w:hAnsi="Symbol" w:hint="default"/>
      </w:rPr>
    </w:lvl>
    <w:lvl w:ilvl="7" w:tplc="040C0003" w:tentative="1">
      <w:start w:val="1"/>
      <w:numFmt w:val="bullet"/>
      <w:lvlText w:val="o"/>
      <w:lvlJc w:val="left"/>
      <w:pPr>
        <w:tabs>
          <w:tab w:val="num" w:pos="5820"/>
        </w:tabs>
        <w:ind w:left="5820" w:hanging="360"/>
      </w:pPr>
      <w:rPr>
        <w:rFonts w:ascii="Courier New" w:hAnsi="Courier New" w:cs="Courier New" w:hint="default"/>
      </w:rPr>
    </w:lvl>
    <w:lvl w:ilvl="8" w:tplc="040C0005" w:tentative="1">
      <w:start w:val="1"/>
      <w:numFmt w:val="bullet"/>
      <w:lvlText w:val=""/>
      <w:lvlJc w:val="left"/>
      <w:pPr>
        <w:tabs>
          <w:tab w:val="num" w:pos="6540"/>
        </w:tabs>
        <w:ind w:left="6540" w:hanging="360"/>
      </w:pPr>
      <w:rPr>
        <w:rFonts w:ascii="Wingdings" w:hAnsi="Wingdings" w:hint="default"/>
      </w:rPr>
    </w:lvl>
  </w:abstractNum>
  <w:abstractNum w:abstractNumId="27" w15:restartNumberingAfterBreak="0">
    <w:nsid w:val="69942807"/>
    <w:multiLevelType w:val="hybridMultilevel"/>
    <w:tmpl w:val="B970A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4843FB"/>
    <w:multiLevelType w:val="singleLevel"/>
    <w:tmpl w:val="040C000B"/>
    <w:lvl w:ilvl="0">
      <w:start w:val="1"/>
      <w:numFmt w:val="bullet"/>
      <w:lvlText w:val=""/>
      <w:lvlJc w:val="left"/>
      <w:pPr>
        <w:tabs>
          <w:tab w:val="num" w:pos="360"/>
        </w:tabs>
        <w:ind w:left="360" w:hanging="360"/>
      </w:pPr>
      <w:rPr>
        <w:rFonts w:ascii="Wingdings" w:hAnsi="Wingdings" w:hint="default"/>
      </w:rPr>
    </w:lvl>
  </w:abstractNum>
  <w:abstractNum w:abstractNumId="29" w15:restartNumberingAfterBreak="0">
    <w:nsid w:val="73294264"/>
    <w:multiLevelType w:val="singleLevel"/>
    <w:tmpl w:val="040C000F"/>
    <w:lvl w:ilvl="0">
      <w:start w:val="1"/>
      <w:numFmt w:val="decimal"/>
      <w:lvlText w:val="%1."/>
      <w:lvlJc w:val="left"/>
      <w:pPr>
        <w:tabs>
          <w:tab w:val="num" w:pos="360"/>
        </w:tabs>
        <w:ind w:left="360" w:hanging="360"/>
      </w:pPr>
    </w:lvl>
  </w:abstractNum>
  <w:abstractNum w:abstractNumId="30" w15:restartNumberingAfterBreak="0">
    <w:nsid w:val="733331F4"/>
    <w:multiLevelType w:val="hybridMultilevel"/>
    <w:tmpl w:val="3854598A"/>
    <w:lvl w:ilvl="0" w:tplc="040C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3BD5AA7"/>
    <w:multiLevelType w:val="hybridMultilevel"/>
    <w:tmpl w:val="4A6C6F28"/>
    <w:lvl w:ilvl="0" w:tplc="040C0001">
      <w:start w:val="1"/>
      <w:numFmt w:val="bullet"/>
      <w:lvlText w:val=""/>
      <w:lvlJc w:val="left"/>
      <w:pPr>
        <w:tabs>
          <w:tab w:val="num" w:pos="780"/>
        </w:tabs>
        <w:ind w:left="780" w:hanging="360"/>
      </w:pPr>
      <w:rPr>
        <w:rFonts w:ascii="Symbol" w:hAnsi="Symbol" w:hint="default"/>
      </w:rPr>
    </w:lvl>
    <w:lvl w:ilvl="1" w:tplc="040C0003">
      <w:start w:val="1"/>
      <w:numFmt w:val="bullet"/>
      <w:lvlText w:val="o"/>
      <w:lvlJc w:val="left"/>
      <w:pPr>
        <w:tabs>
          <w:tab w:val="num" w:pos="1500"/>
        </w:tabs>
        <w:ind w:left="1500" w:hanging="360"/>
      </w:pPr>
      <w:rPr>
        <w:rFonts w:ascii="Courier New" w:hAnsi="Courier New" w:cs="Courier New" w:hint="default"/>
      </w:rPr>
    </w:lvl>
    <w:lvl w:ilvl="2" w:tplc="040C0005" w:tentative="1">
      <w:start w:val="1"/>
      <w:numFmt w:val="bullet"/>
      <w:lvlText w:val=""/>
      <w:lvlJc w:val="left"/>
      <w:pPr>
        <w:tabs>
          <w:tab w:val="num" w:pos="2220"/>
        </w:tabs>
        <w:ind w:left="2220" w:hanging="360"/>
      </w:pPr>
      <w:rPr>
        <w:rFonts w:ascii="Wingdings" w:hAnsi="Wingdings" w:hint="default"/>
      </w:rPr>
    </w:lvl>
    <w:lvl w:ilvl="3" w:tplc="040C0001" w:tentative="1">
      <w:start w:val="1"/>
      <w:numFmt w:val="bullet"/>
      <w:lvlText w:val=""/>
      <w:lvlJc w:val="left"/>
      <w:pPr>
        <w:tabs>
          <w:tab w:val="num" w:pos="2940"/>
        </w:tabs>
        <w:ind w:left="2940" w:hanging="360"/>
      </w:pPr>
      <w:rPr>
        <w:rFonts w:ascii="Symbol" w:hAnsi="Symbol" w:hint="default"/>
      </w:rPr>
    </w:lvl>
    <w:lvl w:ilvl="4" w:tplc="040C0003" w:tentative="1">
      <w:start w:val="1"/>
      <w:numFmt w:val="bullet"/>
      <w:lvlText w:val="o"/>
      <w:lvlJc w:val="left"/>
      <w:pPr>
        <w:tabs>
          <w:tab w:val="num" w:pos="3660"/>
        </w:tabs>
        <w:ind w:left="3660" w:hanging="360"/>
      </w:pPr>
      <w:rPr>
        <w:rFonts w:ascii="Courier New" w:hAnsi="Courier New" w:cs="Courier New" w:hint="default"/>
      </w:rPr>
    </w:lvl>
    <w:lvl w:ilvl="5" w:tplc="040C0005" w:tentative="1">
      <w:start w:val="1"/>
      <w:numFmt w:val="bullet"/>
      <w:lvlText w:val=""/>
      <w:lvlJc w:val="left"/>
      <w:pPr>
        <w:tabs>
          <w:tab w:val="num" w:pos="4380"/>
        </w:tabs>
        <w:ind w:left="4380" w:hanging="360"/>
      </w:pPr>
      <w:rPr>
        <w:rFonts w:ascii="Wingdings" w:hAnsi="Wingdings" w:hint="default"/>
      </w:rPr>
    </w:lvl>
    <w:lvl w:ilvl="6" w:tplc="040C0001" w:tentative="1">
      <w:start w:val="1"/>
      <w:numFmt w:val="bullet"/>
      <w:lvlText w:val=""/>
      <w:lvlJc w:val="left"/>
      <w:pPr>
        <w:tabs>
          <w:tab w:val="num" w:pos="5100"/>
        </w:tabs>
        <w:ind w:left="5100" w:hanging="360"/>
      </w:pPr>
      <w:rPr>
        <w:rFonts w:ascii="Symbol" w:hAnsi="Symbol" w:hint="default"/>
      </w:rPr>
    </w:lvl>
    <w:lvl w:ilvl="7" w:tplc="040C0003" w:tentative="1">
      <w:start w:val="1"/>
      <w:numFmt w:val="bullet"/>
      <w:lvlText w:val="o"/>
      <w:lvlJc w:val="left"/>
      <w:pPr>
        <w:tabs>
          <w:tab w:val="num" w:pos="5820"/>
        </w:tabs>
        <w:ind w:left="5820" w:hanging="360"/>
      </w:pPr>
      <w:rPr>
        <w:rFonts w:ascii="Courier New" w:hAnsi="Courier New" w:cs="Courier New" w:hint="default"/>
      </w:rPr>
    </w:lvl>
    <w:lvl w:ilvl="8" w:tplc="040C0005" w:tentative="1">
      <w:start w:val="1"/>
      <w:numFmt w:val="bullet"/>
      <w:lvlText w:val=""/>
      <w:lvlJc w:val="left"/>
      <w:pPr>
        <w:tabs>
          <w:tab w:val="num" w:pos="6540"/>
        </w:tabs>
        <w:ind w:left="6540" w:hanging="360"/>
      </w:pPr>
      <w:rPr>
        <w:rFonts w:ascii="Wingdings" w:hAnsi="Wingdings" w:hint="default"/>
      </w:rPr>
    </w:lvl>
  </w:abstractNum>
  <w:abstractNum w:abstractNumId="32" w15:restartNumberingAfterBreak="0">
    <w:nsid w:val="7913120D"/>
    <w:multiLevelType w:val="hybridMultilevel"/>
    <w:tmpl w:val="84EE1D80"/>
    <w:lvl w:ilvl="0" w:tplc="61B03A14">
      <w:start w:val="10"/>
      <w:numFmt w:val="bullet"/>
      <w:lvlText w:val=""/>
      <w:lvlJc w:val="left"/>
      <w:pPr>
        <w:ind w:left="1065" w:hanging="360"/>
      </w:pPr>
      <w:rPr>
        <w:rFonts w:ascii="Wingdings" w:eastAsia="Times New Roman" w:hAnsi="Wingdings" w:cs="Times New Roman" w:hint="default"/>
      </w:rPr>
    </w:lvl>
    <w:lvl w:ilvl="1" w:tplc="04090003">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33" w15:restartNumberingAfterBreak="0">
    <w:nsid w:val="7C9B2389"/>
    <w:multiLevelType w:val="multilevel"/>
    <w:tmpl w:val="62665EF4"/>
    <w:styleLink w:val="StyleAvecpuces"/>
    <w:lvl w:ilvl="0">
      <w:start w:val="1"/>
      <w:numFmt w:val="bullet"/>
      <w:lvlText w:val=""/>
      <w:lvlJc w:val="left"/>
      <w:pPr>
        <w:tabs>
          <w:tab w:val="num" w:pos="360"/>
        </w:tabs>
        <w:ind w:left="360" w:hanging="360"/>
      </w:pPr>
      <w:rPr>
        <w:rFonts w:ascii="Symbol" w:hAnsi="Symbol" w:hint="default"/>
        <w:b/>
        <w:dstrike w:val="0"/>
        <w:vertAlign w:val="baseline"/>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29"/>
  </w:num>
  <w:num w:numId="2">
    <w:abstractNumId w:val="14"/>
  </w:num>
  <w:num w:numId="3">
    <w:abstractNumId w:val="1"/>
  </w:num>
  <w:num w:numId="4">
    <w:abstractNumId w:val="4"/>
  </w:num>
  <w:num w:numId="5">
    <w:abstractNumId w:val="3"/>
  </w:num>
  <w:num w:numId="6">
    <w:abstractNumId w:val="13"/>
  </w:num>
  <w:num w:numId="7">
    <w:abstractNumId w:val="28"/>
  </w:num>
  <w:num w:numId="8">
    <w:abstractNumId w:val="17"/>
  </w:num>
  <w:num w:numId="9">
    <w:abstractNumId w:val="19"/>
  </w:num>
  <w:num w:numId="10">
    <w:abstractNumId w:val="10"/>
  </w:num>
  <w:num w:numId="11">
    <w:abstractNumId w:val="6"/>
  </w:num>
  <w:num w:numId="12">
    <w:abstractNumId w:val="31"/>
  </w:num>
  <w:num w:numId="13">
    <w:abstractNumId w:val="1"/>
  </w:num>
  <w:num w:numId="14">
    <w:abstractNumId w:val="1"/>
  </w:num>
  <w:num w:numId="15">
    <w:abstractNumId w:val="8"/>
  </w:num>
  <w:num w:numId="16">
    <w:abstractNumId w:val="16"/>
  </w:num>
  <w:num w:numId="17">
    <w:abstractNumId w:val="26"/>
  </w:num>
  <w:num w:numId="18">
    <w:abstractNumId w:val="5"/>
  </w:num>
  <w:num w:numId="19">
    <w:abstractNumId w:val="33"/>
  </w:num>
  <w:num w:numId="20">
    <w:abstractNumId w:val="11"/>
  </w:num>
  <w:num w:numId="21">
    <w:abstractNumId w:val="23"/>
  </w:num>
  <w:num w:numId="22">
    <w:abstractNumId w:val="32"/>
  </w:num>
  <w:num w:numId="23">
    <w:abstractNumId w:val="22"/>
  </w:num>
  <w:num w:numId="24">
    <w:abstractNumId w:val="9"/>
  </w:num>
  <w:num w:numId="25">
    <w:abstractNumId w:val="20"/>
  </w:num>
  <w:num w:numId="26">
    <w:abstractNumId w:val="1"/>
  </w:num>
  <w:num w:numId="27">
    <w:abstractNumId w:val="1"/>
  </w:num>
  <w:num w:numId="28">
    <w:abstractNumId w:val="1"/>
  </w:num>
  <w:num w:numId="29">
    <w:abstractNumId w:val="1"/>
  </w:num>
  <w:num w:numId="30">
    <w:abstractNumId w:val="18"/>
  </w:num>
  <w:num w:numId="31">
    <w:abstractNumId w:val="25"/>
  </w:num>
  <w:num w:numId="32">
    <w:abstractNumId w:val="7"/>
  </w:num>
  <w:num w:numId="33">
    <w:abstractNumId w:val="21"/>
  </w:num>
  <w:num w:numId="34">
    <w:abstractNumId w:val="30"/>
  </w:num>
  <w:num w:numId="35">
    <w:abstractNumId w:val="12"/>
  </w:num>
  <w:num w:numId="36">
    <w:abstractNumId w:val="2"/>
  </w:num>
  <w:num w:numId="37">
    <w:abstractNumId w:val="0"/>
  </w:num>
  <w:num w:numId="38">
    <w:abstractNumId w:val="27"/>
  </w:num>
  <w:num w:numId="39">
    <w:abstractNumId w:val="24"/>
  </w:num>
  <w:num w:numId="40">
    <w:abstractNumId w:val="1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abine Flechelle">
    <w15:presenceInfo w15:providerId="AD" w15:userId="S-1-5-21-153239746-1355527590-4199480694-97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GB" w:vendorID="64" w:dllVersion="131078" w:nlCheck="1" w:checkStyle="1"/>
  <w:activeWritingStyle w:appName="MSWord" w:lang="fr-FR" w:vendorID="64" w:dllVersion="131078" w:nlCheck="1" w:checkStyle="1"/>
  <w:activeWritingStyle w:appName="MSWord" w:lang="en-US" w:vendorID="64" w:dllVersion="131078" w:nlCheck="1" w:checkStyle="1"/>
  <w:activeWritingStyle w:appName="MSWord" w:lang="es-ES" w:vendorID="64" w:dllVersion="131078" w:nlCheck="1" w:checkStyle="1"/>
  <w:activeWritingStyle w:appName="MSWord" w:lang="it-IT"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425"/>
  <w:drawingGridHorizontalSpacing w:val="57"/>
  <w:drawingGridVerticalSpacing w:val="57"/>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02A5"/>
    <w:rsid w:val="00000ECC"/>
    <w:rsid w:val="00001555"/>
    <w:rsid w:val="00001B13"/>
    <w:rsid w:val="00002B2D"/>
    <w:rsid w:val="00002CD8"/>
    <w:rsid w:val="00002F5F"/>
    <w:rsid w:val="000109BE"/>
    <w:rsid w:val="0001408C"/>
    <w:rsid w:val="000161C2"/>
    <w:rsid w:val="00016501"/>
    <w:rsid w:val="00016F3E"/>
    <w:rsid w:val="00022A4A"/>
    <w:rsid w:val="000237BC"/>
    <w:rsid w:val="00025EA2"/>
    <w:rsid w:val="00027DB9"/>
    <w:rsid w:val="00032E9A"/>
    <w:rsid w:val="0003416B"/>
    <w:rsid w:val="000369FE"/>
    <w:rsid w:val="000372F4"/>
    <w:rsid w:val="00040146"/>
    <w:rsid w:val="00040209"/>
    <w:rsid w:val="0004176F"/>
    <w:rsid w:val="00041FB7"/>
    <w:rsid w:val="0004233E"/>
    <w:rsid w:val="00042D47"/>
    <w:rsid w:val="00042EBA"/>
    <w:rsid w:val="00054864"/>
    <w:rsid w:val="000577C0"/>
    <w:rsid w:val="0006011E"/>
    <w:rsid w:val="0006069C"/>
    <w:rsid w:val="000635DE"/>
    <w:rsid w:val="00064EA3"/>
    <w:rsid w:val="000711BE"/>
    <w:rsid w:val="0007156C"/>
    <w:rsid w:val="00073199"/>
    <w:rsid w:val="00073466"/>
    <w:rsid w:val="00075518"/>
    <w:rsid w:val="00075718"/>
    <w:rsid w:val="00076C2A"/>
    <w:rsid w:val="00077668"/>
    <w:rsid w:val="000800E9"/>
    <w:rsid w:val="0008149A"/>
    <w:rsid w:val="0008175D"/>
    <w:rsid w:val="000837C2"/>
    <w:rsid w:val="00085D14"/>
    <w:rsid w:val="00086376"/>
    <w:rsid w:val="00090FC3"/>
    <w:rsid w:val="00092366"/>
    <w:rsid w:val="000924A4"/>
    <w:rsid w:val="00095EF3"/>
    <w:rsid w:val="00096183"/>
    <w:rsid w:val="000A3921"/>
    <w:rsid w:val="000A3EB6"/>
    <w:rsid w:val="000A4ECB"/>
    <w:rsid w:val="000A57D7"/>
    <w:rsid w:val="000A5F4C"/>
    <w:rsid w:val="000A6193"/>
    <w:rsid w:val="000A68D3"/>
    <w:rsid w:val="000B6C65"/>
    <w:rsid w:val="000B78FA"/>
    <w:rsid w:val="000B7D00"/>
    <w:rsid w:val="000B7D5A"/>
    <w:rsid w:val="000C0381"/>
    <w:rsid w:val="000C18DD"/>
    <w:rsid w:val="000C3D14"/>
    <w:rsid w:val="000C404E"/>
    <w:rsid w:val="000C6745"/>
    <w:rsid w:val="000C67A9"/>
    <w:rsid w:val="000C7156"/>
    <w:rsid w:val="000C7191"/>
    <w:rsid w:val="000D6DA3"/>
    <w:rsid w:val="000E0475"/>
    <w:rsid w:val="000E171C"/>
    <w:rsid w:val="000E2DC3"/>
    <w:rsid w:val="000E4324"/>
    <w:rsid w:val="000E51CD"/>
    <w:rsid w:val="000E5956"/>
    <w:rsid w:val="000E7024"/>
    <w:rsid w:val="000F0943"/>
    <w:rsid w:val="000F1A5B"/>
    <w:rsid w:val="000F342F"/>
    <w:rsid w:val="000F5B2A"/>
    <w:rsid w:val="000F5FBB"/>
    <w:rsid w:val="000F7591"/>
    <w:rsid w:val="000F7832"/>
    <w:rsid w:val="00102C7D"/>
    <w:rsid w:val="00102D87"/>
    <w:rsid w:val="001032EA"/>
    <w:rsid w:val="00106855"/>
    <w:rsid w:val="001077B1"/>
    <w:rsid w:val="00107816"/>
    <w:rsid w:val="00112687"/>
    <w:rsid w:val="00114B83"/>
    <w:rsid w:val="00114EF1"/>
    <w:rsid w:val="00115957"/>
    <w:rsid w:val="00115D3D"/>
    <w:rsid w:val="00117CEC"/>
    <w:rsid w:val="00117F82"/>
    <w:rsid w:val="00120442"/>
    <w:rsid w:val="0012739F"/>
    <w:rsid w:val="00127649"/>
    <w:rsid w:val="00135936"/>
    <w:rsid w:val="00140D0E"/>
    <w:rsid w:val="00140D63"/>
    <w:rsid w:val="001420BE"/>
    <w:rsid w:val="001503C7"/>
    <w:rsid w:val="001506A8"/>
    <w:rsid w:val="00152818"/>
    <w:rsid w:val="00152F00"/>
    <w:rsid w:val="00155CE8"/>
    <w:rsid w:val="00162460"/>
    <w:rsid w:val="001635C0"/>
    <w:rsid w:val="00166218"/>
    <w:rsid w:val="001711EA"/>
    <w:rsid w:val="00174874"/>
    <w:rsid w:val="00176BEA"/>
    <w:rsid w:val="00181537"/>
    <w:rsid w:val="001819B9"/>
    <w:rsid w:val="00182322"/>
    <w:rsid w:val="00184710"/>
    <w:rsid w:val="00185462"/>
    <w:rsid w:val="00185E6E"/>
    <w:rsid w:val="00190F94"/>
    <w:rsid w:val="00191C51"/>
    <w:rsid w:val="001955EA"/>
    <w:rsid w:val="001A02A5"/>
    <w:rsid w:val="001A0B41"/>
    <w:rsid w:val="001A3D86"/>
    <w:rsid w:val="001A4315"/>
    <w:rsid w:val="001B1AD9"/>
    <w:rsid w:val="001B2D9F"/>
    <w:rsid w:val="001B2E56"/>
    <w:rsid w:val="001B307B"/>
    <w:rsid w:val="001B4E0E"/>
    <w:rsid w:val="001B5A22"/>
    <w:rsid w:val="001B7670"/>
    <w:rsid w:val="001C003E"/>
    <w:rsid w:val="001C2886"/>
    <w:rsid w:val="001C49CD"/>
    <w:rsid w:val="001C524F"/>
    <w:rsid w:val="001C52A3"/>
    <w:rsid w:val="001D3EE1"/>
    <w:rsid w:val="001D716B"/>
    <w:rsid w:val="001D7858"/>
    <w:rsid w:val="001E01F8"/>
    <w:rsid w:val="001E12C1"/>
    <w:rsid w:val="001E30BD"/>
    <w:rsid w:val="001E3BB8"/>
    <w:rsid w:val="001F357A"/>
    <w:rsid w:val="001F4E63"/>
    <w:rsid w:val="001F7EA1"/>
    <w:rsid w:val="00203940"/>
    <w:rsid w:val="00203A24"/>
    <w:rsid w:val="002045E8"/>
    <w:rsid w:val="00204DE5"/>
    <w:rsid w:val="00206FDD"/>
    <w:rsid w:val="00207EBA"/>
    <w:rsid w:val="00213500"/>
    <w:rsid w:val="00214716"/>
    <w:rsid w:val="0022218C"/>
    <w:rsid w:val="0022246B"/>
    <w:rsid w:val="00222E34"/>
    <w:rsid w:val="00225002"/>
    <w:rsid w:val="00225D62"/>
    <w:rsid w:val="00231439"/>
    <w:rsid w:val="00235B6F"/>
    <w:rsid w:val="00236151"/>
    <w:rsid w:val="00236B97"/>
    <w:rsid w:val="00243135"/>
    <w:rsid w:val="00245E9E"/>
    <w:rsid w:val="002529F7"/>
    <w:rsid w:val="00252FF2"/>
    <w:rsid w:val="002542B4"/>
    <w:rsid w:val="00254D09"/>
    <w:rsid w:val="0025788E"/>
    <w:rsid w:val="0026189C"/>
    <w:rsid w:val="002623AB"/>
    <w:rsid w:val="00262777"/>
    <w:rsid w:val="002638B7"/>
    <w:rsid w:val="00263D9B"/>
    <w:rsid w:val="002648F3"/>
    <w:rsid w:val="0027215D"/>
    <w:rsid w:val="00273D98"/>
    <w:rsid w:val="00275D72"/>
    <w:rsid w:val="002808CA"/>
    <w:rsid w:val="002815CE"/>
    <w:rsid w:val="0028276C"/>
    <w:rsid w:val="00285C1D"/>
    <w:rsid w:val="00286ADA"/>
    <w:rsid w:val="00291593"/>
    <w:rsid w:val="00295497"/>
    <w:rsid w:val="002A3B55"/>
    <w:rsid w:val="002A3B9D"/>
    <w:rsid w:val="002A4A99"/>
    <w:rsid w:val="002A4E4A"/>
    <w:rsid w:val="002A6D6E"/>
    <w:rsid w:val="002B7B56"/>
    <w:rsid w:val="002C5B2B"/>
    <w:rsid w:val="002C7ADC"/>
    <w:rsid w:val="002D22D8"/>
    <w:rsid w:val="002D2ED8"/>
    <w:rsid w:val="002D3374"/>
    <w:rsid w:val="002D3427"/>
    <w:rsid w:val="002D5DF0"/>
    <w:rsid w:val="002D605C"/>
    <w:rsid w:val="002D61F7"/>
    <w:rsid w:val="002E0921"/>
    <w:rsid w:val="002E0CFA"/>
    <w:rsid w:val="002E1FBF"/>
    <w:rsid w:val="002E45DF"/>
    <w:rsid w:val="002E511B"/>
    <w:rsid w:val="002F1EA5"/>
    <w:rsid w:val="002F3CB7"/>
    <w:rsid w:val="002F4922"/>
    <w:rsid w:val="00301F79"/>
    <w:rsid w:val="00304BA5"/>
    <w:rsid w:val="003114D7"/>
    <w:rsid w:val="00312E92"/>
    <w:rsid w:val="00312F38"/>
    <w:rsid w:val="003161AB"/>
    <w:rsid w:val="003175DD"/>
    <w:rsid w:val="003203D1"/>
    <w:rsid w:val="00320621"/>
    <w:rsid w:val="00321464"/>
    <w:rsid w:val="00326662"/>
    <w:rsid w:val="00326BA4"/>
    <w:rsid w:val="00330CCA"/>
    <w:rsid w:val="00331564"/>
    <w:rsid w:val="003367A6"/>
    <w:rsid w:val="0034028A"/>
    <w:rsid w:val="00342336"/>
    <w:rsid w:val="003427A0"/>
    <w:rsid w:val="00344C77"/>
    <w:rsid w:val="0034631B"/>
    <w:rsid w:val="0034726C"/>
    <w:rsid w:val="00350BCC"/>
    <w:rsid w:val="003561AF"/>
    <w:rsid w:val="003568A6"/>
    <w:rsid w:val="003616F4"/>
    <w:rsid w:val="00363989"/>
    <w:rsid w:val="003670DC"/>
    <w:rsid w:val="00367D80"/>
    <w:rsid w:val="00367E78"/>
    <w:rsid w:val="00371B42"/>
    <w:rsid w:val="00373663"/>
    <w:rsid w:val="00374404"/>
    <w:rsid w:val="00375C79"/>
    <w:rsid w:val="00375FF5"/>
    <w:rsid w:val="003772B8"/>
    <w:rsid w:val="00382B8D"/>
    <w:rsid w:val="00383151"/>
    <w:rsid w:val="00383251"/>
    <w:rsid w:val="00383734"/>
    <w:rsid w:val="003842C6"/>
    <w:rsid w:val="00384840"/>
    <w:rsid w:val="00387705"/>
    <w:rsid w:val="00391B55"/>
    <w:rsid w:val="0039565B"/>
    <w:rsid w:val="00395FA0"/>
    <w:rsid w:val="003A0B19"/>
    <w:rsid w:val="003A166B"/>
    <w:rsid w:val="003A4D86"/>
    <w:rsid w:val="003A65F8"/>
    <w:rsid w:val="003B050A"/>
    <w:rsid w:val="003B053A"/>
    <w:rsid w:val="003B196C"/>
    <w:rsid w:val="003B2E19"/>
    <w:rsid w:val="003B6032"/>
    <w:rsid w:val="003C0400"/>
    <w:rsid w:val="003C409E"/>
    <w:rsid w:val="003C440F"/>
    <w:rsid w:val="003C4705"/>
    <w:rsid w:val="003D13EF"/>
    <w:rsid w:val="003D1570"/>
    <w:rsid w:val="003D1723"/>
    <w:rsid w:val="003D3E91"/>
    <w:rsid w:val="003D58C0"/>
    <w:rsid w:val="003D6FAB"/>
    <w:rsid w:val="003E02E4"/>
    <w:rsid w:val="003E42A1"/>
    <w:rsid w:val="003E6191"/>
    <w:rsid w:val="003E6365"/>
    <w:rsid w:val="003F11C0"/>
    <w:rsid w:val="003F1C3D"/>
    <w:rsid w:val="003F3DBF"/>
    <w:rsid w:val="003F4E1C"/>
    <w:rsid w:val="003F5996"/>
    <w:rsid w:val="00404034"/>
    <w:rsid w:val="00404563"/>
    <w:rsid w:val="0041095B"/>
    <w:rsid w:val="00410C4C"/>
    <w:rsid w:val="0041157A"/>
    <w:rsid w:val="004125F7"/>
    <w:rsid w:val="0042047A"/>
    <w:rsid w:val="004228EC"/>
    <w:rsid w:val="004232A3"/>
    <w:rsid w:val="0042344F"/>
    <w:rsid w:val="00424848"/>
    <w:rsid w:val="00427533"/>
    <w:rsid w:val="0043041F"/>
    <w:rsid w:val="00430618"/>
    <w:rsid w:val="0043094C"/>
    <w:rsid w:val="00434ED9"/>
    <w:rsid w:val="004354B5"/>
    <w:rsid w:val="0044087E"/>
    <w:rsid w:val="0044112F"/>
    <w:rsid w:val="0044258F"/>
    <w:rsid w:val="00442F15"/>
    <w:rsid w:val="00444F0B"/>
    <w:rsid w:val="00446A39"/>
    <w:rsid w:val="00447D7B"/>
    <w:rsid w:val="004509A0"/>
    <w:rsid w:val="00452FD1"/>
    <w:rsid w:val="004534AE"/>
    <w:rsid w:val="00455F54"/>
    <w:rsid w:val="0045638D"/>
    <w:rsid w:val="004567CA"/>
    <w:rsid w:val="00460559"/>
    <w:rsid w:val="00460F8C"/>
    <w:rsid w:val="00461AC9"/>
    <w:rsid w:val="004638EC"/>
    <w:rsid w:val="0046647B"/>
    <w:rsid w:val="00466C87"/>
    <w:rsid w:val="004719EF"/>
    <w:rsid w:val="00473B33"/>
    <w:rsid w:val="00474913"/>
    <w:rsid w:val="00475A76"/>
    <w:rsid w:val="0047751A"/>
    <w:rsid w:val="00477A5A"/>
    <w:rsid w:val="004825DF"/>
    <w:rsid w:val="0048503D"/>
    <w:rsid w:val="0048716C"/>
    <w:rsid w:val="00487E9B"/>
    <w:rsid w:val="0049101D"/>
    <w:rsid w:val="00491794"/>
    <w:rsid w:val="00492DF6"/>
    <w:rsid w:val="00497666"/>
    <w:rsid w:val="004A426C"/>
    <w:rsid w:val="004B0614"/>
    <w:rsid w:val="004B10B1"/>
    <w:rsid w:val="004B1959"/>
    <w:rsid w:val="004B2306"/>
    <w:rsid w:val="004B3E37"/>
    <w:rsid w:val="004B6EFC"/>
    <w:rsid w:val="004B77CB"/>
    <w:rsid w:val="004B785B"/>
    <w:rsid w:val="004C4A31"/>
    <w:rsid w:val="004C5B48"/>
    <w:rsid w:val="004D128B"/>
    <w:rsid w:val="004D2BA9"/>
    <w:rsid w:val="004D726D"/>
    <w:rsid w:val="004E4EA7"/>
    <w:rsid w:val="004E776A"/>
    <w:rsid w:val="004F3C9D"/>
    <w:rsid w:val="004F514C"/>
    <w:rsid w:val="004F51FD"/>
    <w:rsid w:val="004F52C7"/>
    <w:rsid w:val="004F67E7"/>
    <w:rsid w:val="00501579"/>
    <w:rsid w:val="00502CFD"/>
    <w:rsid w:val="00505042"/>
    <w:rsid w:val="0050576F"/>
    <w:rsid w:val="00506DF4"/>
    <w:rsid w:val="005070D3"/>
    <w:rsid w:val="005073BF"/>
    <w:rsid w:val="005116CB"/>
    <w:rsid w:val="00511BAF"/>
    <w:rsid w:val="0051618F"/>
    <w:rsid w:val="00516C52"/>
    <w:rsid w:val="005218EB"/>
    <w:rsid w:val="00523E66"/>
    <w:rsid w:val="00524377"/>
    <w:rsid w:val="005243F5"/>
    <w:rsid w:val="00531142"/>
    <w:rsid w:val="005316EE"/>
    <w:rsid w:val="00532F18"/>
    <w:rsid w:val="00533EF5"/>
    <w:rsid w:val="005418E8"/>
    <w:rsid w:val="00542256"/>
    <w:rsid w:val="00542344"/>
    <w:rsid w:val="005439F9"/>
    <w:rsid w:val="00544A28"/>
    <w:rsid w:val="00547126"/>
    <w:rsid w:val="00553061"/>
    <w:rsid w:val="005530CB"/>
    <w:rsid w:val="00557B52"/>
    <w:rsid w:val="00560793"/>
    <w:rsid w:val="00560C64"/>
    <w:rsid w:val="00562B22"/>
    <w:rsid w:val="00562E70"/>
    <w:rsid w:val="00570C25"/>
    <w:rsid w:val="00571E5D"/>
    <w:rsid w:val="005746DF"/>
    <w:rsid w:val="0057549B"/>
    <w:rsid w:val="005801B5"/>
    <w:rsid w:val="0058076A"/>
    <w:rsid w:val="005815FE"/>
    <w:rsid w:val="0058293C"/>
    <w:rsid w:val="00586108"/>
    <w:rsid w:val="00586C93"/>
    <w:rsid w:val="00587836"/>
    <w:rsid w:val="00594757"/>
    <w:rsid w:val="00594E1F"/>
    <w:rsid w:val="005978E4"/>
    <w:rsid w:val="00597ECF"/>
    <w:rsid w:val="005A5F0C"/>
    <w:rsid w:val="005A71E8"/>
    <w:rsid w:val="005B003A"/>
    <w:rsid w:val="005B2353"/>
    <w:rsid w:val="005B7384"/>
    <w:rsid w:val="005C11FE"/>
    <w:rsid w:val="005C1EFF"/>
    <w:rsid w:val="005C29C4"/>
    <w:rsid w:val="005C313F"/>
    <w:rsid w:val="005C5A0D"/>
    <w:rsid w:val="005C7DA4"/>
    <w:rsid w:val="005D3B84"/>
    <w:rsid w:val="005D4ACF"/>
    <w:rsid w:val="005E0E17"/>
    <w:rsid w:val="005E61EF"/>
    <w:rsid w:val="005F0379"/>
    <w:rsid w:val="00601C1D"/>
    <w:rsid w:val="00602B8D"/>
    <w:rsid w:val="00602E78"/>
    <w:rsid w:val="00605C57"/>
    <w:rsid w:val="00605EA1"/>
    <w:rsid w:val="00612DBA"/>
    <w:rsid w:val="006200E5"/>
    <w:rsid w:val="00622056"/>
    <w:rsid w:val="006233DF"/>
    <w:rsid w:val="00623882"/>
    <w:rsid w:val="0062413E"/>
    <w:rsid w:val="00627EED"/>
    <w:rsid w:val="006318AF"/>
    <w:rsid w:val="0063622C"/>
    <w:rsid w:val="0064164D"/>
    <w:rsid w:val="006426B6"/>
    <w:rsid w:val="00642F84"/>
    <w:rsid w:val="00646148"/>
    <w:rsid w:val="00647F16"/>
    <w:rsid w:val="00657CCA"/>
    <w:rsid w:val="00661AD6"/>
    <w:rsid w:val="0066277B"/>
    <w:rsid w:val="00662C82"/>
    <w:rsid w:val="00662EAC"/>
    <w:rsid w:val="00664139"/>
    <w:rsid w:val="00664F3B"/>
    <w:rsid w:val="00665356"/>
    <w:rsid w:val="006664DB"/>
    <w:rsid w:val="00666CD7"/>
    <w:rsid w:val="00670469"/>
    <w:rsid w:val="006720B3"/>
    <w:rsid w:val="0068010B"/>
    <w:rsid w:val="00681EDC"/>
    <w:rsid w:val="00683458"/>
    <w:rsid w:val="00684427"/>
    <w:rsid w:val="0068623D"/>
    <w:rsid w:val="00686E3D"/>
    <w:rsid w:val="00687A46"/>
    <w:rsid w:val="0069045A"/>
    <w:rsid w:val="006931BF"/>
    <w:rsid w:val="0069694E"/>
    <w:rsid w:val="00697605"/>
    <w:rsid w:val="006A01CA"/>
    <w:rsid w:val="006A0C1A"/>
    <w:rsid w:val="006A1537"/>
    <w:rsid w:val="006A49A7"/>
    <w:rsid w:val="006A765D"/>
    <w:rsid w:val="006A7CC2"/>
    <w:rsid w:val="006B4217"/>
    <w:rsid w:val="006B59B2"/>
    <w:rsid w:val="006C1716"/>
    <w:rsid w:val="006C2189"/>
    <w:rsid w:val="006C233A"/>
    <w:rsid w:val="006D093D"/>
    <w:rsid w:val="006D0AC9"/>
    <w:rsid w:val="006D1FDD"/>
    <w:rsid w:val="006D2748"/>
    <w:rsid w:val="006D7BD3"/>
    <w:rsid w:val="006E1267"/>
    <w:rsid w:val="006E1CA2"/>
    <w:rsid w:val="006E2C6D"/>
    <w:rsid w:val="006E464B"/>
    <w:rsid w:val="006E4F86"/>
    <w:rsid w:val="006E650A"/>
    <w:rsid w:val="006E6DC2"/>
    <w:rsid w:val="006F0668"/>
    <w:rsid w:val="006F0E44"/>
    <w:rsid w:val="006F0E64"/>
    <w:rsid w:val="006F2589"/>
    <w:rsid w:val="006F44B4"/>
    <w:rsid w:val="006F5D31"/>
    <w:rsid w:val="006F7656"/>
    <w:rsid w:val="00701C67"/>
    <w:rsid w:val="00702B13"/>
    <w:rsid w:val="007051D2"/>
    <w:rsid w:val="0070591E"/>
    <w:rsid w:val="00705C7F"/>
    <w:rsid w:val="00707364"/>
    <w:rsid w:val="00710005"/>
    <w:rsid w:val="00713460"/>
    <w:rsid w:val="00715DC2"/>
    <w:rsid w:val="0072708A"/>
    <w:rsid w:val="007275B1"/>
    <w:rsid w:val="00731DB1"/>
    <w:rsid w:val="00733662"/>
    <w:rsid w:val="00733CC7"/>
    <w:rsid w:val="00733D92"/>
    <w:rsid w:val="00736828"/>
    <w:rsid w:val="007376AD"/>
    <w:rsid w:val="00740A30"/>
    <w:rsid w:val="00740D19"/>
    <w:rsid w:val="00743203"/>
    <w:rsid w:val="007470E9"/>
    <w:rsid w:val="00747CB6"/>
    <w:rsid w:val="00751379"/>
    <w:rsid w:val="00754828"/>
    <w:rsid w:val="00756C5A"/>
    <w:rsid w:val="00762559"/>
    <w:rsid w:val="007657AE"/>
    <w:rsid w:val="00765F23"/>
    <w:rsid w:val="007758BA"/>
    <w:rsid w:val="007845BC"/>
    <w:rsid w:val="0078503E"/>
    <w:rsid w:val="00785337"/>
    <w:rsid w:val="0078649D"/>
    <w:rsid w:val="00791E67"/>
    <w:rsid w:val="00792506"/>
    <w:rsid w:val="0079352E"/>
    <w:rsid w:val="0079741B"/>
    <w:rsid w:val="00797978"/>
    <w:rsid w:val="007A492E"/>
    <w:rsid w:val="007A5E7F"/>
    <w:rsid w:val="007A6C46"/>
    <w:rsid w:val="007B3B37"/>
    <w:rsid w:val="007B5DD1"/>
    <w:rsid w:val="007C1425"/>
    <w:rsid w:val="007C17AD"/>
    <w:rsid w:val="007C196B"/>
    <w:rsid w:val="007C3F45"/>
    <w:rsid w:val="007C435B"/>
    <w:rsid w:val="007C4BC2"/>
    <w:rsid w:val="007C52EE"/>
    <w:rsid w:val="007C77AB"/>
    <w:rsid w:val="007D0C95"/>
    <w:rsid w:val="007D11D7"/>
    <w:rsid w:val="007D206E"/>
    <w:rsid w:val="007D2C70"/>
    <w:rsid w:val="007D6FEF"/>
    <w:rsid w:val="007E0411"/>
    <w:rsid w:val="007E2EF5"/>
    <w:rsid w:val="007E356A"/>
    <w:rsid w:val="007E571C"/>
    <w:rsid w:val="007E73F2"/>
    <w:rsid w:val="007F16DF"/>
    <w:rsid w:val="007F1DC9"/>
    <w:rsid w:val="007F4B13"/>
    <w:rsid w:val="007F510D"/>
    <w:rsid w:val="007F6562"/>
    <w:rsid w:val="007F7916"/>
    <w:rsid w:val="008004AC"/>
    <w:rsid w:val="00802569"/>
    <w:rsid w:val="00804BBB"/>
    <w:rsid w:val="00804D63"/>
    <w:rsid w:val="008102F0"/>
    <w:rsid w:val="0081077F"/>
    <w:rsid w:val="00811A1C"/>
    <w:rsid w:val="008124B7"/>
    <w:rsid w:val="00813BA2"/>
    <w:rsid w:val="00816445"/>
    <w:rsid w:val="0082293F"/>
    <w:rsid w:val="0082760D"/>
    <w:rsid w:val="0083058C"/>
    <w:rsid w:val="00834BB3"/>
    <w:rsid w:val="00835E48"/>
    <w:rsid w:val="00836062"/>
    <w:rsid w:val="00836A08"/>
    <w:rsid w:val="0083759A"/>
    <w:rsid w:val="00840839"/>
    <w:rsid w:val="008415A3"/>
    <w:rsid w:val="00844502"/>
    <w:rsid w:val="00844D7D"/>
    <w:rsid w:val="00847C3A"/>
    <w:rsid w:val="00854BA0"/>
    <w:rsid w:val="0085506A"/>
    <w:rsid w:val="008552A5"/>
    <w:rsid w:val="008552D3"/>
    <w:rsid w:val="00856B7A"/>
    <w:rsid w:val="00860B2A"/>
    <w:rsid w:val="00860B4F"/>
    <w:rsid w:val="00861ABB"/>
    <w:rsid w:val="008622B1"/>
    <w:rsid w:val="00871105"/>
    <w:rsid w:val="00871F8F"/>
    <w:rsid w:val="0087539B"/>
    <w:rsid w:val="0087770A"/>
    <w:rsid w:val="0088060B"/>
    <w:rsid w:val="00880BD9"/>
    <w:rsid w:val="00883FA5"/>
    <w:rsid w:val="00890D5E"/>
    <w:rsid w:val="00891219"/>
    <w:rsid w:val="00891F6B"/>
    <w:rsid w:val="00892F46"/>
    <w:rsid w:val="0089485C"/>
    <w:rsid w:val="00895C50"/>
    <w:rsid w:val="008961B1"/>
    <w:rsid w:val="00896CC3"/>
    <w:rsid w:val="008978B9"/>
    <w:rsid w:val="008A08E1"/>
    <w:rsid w:val="008A4179"/>
    <w:rsid w:val="008A46DD"/>
    <w:rsid w:val="008A4BA0"/>
    <w:rsid w:val="008B2059"/>
    <w:rsid w:val="008B5A53"/>
    <w:rsid w:val="008C20EF"/>
    <w:rsid w:val="008C242D"/>
    <w:rsid w:val="008C2720"/>
    <w:rsid w:val="008C2B5A"/>
    <w:rsid w:val="008C67F5"/>
    <w:rsid w:val="008C7652"/>
    <w:rsid w:val="008C778A"/>
    <w:rsid w:val="008D121E"/>
    <w:rsid w:val="008D470F"/>
    <w:rsid w:val="008D567C"/>
    <w:rsid w:val="008E17E7"/>
    <w:rsid w:val="008E1C7D"/>
    <w:rsid w:val="008E3E5F"/>
    <w:rsid w:val="008E6607"/>
    <w:rsid w:val="008F3233"/>
    <w:rsid w:val="008F3B53"/>
    <w:rsid w:val="008F5804"/>
    <w:rsid w:val="0090302A"/>
    <w:rsid w:val="00903241"/>
    <w:rsid w:val="0090584E"/>
    <w:rsid w:val="009059B3"/>
    <w:rsid w:val="00907BE1"/>
    <w:rsid w:val="00915A0F"/>
    <w:rsid w:val="00923AD2"/>
    <w:rsid w:val="00924F15"/>
    <w:rsid w:val="009310D6"/>
    <w:rsid w:val="00932E4A"/>
    <w:rsid w:val="00934B17"/>
    <w:rsid w:val="00935790"/>
    <w:rsid w:val="00940C01"/>
    <w:rsid w:val="00945109"/>
    <w:rsid w:val="009456F1"/>
    <w:rsid w:val="00945994"/>
    <w:rsid w:val="00951F2C"/>
    <w:rsid w:val="00955E05"/>
    <w:rsid w:val="0096170C"/>
    <w:rsid w:val="00963F04"/>
    <w:rsid w:val="00963F63"/>
    <w:rsid w:val="009658D1"/>
    <w:rsid w:val="00966B4A"/>
    <w:rsid w:val="00967BCF"/>
    <w:rsid w:val="009709BA"/>
    <w:rsid w:val="00972811"/>
    <w:rsid w:val="00972991"/>
    <w:rsid w:val="00976FFB"/>
    <w:rsid w:val="00977DA3"/>
    <w:rsid w:val="00977E5B"/>
    <w:rsid w:val="00981353"/>
    <w:rsid w:val="00981793"/>
    <w:rsid w:val="00981C3B"/>
    <w:rsid w:val="00983D89"/>
    <w:rsid w:val="00992115"/>
    <w:rsid w:val="00993438"/>
    <w:rsid w:val="00996F6E"/>
    <w:rsid w:val="00997EEB"/>
    <w:rsid w:val="009A1501"/>
    <w:rsid w:val="009A2672"/>
    <w:rsid w:val="009A4BF1"/>
    <w:rsid w:val="009A61A1"/>
    <w:rsid w:val="009B2CC8"/>
    <w:rsid w:val="009B2DF0"/>
    <w:rsid w:val="009B5FCF"/>
    <w:rsid w:val="009B7A43"/>
    <w:rsid w:val="009C25CE"/>
    <w:rsid w:val="009C520D"/>
    <w:rsid w:val="009D3C86"/>
    <w:rsid w:val="009D4F19"/>
    <w:rsid w:val="009E056A"/>
    <w:rsid w:val="009E0DD3"/>
    <w:rsid w:val="009E1823"/>
    <w:rsid w:val="009E19C4"/>
    <w:rsid w:val="009E1DB9"/>
    <w:rsid w:val="009E33A3"/>
    <w:rsid w:val="009E5512"/>
    <w:rsid w:val="009E6FCA"/>
    <w:rsid w:val="009F0199"/>
    <w:rsid w:val="00A00602"/>
    <w:rsid w:val="00A02ACC"/>
    <w:rsid w:val="00A054BA"/>
    <w:rsid w:val="00A05685"/>
    <w:rsid w:val="00A10EAB"/>
    <w:rsid w:val="00A12448"/>
    <w:rsid w:val="00A14DE2"/>
    <w:rsid w:val="00A151F4"/>
    <w:rsid w:val="00A16D33"/>
    <w:rsid w:val="00A20F5A"/>
    <w:rsid w:val="00A24AF6"/>
    <w:rsid w:val="00A30316"/>
    <w:rsid w:val="00A377E9"/>
    <w:rsid w:val="00A47268"/>
    <w:rsid w:val="00A5000D"/>
    <w:rsid w:val="00A50AB7"/>
    <w:rsid w:val="00A5307F"/>
    <w:rsid w:val="00A578D2"/>
    <w:rsid w:val="00A60949"/>
    <w:rsid w:val="00A6201C"/>
    <w:rsid w:val="00A628B2"/>
    <w:rsid w:val="00A6374B"/>
    <w:rsid w:val="00A63BD8"/>
    <w:rsid w:val="00A648C6"/>
    <w:rsid w:val="00A650BC"/>
    <w:rsid w:val="00A711C6"/>
    <w:rsid w:val="00A73E8F"/>
    <w:rsid w:val="00A7738C"/>
    <w:rsid w:val="00A80717"/>
    <w:rsid w:val="00A83248"/>
    <w:rsid w:val="00A84939"/>
    <w:rsid w:val="00A861FB"/>
    <w:rsid w:val="00A86ED6"/>
    <w:rsid w:val="00A90A21"/>
    <w:rsid w:val="00A916DA"/>
    <w:rsid w:val="00A92786"/>
    <w:rsid w:val="00A96C02"/>
    <w:rsid w:val="00A9720E"/>
    <w:rsid w:val="00AA098A"/>
    <w:rsid w:val="00AA1997"/>
    <w:rsid w:val="00AA3E22"/>
    <w:rsid w:val="00AB2EC6"/>
    <w:rsid w:val="00AC41B5"/>
    <w:rsid w:val="00AC43E1"/>
    <w:rsid w:val="00AC447F"/>
    <w:rsid w:val="00AC5894"/>
    <w:rsid w:val="00AD20CE"/>
    <w:rsid w:val="00AD2658"/>
    <w:rsid w:val="00AD3C6B"/>
    <w:rsid w:val="00AD7110"/>
    <w:rsid w:val="00AD727C"/>
    <w:rsid w:val="00AE014A"/>
    <w:rsid w:val="00AE769D"/>
    <w:rsid w:val="00AE77F8"/>
    <w:rsid w:val="00AE7C6C"/>
    <w:rsid w:val="00AF050C"/>
    <w:rsid w:val="00AF16D6"/>
    <w:rsid w:val="00AF3597"/>
    <w:rsid w:val="00AF4857"/>
    <w:rsid w:val="00B00150"/>
    <w:rsid w:val="00B00811"/>
    <w:rsid w:val="00B00866"/>
    <w:rsid w:val="00B0280E"/>
    <w:rsid w:val="00B04494"/>
    <w:rsid w:val="00B069C4"/>
    <w:rsid w:val="00B12A9B"/>
    <w:rsid w:val="00B12EC3"/>
    <w:rsid w:val="00B12EDF"/>
    <w:rsid w:val="00B15342"/>
    <w:rsid w:val="00B173FC"/>
    <w:rsid w:val="00B179D7"/>
    <w:rsid w:val="00B21F29"/>
    <w:rsid w:val="00B245A2"/>
    <w:rsid w:val="00B26C6D"/>
    <w:rsid w:val="00B27292"/>
    <w:rsid w:val="00B3074F"/>
    <w:rsid w:val="00B30EB8"/>
    <w:rsid w:val="00B31FDF"/>
    <w:rsid w:val="00B33BA6"/>
    <w:rsid w:val="00B347F8"/>
    <w:rsid w:val="00B41E5B"/>
    <w:rsid w:val="00B426E0"/>
    <w:rsid w:val="00B42805"/>
    <w:rsid w:val="00B431FF"/>
    <w:rsid w:val="00B529AE"/>
    <w:rsid w:val="00B52C9E"/>
    <w:rsid w:val="00B54090"/>
    <w:rsid w:val="00B54BFF"/>
    <w:rsid w:val="00B5674F"/>
    <w:rsid w:val="00B57F17"/>
    <w:rsid w:val="00B60160"/>
    <w:rsid w:val="00B618ED"/>
    <w:rsid w:val="00B636D5"/>
    <w:rsid w:val="00B63841"/>
    <w:rsid w:val="00B64C5C"/>
    <w:rsid w:val="00B658D7"/>
    <w:rsid w:val="00B700CC"/>
    <w:rsid w:val="00B74AC9"/>
    <w:rsid w:val="00B74DA9"/>
    <w:rsid w:val="00B74ED0"/>
    <w:rsid w:val="00B75EA5"/>
    <w:rsid w:val="00B7625F"/>
    <w:rsid w:val="00B769C3"/>
    <w:rsid w:val="00B77B49"/>
    <w:rsid w:val="00B85446"/>
    <w:rsid w:val="00B8611F"/>
    <w:rsid w:val="00B94CE3"/>
    <w:rsid w:val="00B953F8"/>
    <w:rsid w:val="00B96290"/>
    <w:rsid w:val="00BA35C2"/>
    <w:rsid w:val="00BB2AA2"/>
    <w:rsid w:val="00BB34C0"/>
    <w:rsid w:val="00BB38CB"/>
    <w:rsid w:val="00BB3A77"/>
    <w:rsid w:val="00BB6B42"/>
    <w:rsid w:val="00BB6BDB"/>
    <w:rsid w:val="00BB7767"/>
    <w:rsid w:val="00BC0AED"/>
    <w:rsid w:val="00BC1028"/>
    <w:rsid w:val="00BC2D3C"/>
    <w:rsid w:val="00BC3C6D"/>
    <w:rsid w:val="00BC524F"/>
    <w:rsid w:val="00BC5539"/>
    <w:rsid w:val="00BC5D26"/>
    <w:rsid w:val="00BC7E6F"/>
    <w:rsid w:val="00BD271D"/>
    <w:rsid w:val="00BD4580"/>
    <w:rsid w:val="00BD4A03"/>
    <w:rsid w:val="00BD6B16"/>
    <w:rsid w:val="00BE0DEA"/>
    <w:rsid w:val="00BE4559"/>
    <w:rsid w:val="00BE49B1"/>
    <w:rsid w:val="00BE623C"/>
    <w:rsid w:val="00BE761E"/>
    <w:rsid w:val="00BF218C"/>
    <w:rsid w:val="00BF2563"/>
    <w:rsid w:val="00BF39F1"/>
    <w:rsid w:val="00BF3B5B"/>
    <w:rsid w:val="00BF3E27"/>
    <w:rsid w:val="00BF4753"/>
    <w:rsid w:val="00BF5B49"/>
    <w:rsid w:val="00BF6CE9"/>
    <w:rsid w:val="00BF74BB"/>
    <w:rsid w:val="00C10D0C"/>
    <w:rsid w:val="00C1138F"/>
    <w:rsid w:val="00C12F7D"/>
    <w:rsid w:val="00C13B06"/>
    <w:rsid w:val="00C14FB5"/>
    <w:rsid w:val="00C159F6"/>
    <w:rsid w:val="00C166E0"/>
    <w:rsid w:val="00C20B33"/>
    <w:rsid w:val="00C212D4"/>
    <w:rsid w:val="00C22624"/>
    <w:rsid w:val="00C233D0"/>
    <w:rsid w:val="00C23A4A"/>
    <w:rsid w:val="00C26A2C"/>
    <w:rsid w:val="00C27E21"/>
    <w:rsid w:val="00C31405"/>
    <w:rsid w:val="00C32433"/>
    <w:rsid w:val="00C325DB"/>
    <w:rsid w:val="00C32F97"/>
    <w:rsid w:val="00C34FBE"/>
    <w:rsid w:val="00C41D38"/>
    <w:rsid w:val="00C51030"/>
    <w:rsid w:val="00C54B6F"/>
    <w:rsid w:val="00C55C4C"/>
    <w:rsid w:val="00C55EEE"/>
    <w:rsid w:val="00C607E2"/>
    <w:rsid w:val="00C658A7"/>
    <w:rsid w:val="00C65FC2"/>
    <w:rsid w:val="00C66C11"/>
    <w:rsid w:val="00C70387"/>
    <w:rsid w:val="00C70F80"/>
    <w:rsid w:val="00C72F2C"/>
    <w:rsid w:val="00C81055"/>
    <w:rsid w:val="00C8116F"/>
    <w:rsid w:val="00C817AB"/>
    <w:rsid w:val="00C83B02"/>
    <w:rsid w:val="00C83CE7"/>
    <w:rsid w:val="00C85035"/>
    <w:rsid w:val="00C87FEF"/>
    <w:rsid w:val="00C90691"/>
    <w:rsid w:val="00C92192"/>
    <w:rsid w:val="00C978BB"/>
    <w:rsid w:val="00CA0C70"/>
    <w:rsid w:val="00CA4C16"/>
    <w:rsid w:val="00CA512F"/>
    <w:rsid w:val="00CA6640"/>
    <w:rsid w:val="00CB3E40"/>
    <w:rsid w:val="00CB7790"/>
    <w:rsid w:val="00CB7CA0"/>
    <w:rsid w:val="00CC06B6"/>
    <w:rsid w:val="00CC773A"/>
    <w:rsid w:val="00CC7A9B"/>
    <w:rsid w:val="00CD071B"/>
    <w:rsid w:val="00CD2402"/>
    <w:rsid w:val="00CD2718"/>
    <w:rsid w:val="00CD337E"/>
    <w:rsid w:val="00CD522C"/>
    <w:rsid w:val="00CD58CD"/>
    <w:rsid w:val="00CE2D2A"/>
    <w:rsid w:val="00CF1992"/>
    <w:rsid w:val="00CF1D72"/>
    <w:rsid w:val="00CF23AC"/>
    <w:rsid w:val="00CF4746"/>
    <w:rsid w:val="00CF505E"/>
    <w:rsid w:val="00CF724B"/>
    <w:rsid w:val="00CF75D3"/>
    <w:rsid w:val="00D0058B"/>
    <w:rsid w:val="00D03F9B"/>
    <w:rsid w:val="00D03FC9"/>
    <w:rsid w:val="00D046C8"/>
    <w:rsid w:val="00D046D7"/>
    <w:rsid w:val="00D12C0E"/>
    <w:rsid w:val="00D1368E"/>
    <w:rsid w:val="00D14992"/>
    <w:rsid w:val="00D173D5"/>
    <w:rsid w:val="00D212D7"/>
    <w:rsid w:val="00D217C3"/>
    <w:rsid w:val="00D21AE5"/>
    <w:rsid w:val="00D22C93"/>
    <w:rsid w:val="00D2592F"/>
    <w:rsid w:val="00D26EF8"/>
    <w:rsid w:val="00D319BF"/>
    <w:rsid w:val="00D31FC0"/>
    <w:rsid w:val="00D35148"/>
    <w:rsid w:val="00D37436"/>
    <w:rsid w:val="00D37FC0"/>
    <w:rsid w:val="00D41E1A"/>
    <w:rsid w:val="00D46FC7"/>
    <w:rsid w:val="00D4706A"/>
    <w:rsid w:val="00D47A19"/>
    <w:rsid w:val="00D47E94"/>
    <w:rsid w:val="00D50FA3"/>
    <w:rsid w:val="00D5110E"/>
    <w:rsid w:val="00D51E11"/>
    <w:rsid w:val="00D5338E"/>
    <w:rsid w:val="00D560D7"/>
    <w:rsid w:val="00D574D1"/>
    <w:rsid w:val="00D609C9"/>
    <w:rsid w:val="00D6251C"/>
    <w:rsid w:val="00D64D14"/>
    <w:rsid w:val="00D71F47"/>
    <w:rsid w:val="00D73243"/>
    <w:rsid w:val="00D737C9"/>
    <w:rsid w:val="00D75843"/>
    <w:rsid w:val="00D76133"/>
    <w:rsid w:val="00D80BC0"/>
    <w:rsid w:val="00D82E86"/>
    <w:rsid w:val="00D83588"/>
    <w:rsid w:val="00D85308"/>
    <w:rsid w:val="00D85686"/>
    <w:rsid w:val="00D87089"/>
    <w:rsid w:val="00D874E5"/>
    <w:rsid w:val="00D877AC"/>
    <w:rsid w:val="00D9207A"/>
    <w:rsid w:val="00D9279E"/>
    <w:rsid w:val="00D92DDA"/>
    <w:rsid w:val="00DA076F"/>
    <w:rsid w:val="00DA27D9"/>
    <w:rsid w:val="00DA2959"/>
    <w:rsid w:val="00DA56B0"/>
    <w:rsid w:val="00DB27D6"/>
    <w:rsid w:val="00DB7CD9"/>
    <w:rsid w:val="00DC070D"/>
    <w:rsid w:val="00DC0B29"/>
    <w:rsid w:val="00DC6601"/>
    <w:rsid w:val="00DD1030"/>
    <w:rsid w:val="00DD385C"/>
    <w:rsid w:val="00DD57CB"/>
    <w:rsid w:val="00DD6D16"/>
    <w:rsid w:val="00DD75D0"/>
    <w:rsid w:val="00DE0728"/>
    <w:rsid w:val="00DE139C"/>
    <w:rsid w:val="00DE69CA"/>
    <w:rsid w:val="00DE69E3"/>
    <w:rsid w:val="00DF0380"/>
    <w:rsid w:val="00DF04EF"/>
    <w:rsid w:val="00DF0F85"/>
    <w:rsid w:val="00DF1391"/>
    <w:rsid w:val="00DF36CB"/>
    <w:rsid w:val="00DF5B5C"/>
    <w:rsid w:val="00E04580"/>
    <w:rsid w:val="00E07DB8"/>
    <w:rsid w:val="00E12275"/>
    <w:rsid w:val="00E141E8"/>
    <w:rsid w:val="00E21AC2"/>
    <w:rsid w:val="00E2388E"/>
    <w:rsid w:val="00E24011"/>
    <w:rsid w:val="00E30E1E"/>
    <w:rsid w:val="00E33C99"/>
    <w:rsid w:val="00E36245"/>
    <w:rsid w:val="00E4020B"/>
    <w:rsid w:val="00E40B03"/>
    <w:rsid w:val="00E420E0"/>
    <w:rsid w:val="00E4333D"/>
    <w:rsid w:val="00E4583A"/>
    <w:rsid w:val="00E45A07"/>
    <w:rsid w:val="00E5222C"/>
    <w:rsid w:val="00E560FD"/>
    <w:rsid w:val="00E561DA"/>
    <w:rsid w:val="00E5707D"/>
    <w:rsid w:val="00E6075A"/>
    <w:rsid w:val="00E639D6"/>
    <w:rsid w:val="00E67788"/>
    <w:rsid w:val="00E71E97"/>
    <w:rsid w:val="00E73550"/>
    <w:rsid w:val="00E738D1"/>
    <w:rsid w:val="00E74894"/>
    <w:rsid w:val="00E8220A"/>
    <w:rsid w:val="00E8471C"/>
    <w:rsid w:val="00E85ACC"/>
    <w:rsid w:val="00E86CB1"/>
    <w:rsid w:val="00E9387B"/>
    <w:rsid w:val="00E93F97"/>
    <w:rsid w:val="00E95ACD"/>
    <w:rsid w:val="00E97280"/>
    <w:rsid w:val="00E97F00"/>
    <w:rsid w:val="00E97F56"/>
    <w:rsid w:val="00EA1423"/>
    <w:rsid w:val="00EA31DD"/>
    <w:rsid w:val="00EA3CD2"/>
    <w:rsid w:val="00EA3D05"/>
    <w:rsid w:val="00EA4037"/>
    <w:rsid w:val="00EA48C3"/>
    <w:rsid w:val="00EA70F8"/>
    <w:rsid w:val="00EA7F3F"/>
    <w:rsid w:val="00EB0DD3"/>
    <w:rsid w:val="00EB1942"/>
    <w:rsid w:val="00EB539C"/>
    <w:rsid w:val="00EB5410"/>
    <w:rsid w:val="00EB560B"/>
    <w:rsid w:val="00EC0BA9"/>
    <w:rsid w:val="00EC16AA"/>
    <w:rsid w:val="00EC540E"/>
    <w:rsid w:val="00EC7456"/>
    <w:rsid w:val="00ED37B0"/>
    <w:rsid w:val="00ED4E48"/>
    <w:rsid w:val="00ED763D"/>
    <w:rsid w:val="00EE13F1"/>
    <w:rsid w:val="00EE1DEE"/>
    <w:rsid w:val="00EE32DA"/>
    <w:rsid w:val="00EE3ABA"/>
    <w:rsid w:val="00EE410C"/>
    <w:rsid w:val="00EE43FF"/>
    <w:rsid w:val="00EE4785"/>
    <w:rsid w:val="00EE7A3C"/>
    <w:rsid w:val="00EF08DA"/>
    <w:rsid w:val="00EF0D98"/>
    <w:rsid w:val="00EF0FEA"/>
    <w:rsid w:val="00EF2D5E"/>
    <w:rsid w:val="00EF3AB8"/>
    <w:rsid w:val="00F00A4B"/>
    <w:rsid w:val="00F021FA"/>
    <w:rsid w:val="00F04B07"/>
    <w:rsid w:val="00F0538B"/>
    <w:rsid w:val="00F0737B"/>
    <w:rsid w:val="00F11407"/>
    <w:rsid w:val="00F1266F"/>
    <w:rsid w:val="00F16D57"/>
    <w:rsid w:val="00F22EAF"/>
    <w:rsid w:val="00F231F4"/>
    <w:rsid w:val="00F2541A"/>
    <w:rsid w:val="00F31C24"/>
    <w:rsid w:val="00F41A78"/>
    <w:rsid w:val="00F41CF3"/>
    <w:rsid w:val="00F4231F"/>
    <w:rsid w:val="00F4263A"/>
    <w:rsid w:val="00F4431E"/>
    <w:rsid w:val="00F4531F"/>
    <w:rsid w:val="00F459DE"/>
    <w:rsid w:val="00F57D56"/>
    <w:rsid w:val="00F603A0"/>
    <w:rsid w:val="00F603F7"/>
    <w:rsid w:val="00F60A61"/>
    <w:rsid w:val="00F60D7C"/>
    <w:rsid w:val="00F63FEF"/>
    <w:rsid w:val="00F6491A"/>
    <w:rsid w:val="00F64950"/>
    <w:rsid w:val="00F664F1"/>
    <w:rsid w:val="00F72B2B"/>
    <w:rsid w:val="00F74B39"/>
    <w:rsid w:val="00F76BDB"/>
    <w:rsid w:val="00F835C9"/>
    <w:rsid w:val="00F9079B"/>
    <w:rsid w:val="00F911C1"/>
    <w:rsid w:val="00F921F1"/>
    <w:rsid w:val="00F938CA"/>
    <w:rsid w:val="00F940FC"/>
    <w:rsid w:val="00F9602D"/>
    <w:rsid w:val="00FA009C"/>
    <w:rsid w:val="00FA1812"/>
    <w:rsid w:val="00FA4948"/>
    <w:rsid w:val="00FA5BBE"/>
    <w:rsid w:val="00FA6C1E"/>
    <w:rsid w:val="00FA7235"/>
    <w:rsid w:val="00FB0861"/>
    <w:rsid w:val="00FB33EF"/>
    <w:rsid w:val="00FB40D9"/>
    <w:rsid w:val="00FB73DA"/>
    <w:rsid w:val="00FB7B9E"/>
    <w:rsid w:val="00FC0A38"/>
    <w:rsid w:val="00FC1883"/>
    <w:rsid w:val="00FC307F"/>
    <w:rsid w:val="00FD04EE"/>
    <w:rsid w:val="00FD41FE"/>
    <w:rsid w:val="00FD73BB"/>
    <w:rsid w:val="00FE3654"/>
    <w:rsid w:val="00FE3C43"/>
    <w:rsid w:val="00FE6E88"/>
    <w:rsid w:val="00FF15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BC456F9"/>
  <w15:docId w15:val="{57A924C8-B071-4501-8CE0-3A34A3ACE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470F"/>
    <w:pPr>
      <w:jc w:val="both"/>
    </w:pPr>
    <w:rPr>
      <w:rFonts w:ascii="Arial" w:eastAsia="Times New Roman" w:hAnsi="Arial"/>
      <w:lang w:val="en-GB" w:eastAsia="ja-JP"/>
    </w:rPr>
  </w:style>
  <w:style w:type="paragraph" w:styleId="Heading1">
    <w:name w:val="heading 1"/>
    <w:basedOn w:val="Normal"/>
    <w:next w:val="Normal"/>
    <w:qFormat/>
    <w:rsid w:val="008D470F"/>
    <w:pPr>
      <w:numPr>
        <w:numId w:val="29"/>
      </w:numPr>
      <w:spacing w:before="360" w:after="240"/>
      <w:outlineLvl w:val="0"/>
    </w:pPr>
    <w:rPr>
      <w:b/>
      <w:smallCaps/>
      <w:spacing w:val="8"/>
      <w:sz w:val="24"/>
    </w:rPr>
  </w:style>
  <w:style w:type="paragraph" w:styleId="Heading2">
    <w:name w:val="heading 2"/>
    <w:basedOn w:val="Normal"/>
    <w:next w:val="Normal"/>
    <w:qFormat/>
    <w:rsid w:val="008D470F"/>
    <w:pPr>
      <w:numPr>
        <w:ilvl w:val="1"/>
        <w:numId w:val="29"/>
      </w:numPr>
      <w:spacing w:before="240" w:after="120"/>
      <w:outlineLvl w:val="1"/>
    </w:pPr>
    <w:rPr>
      <w:b/>
      <w:smallCaps/>
      <w:spacing w:val="4"/>
      <w:lang w:val="en-US"/>
    </w:rPr>
  </w:style>
  <w:style w:type="paragraph" w:styleId="Heading3">
    <w:name w:val="heading 3"/>
    <w:basedOn w:val="Normal"/>
    <w:next w:val="Normal"/>
    <w:qFormat/>
    <w:rsid w:val="008D470F"/>
    <w:pPr>
      <w:numPr>
        <w:ilvl w:val="2"/>
        <w:numId w:val="29"/>
      </w:numPr>
      <w:spacing w:before="240" w:after="240"/>
      <w:outlineLvl w:val="2"/>
    </w:pPr>
    <w:rPr>
      <w:b/>
      <w:u w:val="single"/>
    </w:rPr>
  </w:style>
  <w:style w:type="paragraph" w:styleId="Heading4">
    <w:name w:val="heading 4"/>
    <w:basedOn w:val="Normal"/>
    <w:next w:val="Normal"/>
    <w:link w:val="Heading4Char"/>
    <w:autoRedefine/>
    <w:qFormat/>
    <w:rsid w:val="008D470F"/>
    <w:pPr>
      <w:numPr>
        <w:ilvl w:val="3"/>
        <w:numId w:val="29"/>
      </w:numPr>
      <w:tabs>
        <w:tab w:val="left" w:pos="170"/>
        <w:tab w:val="left" w:pos="567"/>
      </w:tabs>
      <w:spacing w:before="120" w:after="120"/>
      <w:outlineLvl w:val="3"/>
    </w:pPr>
    <w:rPr>
      <w:rFonts w:ascii="Arial (W1)" w:hAnsi="Arial (W1)"/>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rsid w:val="006B59B2"/>
  </w:style>
  <w:style w:type="paragraph" w:styleId="Header">
    <w:name w:val="header"/>
    <w:basedOn w:val="Normal"/>
    <w:rsid w:val="006B59B2"/>
    <w:pPr>
      <w:tabs>
        <w:tab w:val="center" w:pos="4536"/>
        <w:tab w:val="right" w:pos="9072"/>
      </w:tabs>
    </w:pPr>
  </w:style>
  <w:style w:type="paragraph" w:styleId="Footer">
    <w:name w:val="footer"/>
    <w:basedOn w:val="Normal"/>
    <w:rsid w:val="006B59B2"/>
    <w:pPr>
      <w:tabs>
        <w:tab w:val="center" w:pos="4536"/>
        <w:tab w:val="right" w:pos="9072"/>
      </w:tabs>
    </w:pPr>
  </w:style>
  <w:style w:type="paragraph" w:customStyle="1" w:styleId="titretableau">
    <w:name w:val="titre tableau"/>
    <w:basedOn w:val="Normal"/>
    <w:rsid w:val="006B59B2"/>
    <w:pPr>
      <w:spacing w:before="60" w:after="60"/>
      <w:jc w:val="center"/>
    </w:pPr>
    <w:rPr>
      <w:b/>
      <w:lang w:val="fr-FR"/>
    </w:rPr>
  </w:style>
  <w:style w:type="paragraph" w:styleId="TOC1">
    <w:name w:val="toc 1"/>
    <w:basedOn w:val="Normal"/>
    <w:next w:val="Normal"/>
    <w:autoRedefine/>
    <w:uiPriority w:val="39"/>
    <w:rsid w:val="006B59B2"/>
    <w:pPr>
      <w:spacing w:before="360"/>
    </w:pPr>
    <w:rPr>
      <w:b/>
      <w:caps/>
      <w:sz w:val="24"/>
    </w:rPr>
  </w:style>
  <w:style w:type="paragraph" w:styleId="TOC2">
    <w:name w:val="toc 2"/>
    <w:basedOn w:val="Normal"/>
    <w:next w:val="Normal"/>
    <w:autoRedefine/>
    <w:uiPriority w:val="39"/>
    <w:rsid w:val="006B59B2"/>
    <w:pPr>
      <w:spacing w:before="120"/>
    </w:pPr>
    <w:rPr>
      <w:b/>
      <w:noProof/>
    </w:rPr>
  </w:style>
  <w:style w:type="paragraph" w:styleId="TOC3">
    <w:name w:val="toc 3"/>
    <w:basedOn w:val="Normal"/>
    <w:next w:val="Normal"/>
    <w:autoRedefine/>
    <w:uiPriority w:val="39"/>
    <w:rsid w:val="006B59B2"/>
    <w:pPr>
      <w:ind w:left="200"/>
    </w:pPr>
  </w:style>
  <w:style w:type="character" w:styleId="CommentReference">
    <w:name w:val="annotation reference"/>
    <w:basedOn w:val="DefaultParagraphFont"/>
    <w:semiHidden/>
    <w:rsid w:val="006B59B2"/>
    <w:rPr>
      <w:sz w:val="16"/>
    </w:rPr>
  </w:style>
  <w:style w:type="paragraph" w:styleId="CommentText">
    <w:name w:val="annotation text"/>
    <w:basedOn w:val="Normal"/>
    <w:semiHidden/>
    <w:rsid w:val="006B59B2"/>
  </w:style>
  <w:style w:type="paragraph" w:styleId="BodyText">
    <w:name w:val="Body Text"/>
    <w:basedOn w:val="Normal"/>
    <w:link w:val="BodyTextChar"/>
    <w:rsid w:val="006B59B2"/>
    <w:rPr>
      <w:i/>
      <w:vanish/>
      <w:color w:val="008000"/>
    </w:rPr>
  </w:style>
  <w:style w:type="paragraph" w:customStyle="1" w:styleId="RequirementID">
    <w:name w:val="Requirement_ID"/>
    <w:basedOn w:val="Normal"/>
    <w:rsid w:val="00B31FDF"/>
    <w:pPr>
      <w:jc w:val="left"/>
    </w:pPr>
    <w:rPr>
      <w:rFonts w:cs="Arial"/>
      <w:u w:val="single"/>
      <w:lang w:eastAsia="ko-KR"/>
    </w:rPr>
  </w:style>
  <w:style w:type="paragraph" w:customStyle="1" w:styleId="RequirementText">
    <w:name w:val="Requirement_Text"/>
    <w:basedOn w:val="Normal"/>
    <w:rsid w:val="00B31FDF"/>
    <w:pPr>
      <w:jc w:val="left"/>
    </w:pPr>
    <w:rPr>
      <w:rFonts w:cs="Arial"/>
      <w:lang w:eastAsia="ko-KR"/>
    </w:rPr>
  </w:style>
  <w:style w:type="paragraph" w:styleId="BalloonText">
    <w:name w:val="Balloon Text"/>
    <w:basedOn w:val="Normal"/>
    <w:semiHidden/>
    <w:rsid w:val="003D58C0"/>
    <w:rPr>
      <w:rFonts w:ascii="Tahoma" w:hAnsi="Tahoma" w:cs="Tahoma"/>
      <w:sz w:val="16"/>
      <w:szCs w:val="16"/>
    </w:rPr>
  </w:style>
  <w:style w:type="character" w:styleId="PlaceholderText">
    <w:name w:val="Placeholder Text"/>
    <w:basedOn w:val="DefaultParagraphFont"/>
    <w:uiPriority w:val="99"/>
    <w:semiHidden/>
    <w:rsid w:val="002A6D6E"/>
    <w:rPr>
      <w:color w:val="808080"/>
    </w:rPr>
  </w:style>
  <w:style w:type="numbering" w:customStyle="1" w:styleId="StyleAvecpuces">
    <w:name w:val="Style Avec puces"/>
    <w:basedOn w:val="NoList"/>
    <w:rsid w:val="00A10EAB"/>
    <w:pPr>
      <w:numPr>
        <w:numId w:val="19"/>
      </w:numPr>
    </w:pPr>
  </w:style>
  <w:style w:type="paragraph" w:styleId="NormalWeb">
    <w:name w:val="Normal (Web)"/>
    <w:basedOn w:val="Normal"/>
    <w:uiPriority w:val="99"/>
    <w:unhideWhenUsed/>
    <w:rsid w:val="00F63FEF"/>
    <w:pPr>
      <w:spacing w:before="100" w:beforeAutospacing="1" w:after="100" w:afterAutospacing="1"/>
      <w:jc w:val="left"/>
    </w:pPr>
    <w:rPr>
      <w:rFonts w:ascii="Times New Roman" w:eastAsiaTheme="minorEastAsia" w:hAnsi="Times New Roman"/>
      <w:sz w:val="24"/>
      <w:szCs w:val="24"/>
      <w:lang w:eastAsia="en-US"/>
    </w:rPr>
  </w:style>
  <w:style w:type="paragraph" w:styleId="ListParagraph">
    <w:name w:val="List Paragraph"/>
    <w:basedOn w:val="Normal"/>
    <w:uiPriority w:val="34"/>
    <w:qFormat/>
    <w:rsid w:val="00A20F5A"/>
    <w:pPr>
      <w:ind w:left="720"/>
    </w:pPr>
  </w:style>
  <w:style w:type="table" w:styleId="TableGrid">
    <w:name w:val="Table Grid"/>
    <w:basedOn w:val="TableNormal"/>
    <w:rsid w:val="006F0E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6F0E44"/>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Caption">
    <w:name w:val="caption"/>
    <w:basedOn w:val="Normal"/>
    <w:next w:val="Normal"/>
    <w:unhideWhenUsed/>
    <w:qFormat/>
    <w:rsid w:val="00AE7C6C"/>
    <w:rPr>
      <w:b/>
      <w:bCs/>
    </w:rPr>
  </w:style>
  <w:style w:type="character" w:styleId="Hyperlink">
    <w:name w:val="Hyperlink"/>
    <w:basedOn w:val="DefaultParagraphFont"/>
    <w:rsid w:val="005746DF"/>
    <w:rPr>
      <w:color w:val="0000FF" w:themeColor="hyperlink"/>
      <w:u w:val="single"/>
    </w:rPr>
  </w:style>
  <w:style w:type="table" w:styleId="LightList-Accent1">
    <w:name w:val="Light List Accent 1"/>
    <w:basedOn w:val="TableNormal"/>
    <w:uiPriority w:val="61"/>
    <w:rsid w:val="002C5B2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4Char">
    <w:name w:val="Heading 4 Char"/>
    <w:basedOn w:val="DefaultParagraphFont"/>
    <w:link w:val="Heading4"/>
    <w:rsid w:val="00064EA3"/>
    <w:rPr>
      <w:rFonts w:ascii="Arial (W1)" w:eastAsia="Times New Roman" w:hAnsi="Arial (W1)"/>
      <w:b/>
      <w:lang w:val="en-GB" w:eastAsia="ja-JP"/>
    </w:rPr>
  </w:style>
  <w:style w:type="character" w:customStyle="1" w:styleId="BodyTextChar">
    <w:name w:val="Body Text Char"/>
    <w:basedOn w:val="DefaultParagraphFont"/>
    <w:link w:val="BodyText"/>
    <w:rsid w:val="00064EA3"/>
    <w:rPr>
      <w:rFonts w:ascii="Arial" w:eastAsia="Times New Roman" w:hAnsi="Arial"/>
      <w:i/>
      <w:vanish/>
      <w:color w:val="008000"/>
      <w:lang w:val="en-GB" w:eastAsia="ja-JP"/>
    </w:rPr>
  </w:style>
  <w:style w:type="paragraph" w:styleId="TOC4">
    <w:name w:val="toc 4"/>
    <w:basedOn w:val="Normal"/>
    <w:next w:val="Normal"/>
    <w:autoRedefine/>
    <w:uiPriority w:val="39"/>
    <w:rsid w:val="000A4ECB"/>
    <w:pPr>
      <w:spacing w:after="100"/>
      <w:ind w:left="600"/>
    </w:pPr>
  </w:style>
  <w:style w:type="paragraph" w:customStyle="1" w:styleId="Para3">
    <w:name w:val="Para3"/>
    <w:basedOn w:val="Normal"/>
    <w:rsid w:val="00903241"/>
    <w:pPr>
      <w:spacing w:after="240"/>
      <w:ind w:left="709"/>
    </w:pPr>
    <w:rPr>
      <w:lang w:eastAsia="fr-FR"/>
    </w:rPr>
  </w:style>
  <w:style w:type="table" w:styleId="TableColumns2">
    <w:name w:val="Table Columns 2"/>
    <w:basedOn w:val="TableNormal"/>
    <w:rsid w:val="00C817AB"/>
    <w:pPr>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Grid2">
    <w:name w:val="Table Grid 2"/>
    <w:basedOn w:val="TableNormal"/>
    <w:rsid w:val="00871105"/>
    <w:pPr>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3198528">
      <w:bodyDiv w:val="1"/>
      <w:marLeft w:val="0"/>
      <w:marRight w:val="0"/>
      <w:marTop w:val="0"/>
      <w:marBottom w:val="0"/>
      <w:divBdr>
        <w:top w:val="none" w:sz="0" w:space="0" w:color="auto"/>
        <w:left w:val="none" w:sz="0" w:space="0" w:color="auto"/>
        <w:bottom w:val="none" w:sz="0" w:space="0" w:color="auto"/>
        <w:right w:val="none" w:sz="0" w:space="0" w:color="auto"/>
      </w:divBdr>
    </w:div>
    <w:div w:id="499344918">
      <w:bodyDiv w:val="1"/>
      <w:marLeft w:val="0"/>
      <w:marRight w:val="0"/>
      <w:marTop w:val="0"/>
      <w:marBottom w:val="0"/>
      <w:divBdr>
        <w:top w:val="none" w:sz="0" w:space="0" w:color="auto"/>
        <w:left w:val="none" w:sz="0" w:space="0" w:color="auto"/>
        <w:bottom w:val="none" w:sz="0" w:space="0" w:color="auto"/>
        <w:right w:val="none" w:sz="0" w:space="0" w:color="auto"/>
      </w:divBdr>
    </w:div>
    <w:div w:id="572131425">
      <w:bodyDiv w:val="1"/>
      <w:marLeft w:val="0"/>
      <w:marRight w:val="0"/>
      <w:marTop w:val="0"/>
      <w:marBottom w:val="0"/>
      <w:divBdr>
        <w:top w:val="none" w:sz="0" w:space="0" w:color="auto"/>
        <w:left w:val="none" w:sz="0" w:space="0" w:color="auto"/>
        <w:bottom w:val="none" w:sz="0" w:space="0" w:color="auto"/>
        <w:right w:val="none" w:sz="0" w:space="0" w:color="auto"/>
      </w:divBdr>
    </w:div>
    <w:div w:id="616907497">
      <w:bodyDiv w:val="1"/>
      <w:marLeft w:val="0"/>
      <w:marRight w:val="0"/>
      <w:marTop w:val="0"/>
      <w:marBottom w:val="0"/>
      <w:divBdr>
        <w:top w:val="none" w:sz="0" w:space="0" w:color="auto"/>
        <w:left w:val="none" w:sz="0" w:space="0" w:color="auto"/>
        <w:bottom w:val="none" w:sz="0" w:space="0" w:color="auto"/>
        <w:right w:val="none" w:sz="0" w:space="0" w:color="auto"/>
      </w:divBdr>
    </w:div>
    <w:div w:id="736974015">
      <w:bodyDiv w:val="1"/>
      <w:marLeft w:val="0"/>
      <w:marRight w:val="0"/>
      <w:marTop w:val="0"/>
      <w:marBottom w:val="0"/>
      <w:divBdr>
        <w:top w:val="none" w:sz="0" w:space="0" w:color="auto"/>
        <w:left w:val="none" w:sz="0" w:space="0" w:color="auto"/>
        <w:bottom w:val="none" w:sz="0" w:space="0" w:color="auto"/>
        <w:right w:val="none" w:sz="0" w:space="0" w:color="auto"/>
      </w:divBdr>
    </w:div>
    <w:div w:id="1072660235">
      <w:bodyDiv w:val="1"/>
      <w:marLeft w:val="0"/>
      <w:marRight w:val="0"/>
      <w:marTop w:val="0"/>
      <w:marBottom w:val="0"/>
      <w:divBdr>
        <w:top w:val="none" w:sz="0" w:space="0" w:color="auto"/>
        <w:left w:val="none" w:sz="0" w:space="0" w:color="auto"/>
        <w:bottom w:val="none" w:sz="0" w:space="0" w:color="auto"/>
        <w:right w:val="none" w:sz="0" w:space="0" w:color="auto"/>
      </w:divBdr>
    </w:div>
    <w:div w:id="1475677478">
      <w:bodyDiv w:val="1"/>
      <w:marLeft w:val="0"/>
      <w:marRight w:val="0"/>
      <w:marTop w:val="0"/>
      <w:marBottom w:val="0"/>
      <w:divBdr>
        <w:top w:val="none" w:sz="0" w:space="0" w:color="auto"/>
        <w:left w:val="none" w:sz="0" w:space="0" w:color="auto"/>
        <w:bottom w:val="none" w:sz="0" w:space="0" w:color="auto"/>
        <w:right w:val="none" w:sz="0" w:space="0" w:color="auto"/>
      </w:divBdr>
    </w:div>
    <w:div w:id="2088728227">
      <w:bodyDiv w:val="1"/>
      <w:marLeft w:val="0"/>
      <w:marRight w:val="0"/>
      <w:marTop w:val="0"/>
      <w:marBottom w:val="0"/>
      <w:divBdr>
        <w:top w:val="none" w:sz="0" w:space="0" w:color="auto"/>
        <w:left w:val="none" w:sz="0" w:space="0" w:color="auto"/>
        <w:bottom w:val="none" w:sz="0" w:space="0" w:color="auto"/>
        <w:right w:val="none" w:sz="0" w:space="0" w:color="auto"/>
      </w:divBdr>
      <w:divsChild>
        <w:div w:id="4334814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2.xml"/><Relationship Id="rId18" Type="http://schemas.openxmlformats.org/officeDocument/2006/relationships/package" Target="embeddings/Microsoft_Excel_Worksheet3.xlsx"/><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package" Target="embeddings/Microsoft_Excel_Worksheet2.xlsx"/><Relationship Id="rId25" Type="http://schemas.openxmlformats.org/officeDocument/2006/relationships/image" Target="media/image10.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5.jpe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jpe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package" Target="embeddings/Microsoft_Excel_Worksheet1.xlsx"/><Relationship Id="rId23" Type="http://schemas.openxmlformats.org/officeDocument/2006/relationships/image" Target="media/image8.jpeg"/><Relationship Id="rId28"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4.jpeg"/><Relationship Id="rId3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emf"/><Relationship Id="rId22" Type="http://schemas.openxmlformats.org/officeDocument/2006/relationships/image" Target="media/image7.jpeg"/><Relationship Id="rId27" Type="http://schemas.openxmlformats.org/officeDocument/2006/relationships/header" Target="header3.xml"/><Relationship Id="rId30" Type="http://schemas.openxmlformats.org/officeDocument/2006/relationships/footer" Target="footer4.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2.jpeg"/></Relationships>
</file>

<file path=word/_rels/header4.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9BE312-E843-49DE-9038-CA58AB02C4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4682</TotalTime>
  <Pages>1</Pages>
  <Words>19773</Words>
  <Characters>108757</Characters>
  <Application>Microsoft Office Word</Application>
  <DocSecurity>0</DocSecurity>
  <Lines>906</Lines>
  <Paragraphs>256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PP Platform Software</vt:lpstr>
      <vt:lpstr>PP Platform Software</vt:lpstr>
    </vt:vector>
  </TitlesOfParts>
  <Company>Autoliv</Company>
  <LinksUpToDate>false</LinksUpToDate>
  <CharactersWithSpaces>128274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PP Platform Software</dc:title>
  <dc:subject>BFE</dc:subject>
  <dc:creator>Cedric.Sauvage</dc:creator>
  <cp:keywords/>
  <dc:description/>
  <cp:lastModifiedBy>Sabine Flechelle</cp:lastModifiedBy>
  <cp:revision>271</cp:revision>
  <cp:lastPrinted>2013-07-15T09:06:00Z</cp:lastPrinted>
  <dcterms:created xsi:type="dcterms:W3CDTF">2012-09-24T14:47:00Z</dcterms:created>
  <dcterms:modified xsi:type="dcterms:W3CDTF">2015-09-28T11:32:00Z</dcterms:modified>
</cp:coreProperties>
</file>